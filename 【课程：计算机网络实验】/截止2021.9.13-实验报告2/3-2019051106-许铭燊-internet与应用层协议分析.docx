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计算机网络实验</w:t>
      </w:r>
      <w:r>
        <w:rPr>
          <w:rFonts w:hint="eastAsia"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>
      <w:pPr>
        <w:spacing w:line="420" w:lineRule="exact"/>
        <w:rPr>
          <w:rFonts w:hint="eastAsia" w:ascii="宋体" w:hAnsi="宋体"/>
          <w:sz w:val="22"/>
          <w:szCs w:val="32"/>
          <w:u w:val="single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internet应用与应用层协议分析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2"/>
          <w:szCs w:val="32"/>
          <w:u w:val="single"/>
        </w:rPr>
        <w:t xml:space="preserve">       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    </w:t>
      </w:r>
    </w:p>
    <w:p>
      <w:pPr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        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验证型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>
      <w:pPr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计算机网络实验室</w:t>
      </w:r>
      <w:r>
        <w:rPr>
          <w:rFonts w:eastAsia="楷体_GB2312"/>
          <w:sz w:val="28"/>
          <w:szCs w:val="28"/>
          <w:u w:val="single"/>
        </w:rPr>
        <w:t xml:space="preserve">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许铭燊</w:t>
      </w:r>
      <w:r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2019051106</w:t>
      </w:r>
      <w:r>
        <w:rPr>
          <w:rFonts w:eastAsia="楷体_GB2312"/>
          <w:sz w:val="28"/>
          <w:szCs w:val="28"/>
          <w:u w:val="single"/>
        </w:rPr>
        <w:t xml:space="preserve">                        </w:t>
      </w:r>
    </w:p>
    <w:p>
      <w:pPr>
        <w:numPr>
          <w:ins w:id="0" w:author="赵 阔" w:date="2006-06-11T14:06:00Z"/>
        </w:num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</w:rPr>
        <w:t>智能科学</w:t>
      </w:r>
      <w:r>
        <w:rPr>
          <w:rFonts w:eastAsia="楷体_GB2312"/>
          <w:sz w:val="28"/>
          <w:szCs w:val="28"/>
          <w:u w:val="single"/>
        </w:rPr>
        <w:t xml:space="preserve">与工程    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信息安全                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2021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10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12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午～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10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12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午 </w:t>
      </w:r>
    </w:p>
    <w:p/>
    <w:p>
      <w:pPr>
        <w:rPr>
          <w:rFonts w:ascii="宋体" w:hAnsi="宋体"/>
          <w:b/>
          <w:bCs/>
          <w:sz w:val="21"/>
          <w:szCs w:val="21"/>
        </w:rPr>
      </w:pPr>
      <w:r>
        <w:rPr>
          <w:rFonts w:hint="eastAsia" w:ascii="宋体" w:hAnsi="宋体"/>
          <w:b/>
          <w:bCs/>
          <w:sz w:val="21"/>
          <w:szCs w:val="21"/>
        </w:rPr>
        <w:t xml:space="preserve">【实验目的】 </w:t>
      </w:r>
    </w:p>
    <w:p>
      <w:pPr>
        <w:numPr>
          <w:ilvl w:val="1"/>
          <w:numId w:val="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理解</w:t>
      </w:r>
      <w:r>
        <w:rPr>
          <w:rFonts w:hint="eastAsia"/>
          <w:sz w:val="21"/>
          <w:szCs w:val="21"/>
        </w:rPr>
        <w:t xml:space="preserve">WWW 、 </w:t>
      </w:r>
      <w:r>
        <w:rPr>
          <w:rFonts w:hint="eastAsia"/>
          <w:sz w:val="21"/>
          <w:szCs w:val="21"/>
          <w:lang w:val="en-US" w:eastAsia="zh-CN"/>
        </w:rPr>
        <w:t>DNS</w:t>
      </w:r>
      <w:r>
        <w:rPr>
          <w:rFonts w:hint="eastAsia"/>
          <w:sz w:val="21"/>
          <w:szCs w:val="21"/>
        </w:rPr>
        <w:t>服务</w:t>
      </w:r>
      <w:r>
        <w:rPr>
          <w:rFonts w:hint="eastAsia"/>
          <w:sz w:val="21"/>
          <w:szCs w:val="21"/>
          <w:lang w:eastAsia="zh-CN"/>
        </w:rPr>
        <w:t>、</w:t>
      </w:r>
      <w:r>
        <w:rPr>
          <w:rFonts w:hint="eastAsia"/>
          <w:sz w:val="21"/>
          <w:szCs w:val="21"/>
        </w:rPr>
        <w:t>FTP服务</w:t>
      </w:r>
      <w:r>
        <w:rPr>
          <w:rFonts w:hint="eastAsia"/>
          <w:sz w:val="21"/>
          <w:szCs w:val="21"/>
          <w:lang w:eastAsia="zh-CN"/>
        </w:rPr>
        <w:t>、</w:t>
      </w:r>
      <w:r>
        <w:rPr>
          <w:rFonts w:hint="eastAsia"/>
          <w:sz w:val="21"/>
          <w:szCs w:val="21"/>
          <w:lang w:val="en-US" w:eastAsia="zh-CN"/>
        </w:rPr>
        <w:t>SMTP</w:t>
      </w:r>
      <w:r>
        <w:rPr>
          <w:rFonts w:hint="eastAsia"/>
          <w:sz w:val="21"/>
          <w:szCs w:val="21"/>
        </w:rPr>
        <w:t>的作用和原理；</w:t>
      </w:r>
    </w:p>
    <w:p>
      <w:pPr>
        <w:numPr>
          <w:ilvl w:val="1"/>
          <w:numId w:val="1"/>
        </w:numPr>
        <w:spacing w:line="360" w:lineRule="auto"/>
        <w:rPr>
          <w:color w:val="000000"/>
          <w:sz w:val="21"/>
          <w:szCs w:val="21"/>
        </w:rPr>
      </w:pPr>
      <w:r>
        <w:rPr>
          <w:rFonts w:hint="eastAsia"/>
          <w:b/>
          <w:bCs/>
          <w:color w:val="000000"/>
          <w:sz w:val="21"/>
          <w:szCs w:val="21"/>
          <w:lang w:eastAsia="zh-CN"/>
        </w:rPr>
        <w:t>学会使用</w:t>
      </w:r>
      <w:r>
        <w:rPr>
          <w:rFonts w:hint="eastAsia"/>
          <w:b/>
          <w:bCs/>
          <w:color w:val="000000"/>
          <w:sz w:val="21"/>
          <w:szCs w:val="21"/>
          <w:lang w:val="en-US" w:eastAsia="zh-CN"/>
        </w:rPr>
        <w:t>wireshark分析HTTP、FTP、SMTP和DNS协议的工作过程，加深对协议格式和工作原理的理解。</w:t>
      </w:r>
    </w:p>
    <w:p>
      <w:pPr>
        <w:rPr>
          <w:rFonts w:ascii="宋体" w:hAnsi="宋体"/>
          <w:b/>
          <w:bCs/>
          <w:color w:val="000000"/>
          <w:sz w:val="21"/>
          <w:szCs w:val="21"/>
        </w:rPr>
      </w:pPr>
      <w:bookmarkStart w:id="0" w:name="_Toc134790988"/>
      <w:bookmarkStart w:id="1" w:name="_Toc132687914"/>
      <w:r>
        <w:rPr>
          <w:rFonts w:hint="eastAsia" w:ascii="宋体" w:hAnsi="宋体"/>
          <w:b/>
          <w:bCs/>
          <w:color w:val="000000"/>
          <w:sz w:val="21"/>
          <w:szCs w:val="21"/>
        </w:rPr>
        <w:t>【实验内容</w:t>
      </w:r>
      <w:bookmarkEnd w:id="0"/>
      <w:bookmarkEnd w:id="1"/>
      <w:r>
        <w:rPr>
          <w:rFonts w:hint="eastAsia" w:ascii="宋体" w:hAnsi="宋体"/>
          <w:b/>
          <w:bCs/>
          <w:color w:val="000000"/>
          <w:sz w:val="21"/>
          <w:szCs w:val="21"/>
        </w:rPr>
        <w:t>】</w:t>
      </w:r>
    </w:p>
    <w:p>
      <w:pPr>
        <w:numPr>
          <w:ilvl w:val="1"/>
          <w:numId w:val="1"/>
        </w:numPr>
        <w:spacing w:line="360" w:lineRule="auto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通过域名访问WWW、FTP服务器，分析DNS、WWW、FTP工作过程，并使用WireShark分析相关协议格式；</w:t>
      </w:r>
    </w:p>
    <w:p>
      <w:pPr>
        <w:numPr>
          <w:ilvl w:val="1"/>
          <w:numId w:val="1"/>
        </w:numPr>
        <w:spacing w:line="360" w:lineRule="auto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在客户端访问SMTP服务器，使用wireshark分析SMTP、POP3协议的工作过程。（可以在客户端安装outlook或使用QQ邮件服务器或自己编程）</w:t>
      </w:r>
    </w:p>
    <w:p>
      <w:pPr>
        <w:spacing w:line="360" w:lineRule="auto"/>
        <w:rPr>
          <w:rFonts w:hint="eastAsia" w:ascii="宋体" w:hAnsi="宋体"/>
          <w:b/>
          <w:bCs/>
          <w:sz w:val="21"/>
          <w:szCs w:val="21"/>
        </w:rPr>
      </w:pPr>
      <w:bookmarkStart w:id="2" w:name="_Toc132687915"/>
      <w:bookmarkStart w:id="3" w:name="_Toc134790989"/>
      <w:r>
        <w:rPr>
          <w:rFonts w:hint="eastAsia" w:ascii="宋体" w:hAnsi="宋体"/>
          <w:b/>
          <w:bCs/>
          <w:sz w:val="21"/>
          <w:szCs w:val="21"/>
        </w:rPr>
        <w:t>【实验设备</w:t>
      </w:r>
      <w:bookmarkEnd w:id="2"/>
      <w:bookmarkEnd w:id="3"/>
      <w:r>
        <w:rPr>
          <w:rFonts w:hint="eastAsia" w:ascii="宋体" w:hAnsi="宋体"/>
          <w:b/>
          <w:bCs/>
          <w:sz w:val="21"/>
          <w:szCs w:val="21"/>
        </w:rPr>
        <w:t>】</w:t>
      </w:r>
    </w:p>
    <w:p>
      <w:pPr>
        <w:spacing w:line="360" w:lineRule="auto"/>
        <w:ind w:firstLine="420"/>
        <w:rPr>
          <w:rFonts w:hint="default" w:ascii="宋体" w:hAnsi="宋体" w:eastAsia="宋体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Cs/>
          <w:sz w:val="21"/>
          <w:szCs w:val="21"/>
        </w:rPr>
        <w:t>局部网环境，计算机若干台。</w:t>
      </w:r>
      <w:r>
        <w:rPr>
          <w:rFonts w:hint="eastAsia" w:ascii="宋体" w:hAnsi="宋体"/>
          <w:bCs/>
          <w:sz w:val="21"/>
          <w:szCs w:val="21"/>
          <w:lang w:val="en-US" w:eastAsia="zh-CN"/>
        </w:rPr>
        <w:t>本实验不分组，独立完成。</w:t>
      </w:r>
    </w:p>
    <w:p>
      <w:pPr>
        <w:spacing w:line="360" w:lineRule="auto"/>
        <w:rPr>
          <w:rFonts w:hint="eastAsia" w:ascii="宋体" w:hAnsi="宋体"/>
          <w:b/>
          <w:bCs/>
          <w:sz w:val="21"/>
          <w:szCs w:val="21"/>
        </w:rPr>
      </w:pPr>
      <w:bookmarkStart w:id="4" w:name="_Toc132687916"/>
      <w:bookmarkStart w:id="5" w:name="_Toc134790990"/>
      <w:r>
        <w:rPr>
          <w:rFonts w:hint="eastAsia" w:ascii="宋体" w:hAnsi="宋体"/>
          <w:b/>
          <w:bCs/>
          <w:sz w:val="21"/>
          <w:szCs w:val="21"/>
        </w:rPr>
        <w:t>【实验步骤</w:t>
      </w:r>
      <w:bookmarkEnd w:id="4"/>
      <w:bookmarkEnd w:id="5"/>
      <w:r>
        <w:rPr>
          <w:rFonts w:hint="eastAsia" w:ascii="宋体" w:hAnsi="宋体"/>
          <w:b/>
          <w:bCs/>
          <w:sz w:val="21"/>
          <w:szCs w:val="21"/>
        </w:rPr>
        <w:t>】</w:t>
      </w:r>
    </w:p>
    <w:p>
      <w:pPr>
        <w:spacing w:line="360" w:lineRule="auto"/>
        <w:rPr>
          <w:rFonts w:hint="eastAsia"/>
          <w:b/>
          <w:bCs/>
          <w:sz w:val="21"/>
          <w:szCs w:val="21"/>
        </w:rPr>
      </w:pPr>
      <w:bookmarkStart w:id="6" w:name="_Toc4265"/>
      <w:bookmarkStart w:id="7" w:name="_Toc30776"/>
      <w:bookmarkStart w:id="8" w:name="_Toc2172"/>
      <w:bookmarkStart w:id="9" w:name="_Toc172095762"/>
      <w:bookmarkStart w:id="10" w:name="_Toc134790991"/>
      <w:bookmarkStart w:id="11" w:name="_Toc241301406"/>
      <w:bookmarkStart w:id="12" w:name="_Toc132687917"/>
      <w:r>
        <w:rPr>
          <w:rFonts w:hint="eastAsia"/>
          <w:b/>
          <w:bCs/>
          <w:sz w:val="21"/>
          <w:szCs w:val="21"/>
          <w:lang w:eastAsia="zh-CN"/>
        </w:rPr>
        <w:t>一、</w:t>
      </w:r>
      <w:r>
        <w:rPr>
          <w:rFonts w:hint="eastAsia"/>
          <w:b/>
          <w:bCs/>
          <w:sz w:val="21"/>
          <w:szCs w:val="21"/>
          <w:lang w:val="en-US" w:eastAsia="zh-CN"/>
        </w:rPr>
        <w:t>HTTP协议分析</w:t>
      </w:r>
      <w:bookmarkEnd w:id="6"/>
      <w:bookmarkEnd w:id="7"/>
      <w:bookmarkEnd w:id="8"/>
      <w:bookmarkEnd w:id="9"/>
      <w:bookmarkEnd w:id="10"/>
      <w:bookmarkEnd w:id="11"/>
      <w:bookmarkEnd w:id="12"/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325" cy="2943225"/>
            <wp:effectExtent l="0" t="0" r="5715" b="13335"/>
            <wp:docPr id="2" name="图片 2" descr="htt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274310" cy="2137410"/>
            <wp:effectExtent l="0" t="0" r="13970" b="11430"/>
            <wp:docPr id="3" name="图片 3" descr="htt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263515" cy="1934845"/>
            <wp:effectExtent l="0" t="0" r="9525" b="635"/>
            <wp:docPr id="1" name="图片 1" descr="ht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键入http：//10.1.100.100,使用wireshark对10.1.100.100进行嗅探，得出如上信息，可见http协议一共分如上四步，即，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客户与服务器建立连接；客户向服务器提出请求；服务器接受请求，并根据请求返回相应的文件作为应答；客户与服务器关闭连接。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numPr>
          <w:ilvl w:val="0"/>
          <w:numId w:val="2"/>
        </w:numPr>
        <w:rPr>
          <w:rFonts w:hint="eastAsia"/>
          <w:b/>
          <w:bCs/>
          <w:sz w:val="21"/>
          <w:szCs w:val="21"/>
          <w:lang w:val="en-US" w:eastAsia="zh-CN"/>
        </w:rPr>
      </w:pPr>
      <w:bookmarkStart w:id="13" w:name="_Toc132687909"/>
      <w:bookmarkStart w:id="14" w:name="_Toc241301409"/>
      <w:bookmarkStart w:id="15" w:name="_Toc172095758"/>
      <w:bookmarkStart w:id="16" w:name="_Toc134790983"/>
      <w:r>
        <w:rPr>
          <w:rFonts w:hint="eastAsia"/>
          <w:b/>
          <w:bCs/>
          <w:sz w:val="21"/>
          <w:szCs w:val="21"/>
        </w:rPr>
        <w:t>DNS</w:t>
      </w:r>
      <w:r>
        <w:rPr>
          <w:rFonts w:hint="eastAsia"/>
          <w:b/>
          <w:bCs/>
          <w:sz w:val="21"/>
          <w:szCs w:val="21"/>
          <w:lang w:val="en-US" w:eastAsia="zh-CN"/>
        </w:rPr>
        <w:t>协议分析</w:t>
      </w:r>
      <w:bookmarkEnd w:id="13"/>
      <w:bookmarkEnd w:id="14"/>
      <w:bookmarkEnd w:id="15"/>
      <w:bookmarkEnd w:id="16"/>
    </w:p>
    <w:p>
      <w:pPr>
        <w:numPr>
          <w:ilvl w:val="0"/>
          <w:numId w:val="0"/>
        </w:numPr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通过域名访问某网站，用wireshark捕获DNS数据包，并分析DNS工作过程和DNS格式。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</w:pPr>
      <w:r>
        <w:drawing>
          <wp:inline distT="0" distB="0" distL="114300" distR="114300">
            <wp:extent cx="3421380" cy="1935480"/>
            <wp:effectExtent l="0" t="0" r="762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我们以www.baidu.com为例。使用wireshark分析如下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</w:pPr>
      <w:r>
        <w:drawing>
          <wp:inline distT="0" distB="0" distL="114300" distR="114300">
            <wp:extent cx="5271770" cy="427990"/>
            <wp:effectExtent l="0" t="0" r="1270" b="1397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</w:pPr>
      <w:r>
        <w:drawing>
          <wp:inline distT="0" distB="0" distL="114300" distR="114300">
            <wp:extent cx="5269230" cy="2872105"/>
            <wp:effectExtent l="0" t="0" r="3810" b="825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查阅百度，我们可以得知部分关键信息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691380"/>
            <wp:effectExtent l="0" t="0" r="14605" b="254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以上则是第一帧信息，我们可以得知第一帧是发送给本地dns服务器的反向查询，目的是获得本地dns服务器的名字。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</w:pPr>
      <w:r>
        <w:drawing>
          <wp:inline distT="0" distB="0" distL="114300" distR="114300">
            <wp:extent cx="5271770" cy="3034030"/>
            <wp:effectExtent l="0" t="0" r="1270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可见，第二帧是返回的相应帧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35505"/>
            <wp:effectExtent l="0" t="0" r="3810" b="133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 w:ascii="Helvetica" w:hAnsi="Helvetica" w:eastAsia="Helvetica" w:cs="Helvetic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根据百度的对照，我们得知，第三帧是客户端发给本地dns服务器的dns请求报文，用于请求百度的对应ip地址。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</w:pPr>
      <w:r>
        <w:drawing>
          <wp:inline distT="0" distB="0" distL="114300" distR="114300">
            <wp:extent cx="5267960" cy="2046605"/>
            <wp:effectExtent l="0" t="0" r="5080" b="1079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同样根据查阅百度资料对比，我们可以得知第四帧的作用是本地dns服务器发给客户端的报文，同时包含百度真正域名和名字。</w:t>
      </w:r>
    </w:p>
    <w:p>
      <w:pPr>
        <w:rPr>
          <w:rFonts w:hint="eastAsia"/>
          <w:b/>
          <w:bCs/>
          <w:sz w:val="21"/>
          <w:szCs w:val="21"/>
        </w:rPr>
      </w:pPr>
      <w:bookmarkStart w:id="17" w:name="_Toc29235"/>
      <w:bookmarkStart w:id="18" w:name="_Toc6343"/>
      <w:bookmarkStart w:id="19" w:name="_Toc16576"/>
      <w:r>
        <w:rPr>
          <w:rFonts w:hint="eastAsia"/>
          <w:b/>
          <w:bCs/>
          <w:sz w:val="21"/>
          <w:szCs w:val="21"/>
          <w:lang w:eastAsia="zh-CN"/>
        </w:rPr>
        <w:t>三、</w:t>
      </w:r>
      <w:r>
        <w:rPr>
          <w:rFonts w:hint="eastAsia"/>
          <w:b/>
          <w:bCs/>
          <w:sz w:val="21"/>
          <w:szCs w:val="21"/>
        </w:rPr>
        <w:t>FTP</w:t>
      </w:r>
      <w:r>
        <w:rPr>
          <w:rFonts w:hint="eastAsia"/>
          <w:b/>
          <w:bCs/>
          <w:sz w:val="21"/>
          <w:szCs w:val="21"/>
          <w:lang w:val="en-US" w:eastAsia="zh-CN"/>
        </w:rPr>
        <w:t>协议分析</w:t>
      </w:r>
      <w:bookmarkEnd w:id="17"/>
      <w:bookmarkEnd w:id="18"/>
      <w:bookmarkEnd w:id="19"/>
    </w:p>
    <w:p>
      <w:pPr>
        <w:tabs>
          <w:tab w:val="left" w:pos="7080"/>
        </w:tabs>
        <w:spacing w:before="100" w:beforeAutospacing="1" w:after="100" w:afterAutospacing="1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1.</w:t>
      </w:r>
      <w:r>
        <w:rPr>
          <w:rFonts w:hint="eastAsia"/>
          <w:sz w:val="21"/>
          <w:szCs w:val="21"/>
        </w:rPr>
        <w:t>访问FTP服务器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rFonts w:hint="eastAsia"/>
          <w:sz w:val="21"/>
          <w:szCs w:val="21"/>
          <w:lang w:val="en-US" w:eastAsia="zh-CN"/>
        </w:rPr>
        <w:t>如ftp://ftp.jnu.edu.cn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</w:t>
      </w:r>
      <w:bookmarkStart w:id="20" w:name="_Toc19976"/>
      <w:bookmarkStart w:id="21" w:name="_Toc15438"/>
      <w:bookmarkStart w:id="22" w:name="_Toc23555"/>
      <w:r>
        <w:rPr>
          <w:rFonts w:hint="eastAsia"/>
          <w:b w:val="0"/>
          <w:bCs w:val="0"/>
          <w:color w:val="000000"/>
          <w:sz w:val="21"/>
          <w:szCs w:val="21"/>
          <w:lang w:val="en-US" w:eastAsia="zh-CN"/>
        </w:rPr>
        <w:t>.</w:t>
      </w:r>
      <w:r>
        <w:rPr>
          <w:rFonts w:hint="eastAsia"/>
          <w:b w:val="0"/>
          <w:bCs w:val="0"/>
          <w:color w:val="000000"/>
          <w:sz w:val="21"/>
          <w:szCs w:val="21"/>
          <w:lang w:eastAsia="zh-CN"/>
        </w:rPr>
        <w:t>用</w:t>
      </w:r>
      <w:r>
        <w:rPr>
          <w:rFonts w:hint="eastAsia"/>
          <w:b w:val="0"/>
          <w:bCs w:val="0"/>
          <w:color w:val="000000"/>
          <w:sz w:val="21"/>
          <w:szCs w:val="21"/>
          <w:lang w:val="en-US" w:eastAsia="zh-CN"/>
        </w:rPr>
        <w:t>wireshark分析FTP的工作过程</w:t>
      </w:r>
      <w:r>
        <w:rPr>
          <w:b w:val="0"/>
          <w:bCs w:val="0"/>
          <w:color w:val="000000"/>
          <w:sz w:val="21"/>
          <w:szCs w:val="21"/>
        </w:rPr>
        <w:t>。</w:t>
      </w:r>
      <w:bookmarkEnd w:id="20"/>
      <w:bookmarkEnd w:id="21"/>
      <w:bookmarkEnd w:id="22"/>
      <w:r>
        <w:rPr>
          <w:rFonts w:hint="eastAsia"/>
          <w:b w:val="0"/>
          <w:bCs w:val="0"/>
          <w:color w:val="000000"/>
          <w:sz w:val="21"/>
          <w:szCs w:val="21"/>
          <w:lang w:val="en-US" w:eastAsia="zh-CN"/>
        </w:rPr>
        <w:t>注意观察FTP的工作模式，用于控制连接的端口和数据连接的端口。</w:t>
      </w:r>
    </w:p>
    <w:p>
      <w:p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71135" cy="1515110"/>
            <wp:effectExtent l="0" t="0" r="1905" b="8890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68595" cy="1609725"/>
            <wp:effectExtent l="0" t="0" r="4445" b="5715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64785" cy="2185670"/>
            <wp:effectExtent l="0" t="0" r="8255" b="8890"/>
            <wp:docPr id="7" name="图片 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65420" cy="304800"/>
            <wp:effectExtent l="0" t="0" r="7620" b="0"/>
            <wp:docPr id="4" name="图片 4" descr="f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t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键入ftp：//10.1.100.100，下载一个文件，同时嗅探，得出如上信息，分析得出ftp协议使用时保持网络畅通，如上将文件逐步传送。</w:t>
      </w:r>
    </w:p>
    <w:p>
      <w:pPr>
        <w:rPr>
          <w:rFonts w:hint="default"/>
          <w:b/>
          <w:bCs/>
          <w:lang w:val="en-US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四</w:t>
      </w:r>
      <w:r>
        <w:rPr>
          <w:rFonts w:hint="eastAsia"/>
          <w:b/>
          <w:bCs/>
          <w:sz w:val="21"/>
          <w:szCs w:val="21"/>
          <w:lang w:eastAsia="zh-CN"/>
        </w:rPr>
        <w:t>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  <w:lang w:val="en-US" w:eastAsia="zh-CN"/>
        </w:rPr>
        <w:t>SMTP和POP协议分析</w:t>
      </w:r>
    </w:p>
    <w:p>
      <w:pPr>
        <w:numPr>
          <w:ilvl w:val="0"/>
          <w:numId w:val="0"/>
        </w:numPr>
        <w:rPr>
          <w:rFonts w:hint="eastAsia" w:ascii="Arial" w:hAnsi="Arial" w:cs="Arial"/>
          <w:b w:val="0"/>
          <w:bCs w:val="0"/>
          <w:color w:val="00000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000000"/>
          <w:sz w:val="21"/>
          <w:szCs w:val="21"/>
          <w:lang w:val="en-US" w:eastAsia="zh-CN"/>
        </w:rPr>
        <w:t>基于Web的邮件或客户端的邮件软件（如outlook）收发邮件，捕获数据报分析邮件收发过程和SMTP、POP3等协议格式和工作过程。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创建foxmail如下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4310" cy="3088640"/>
            <wp:effectExtent l="0" t="0" r="13970" b="508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使用wireshark嗅探。</w:t>
      </w:r>
    </w:p>
    <w:p>
      <w:r>
        <w:drawing>
          <wp:inline distT="0" distB="0" distL="114300" distR="114300">
            <wp:extent cx="5267960" cy="2898775"/>
            <wp:effectExtent l="0" t="0" r="5080" b="1206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发送一封邮件</w:t>
      </w:r>
    </w:p>
    <w:p>
      <w:r>
        <w:drawing>
          <wp:inline distT="0" distB="0" distL="114300" distR="114300">
            <wp:extent cx="5267960" cy="2918460"/>
            <wp:effectExtent l="0" t="0" r="5080" b="762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2872740"/>
            <wp:effectExtent l="0" t="0" r="5080" b="762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67990"/>
            <wp:effectExtent l="0" t="0" r="14605" b="381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914015"/>
            <wp:effectExtent l="0" t="0" r="0" b="1206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由图可知邮件的具体内容</w:t>
      </w:r>
      <w:bookmarkStart w:id="23" w:name="_GoBack"/>
      <w:bookmarkEnd w:id="23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multilevel"/>
    <w:tmpl w:val="00000004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711D8477"/>
    <w:multiLevelType w:val="singleLevel"/>
    <w:tmpl w:val="711D847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赵 阔">
    <w15:presenceInfo w15:providerId="None" w15:userId="赵 阔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8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494A8C"/>
    <w:rsid w:val="52921ECF"/>
    <w:rsid w:val="7B3F2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microsoft.com/office/2011/relationships/people" Target="people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2021-10-12T02:39:56Z</dcterms:created>
  <dc:creator>26757</dc:creator>
  <cp:lastModifiedBy>26757</cp:lastModifiedBy>
  <dcterms:modified xsi:type="dcterms:W3CDTF">2021-10-12T04:01:38Z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