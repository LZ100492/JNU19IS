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420" w:lineRule="exact"/>
        <w:jc w:val="center"/>
        <w:rPr>
          <w:rFonts w:ascii="楷体" w:hAnsi="楷体" w:eastAsia="楷体"/>
          <w:sz w:val="44"/>
          <w:szCs w:val="44"/>
        </w:rPr>
      </w:pPr>
      <w:r>
        <w:rPr>
          <w:rFonts w:hint="eastAsia" w:ascii="楷体" w:hAnsi="楷体" w:eastAsia="楷体"/>
          <w:sz w:val="44"/>
          <w:szCs w:val="44"/>
        </w:rPr>
        <w:t>暨南大学本科实验报告专用纸</w:t>
      </w:r>
    </w:p>
    <w:p>
      <w:pPr>
        <w:spacing w:line="420" w:lineRule="exact"/>
        <w:rPr>
          <w:rFonts w:ascii="楷体" w:hAnsi="楷体" w:eastAsia="楷体" w:cs="Times New Roman"/>
          <w:sz w:val="28"/>
          <w:szCs w:val="28"/>
        </w:rPr>
      </w:pPr>
      <w:r>
        <w:rPr>
          <w:rFonts w:ascii="楷体" w:hAnsi="楷体" w:eastAsia="楷体" w:cs="Times New Roman"/>
          <w:sz w:val="28"/>
          <w:szCs w:val="28"/>
        </w:rPr>
        <w:t>课程名称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  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计算机网络实验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</w:t>
      </w:r>
      <w:r>
        <w:rPr>
          <w:rFonts w:ascii="楷体" w:hAnsi="楷体" w:eastAsia="楷体" w:cs="Times New Roman"/>
          <w:sz w:val="28"/>
          <w:szCs w:val="28"/>
        </w:rPr>
        <w:t>成绩评定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ascii="楷体" w:hAnsi="楷体" w:eastAsia="楷体" w:cs="Times New Roman"/>
          <w:sz w:val="28"/>
          <w:szCs w:val="28"/>
          <w:u w:val="single"/>
        </w:rPr>
      </w:pPr>
      <w:r>
        <w:rPr>
          <w:rFonts w:ascii="楷体" w:hAnsi="楷体" w:eastAsia="楷体" w:cs="Times New Roman"/>
          <w:sz w:val="28"/>
          <w:szCs w:val="28"/>
        </w:rPr>
        <w:t>实验项目名称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hint="eastAsia" w:ascii="楷体" w:hAnsi="楷体" w:eastAsia="楷体"/>
          <w:sz w:val="28"/>
          <w:szCs w:val="28"/>
          <w:u w:val="single"/>
          <w:lang w:val="en-US" w:eastAsia="zh-CN"/>
        </w:rPr>
        <w:t xml:space="preserve">TCP/IP协议配置与网络实用命令 </w:t>
      </w:r>
      <w:r>
        <w:rPr>
          <w:rFonts w:ascii="楷体" w:hAnsi="楷体" w:eastAsia="楷体" w:cs="Times New Roman"/>
          <w:sz w:val="28"/>
          <w:szCs w:val="28"/>
        </w:rPr>
        <w:t>指导教师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 w:cs="Times New Roman"/>
          <w:sz w:val="28"/>
          <w:szCs w:val="28"/>
          <w:u w:val="single"/>
        </w:rPr>
        <w:t xml:space="preserve"> 林聪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</w:t>
      </w:r>
    </w:p>
    <w:p>
      <w:pPr>
        <w:spacing w:line="420" w:lineRule="exact"/>
        <w:rPr>
          <w:rFonts w:ascii="楷体" w:hAnsi="楷体" w:eastAsia="楷体" w:cs="Times New Roman"/>
          <w:sz w:val="28"/>
          <w:szCs w:val="28"/>
          <w:u w:val="single"/>
        </w:rPr>
      </w:pPr>
      <w:r>
        <w:rPr>
          <w:rFonts w:ascii="楷体" w:hAnsi="楷体" w:eastAsia="楷体" w:cs="Times New Roman"/>
          <w:sz w:val="28"/>
          <w:szCs w:val="28"/>
        </w:rPr>
        <w:t>实验项目编号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02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ascii="楷体" w:hAnsi="楷体" w:eastAsia="楷体" w:cs="Times New Roman"/>
          <w:sz w:val="28"/>
          <w:szCs w:val="28"/>
        </w:rPr>
        <w:t>实验项目类型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/>
          <w:sz w:val="28"/>
          <w:szCs w:val="28"/>
          <w:u w:val="single"/>
        </w:rPr>
        <w:t xml:space="preserve"> 验证型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ascii="楷体" w:hAnsi="楷体" w:eastAsia="楷体" w:cs="Times New Roman"/>
          <w:sz w:val="28"/>
          <w:szCs w:val="28"/>
        </w:rPr>
        <w:t>实验地点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B401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ascii="楷体" w:hAnsi="楷体" w:eastAsia="楷体" w:cs="Times New Roman"/>
          <w:sz w:val="28"/>
          <w:szCs w:val="28"/>
          <w:u w:val="single"/>
        </w:rPr>
      </w:pPr>
      <w:r>
        <w:rPr>
          <w:rFonts w:ascii="楷体" w:hAnsi="楷体" w:eastAsia="楷体" w:cs="Times New Roman"/>
          <w:sz w:val="28"/>
          <w:szCs w:val="28"/>
        </w:rPr>
        <w:t>学生姓名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饶龙悦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</w:t>
      </w:r>
      <w:r>
        <w:rPr>
          <w:rFonts w:ascii="楷体" w:hAnsi="楷体" w:eastAsia="楷体" w:cs="Times New Roman"/>
          <w:sz w:val="28"/>
          <w:szCs w:val="28"/>
        </w:rPr>
        <w:t>学号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 201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9</w:t>
      </w:r>
      <w:r>
        <w:rPr>
          <w:rFonts w:ascii="楷体" w:hAnsi="楷体" w:eastAsia="楷体" w:cs="Times New Roman"/>
          <w:sz w:val="28"/>
          <w:szCs w:val="28"/>
          <w:u w:val="single"/>
        </w:rPr>
        <w:t>05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1101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             </w:t>
      </w:r>
    </w:p>
    <w:p>
      <w:pPr>
        <w:numPr>
          <w:ins w:id="0" w:author="MC SYSTEM" w:date="2006-06-11T14:06:00Z"/>
        </w:numPr>
        <w:spacing w:line="420" w:lineRule="exact"/>
        <w:rPr>
          <w:rFonts w:ascii="楷体" w:hAnsi="楷体" w:eastAsia="楷体" w:cs="Times New Roman"/>
          <w:sz w:val="28"/>
          <w:szCs w:val="28"/>
          <w:u w:val="single"/>
        </w:rPr>
      </w:pPr>
      <w:r>
        <w:rPr>
          <w:rFonts w:ascii="楷体" w:hAnsi="楷体" w:eastAsia="楷体" w:cs="Times New Roman"/>
          <w:sz w:val="28"/>
          <w:szCs w:val="28"/>
        </w:rPr>
        <w:t>学院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</w:t>
      </w:r>
      <w:r>
        <w:rPr>
          <w:rFonts w:hint="eastAsia" w:ascii="楷体" w:hAnsi="楷体" w:eastAsia="楷体" w:cs="Times New Roman"/>
          <w:sz w:val="28"/>
          <w:szCs w:val="28"/>
          <w:u w:val="single"/>
        </w:rPr>
        <w:t>智能科学与工程学院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ascii="楷体" w:hAnsi="楷体" w:eastAsia="楷体" w:cs="Times New Roman"/>
          <w:sz w:val="28"/>
          <w:szCs w:val="28"/>
        </w:rPr>
        <w:t>系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</w:t>
      </w:r>
      <w:r>
        <w:rPr>
          <w:rFonts w:hint="eastAsia" w:ascii="楷体" w:hAnsi="楷体" w:eastAsia="楷体" w:cs="Times New Roman"/>
          <w:sz w:val="28"/>
          <w:szCs w:val="28"/>
          <w:u w:val="single"/>
        </w:rPr>
        <w:t>计算机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</w:t>
      </w:r>
      <w:r>
        <w:rPr>
          <w:rFonts w:ascii="楷体" w:hAnsi="楷体" w:eastAsia="楷体" w:cs="Times New Roman"/>
          <w:sz w:val="28"/>
          <w:szCs w:val="28"/>
        </w:rPr>
        <w:t>专业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hint="eastAsia" w:ascii="楷体" w:hAnsi="楷体" w:eastAsia="楷体" w:cs="Times New Roman"/>
          <w:sz w:val="28"/>
          <w:szCs w:val="28"/>
          <w:u w:val="single"/>
        </w:rPr>
        <w:t>信息安全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              </w:t>
      </w:r>
      <w:r>
        <w:rPr>
          <w:rFonts w:ascii="楷体" w:hAnsi="楷体" w:eastAsia="楷体" w:cs="Times New Roman"/>
          <w:sz w:val="28"/>
          <w:szCs w:val="28"/>
        </w:rPr>
        <w:t xml:space="preserve">  </w:t>
      </w:r>
    </w:p>
    <w:p>
      <w:pPr>
        <w:widowControl/>
        <w:jc w:val="left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楷体" w:hAnsi="楷体" w:eastAsia="楷体" w:cs="Times New Roman"/>
          <w:sz w:val="28"/>
          <w:szCs w:val="28"/>
        </w:rPr>
        <w:t>实验时间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202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1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 </w:t>
      </w:r>
      <w:r>
        <w:rPr>
          <w:rFonts w:ascii="楷体" w:hAnsi="楷体" w:eastAsia="楷体" w:cs="Times New Roman"/>
          <w:sz w:val="28"/>
          <w:szCs w:val="28"/>
        </w:rPr>
        <w:t>年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/>
          <w:sz w:val="28"/>
          <w:szCs w:val="28"/>
          <w:u w:val="single"/>
        </w:rPr>
        <w:t>9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ascii="楷体" w:hAnsi="楷体" w:eastAsia="楷体" w:cs="Times New Roman"/>
          <w:sz w:val="28"/>
          <w:szCs w:val="28"/>
        </w:rPr>
        <w:t>月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7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ascii="楷体" w:hAnsi="楷体" w:eastAsia="楷体" w:cs="Times New Roman"/>
          <w:sz w:val="28"/>
          <w:szCs w:val="28"/>
        </w:rPr>
        <w:t xml:space="preserve">日 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 w:cs="Times New Roman"/>
          <w:sz w:val="28"/>
          <w:szCs w:val="28"/>
          <w:u w:val="single"/>
        </w:rPr>
        <w:t>上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ascii="楷体" w:hAnsi="楷体" w:eastAsia="楷体" w:cs="Times New Roman"/>
          <w:sz w:val="28"/>
          <w:szCs w:val="28"/>
        </w:rPr>
        <w:t>午～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9 </w:t>
      </w:r>
      <w:r>
        <w:rPr>
          <w:rFonts w:ascii="楷体" w:hAnsi="楷体" w:eastAsia="楷体" w:cs="Times New Roman"/>
          <w:sz w:val="28"/>
          <w:szCs w:val="28"/>
        </w:rPr>
        <w:t>月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7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ascii="楷体" w:hAnsi="楷体" w:eastAsia="楷体" w:cs="Times New Roman"/>
          <w:sz w:val="28"/>
          <w:szCs w:val="28"/>
        </w:rPr>
        <w:t xml:space="preserve">日 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hint="eastAsia" w:ascii="楷体" w:hAnsi="楷体" w:eastAsia="楷体" w:cs="Times New Roman"/>
          <w:sz w:val="28"/>
          <w:szCs w:val="28"/>
          <w:u w:val="single"/>
          <w:lang w:val="en-US" w:eastAsia="zh-CN"/>
        </w:rPr>
        <w:t>上</w:t>
      </w:r>
      <w:r>
        <w:rPr>
          <w:rFonts w:ascii="楷体" w:hAnsi="楷体" w:eastAsia="楷体" w:cs="Times New Roman"/>
          <w:sz w:val="28"/>
          <w:szCs w:val="28"/>
          <w:u w:val="single"/>
        </w:rPr>
        <w:t xml:space="preserve"> </w:t>
      </w:r>
      <w:r>
        <w:rPr>
          <w:rFonts w:ascii="楷体" w:hAnsi="楷体" w:eastAsia="楷体" w:cs="Times New Roman"/>
          <w:sz w:val="28"/>
          <w:szCs w:val="28"/>
        </w:rPr>
        <w:t>午</w:t>
      </w:r>
    </w:p>
    <w:p>
      <w:pPr>
        <w:numPr>
          <w:ilvl w:val="0"/>
          <w:numId w:val="1"/>
        </w:numPr>
        <w:adjustRightInd w:val="0"/>
        <w:rPr>
          <w:b/>
          <w:color w:val="000000"/>
        </w:rPr>
      </w:pPr>
      <w:r>
        <w:rPr>
          <w:rFonts w:hint="eastAsia"/>
          <w:b/>
          <w:color w:val="000000"/>
        </w:rPr>
        <w:t>实验目的</w:t>
      </w:r>
    </w:p>
    <w:p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熟悉</w:t>
      </w:r>
      <w:r>
        <w:rPr>
          <w:sz w:val="21"/>
          <w:szCs w:val="21"/>
        </w:rPr>
        <w:t>TCP/IP</w:t>
      </w:r>
      <w:r>
        <w:rPr>
          <w:rFonts w:hint="eastAsia"/>
          <w:sz w:val="21"/>
          <w:szCs w:val="21"/>
        </w:rPr>
        <w:t>协议的配置；</w:t>
      </w:r>
    </w:p>
    <w:p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熟悉常见网络命令的使用；</w:t>
      </w:r>
    </w:p>
    <w:p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加深对TCP/IP协议的认识并对简单网络故障诊断和网络分析。</w:t>
      </w:r>
    </w:p>
    <w:p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进一步熟悉使用Wireshark捕获信息，初步了解ping 、tracert命令的工作过程。</w:t>
      </w:r>
    </w:p>
    <w:p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hint="eastAsia"/>
          <w:b/>
          <w:bCs/>
          <w:color w:val="000000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培养使用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wireshark对网络工作过程进行跟踪分析的习惯，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为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计算机网络（和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网络安全）课程的学习打下基础。</w:t>
      </w:r>
    </w:p>
    <w:p>
      <w:pPr>
        <w:numPr>
          <w:ilvl w:val="0"/>
          <w:numId w:val="1"/>
        </w:numPr>
        <w:adjustRightInd w:val="0"/>
        <w:spacing w:line="360" w:lineRule="auto"/>
        <w:rPr>
          <w:rFonts w:hint="eastAsia"/>
          <w:b/>
          <w:color w:val="000000"/>
        </w:rPr>
      </w:pPr>
      <w:r>
        <w:rPr>
          <w:rFonts w:hint="eastAsia" w:ascii="宋体" w:hAnsi="宋体" w:eastAsia="宋体"/>
          <w:b/>
          <w:sz w:val="28"/>
          <w:szCs w:val="28"/>
        </w:rPr>
        <w:t>二、</w:t>
      </w:r>
      <w:r>
        <w:rPr>
          <w:rFonts w:hint="eastAsia"/>
          <w:b/>
          <w:color w:val="000000"/>
        </w:rPr>
        <w:t>实验</w:t>
      </w:r>
      <w:r>
        <w:rPr>
          <w:rFonts w:hint="eastAsia"/>
          <w:b/>
          <w:color w:val="000000"/>
          <w:lang w:val="en-US" w:eastAsia="zh-CN"/>
        </w:rPr>
        <w:t>内容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以Winodws </w:t>
      </w:r>
      <w:r>
        <w:rPr>
          <w:rFonts w:hint="eastAsia"/>
          <w:color w:val="000000"/>
          <w:sz w:val="21"/>
          <w:szCs w:val="21"/>
          <w:lang w:eastAsia="zh-CN"/>
        </w:rPr>
        <w:t>或</w:t>
      </w:r>
      <w:r>
        <w:rPr>
          <w:rFonts w:hint="eastAsia"/>
          <w:color w:val="000000"/>
          <w:sz w:val="21"/>
          <w:szCs w:val="21"/>
          <w:lang w:val="en-US" w:eastAsia="zh-CN"/>
        </w:rPr>
        <w:t>linux</w:t>
      </w:r>
      <w:r>
        <w:rPr>
          <w:rFonts w:hint="eastAsia"/>
          <w:color w:val="000000"/>
          <w:sz w:val="21"/>
          <w:szCs w:val="21"/>
        </w:rPr>
        <w:t xml:space="preserve">系统为例，对TCP/IP协议进行安装和配置； 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ipconfig</w:t>
      </w:r>
      <w:r>
        <w:rPr>
          <w:rFonts w:hint="eastAsia"/>
          <w:color w:val="000000"/>
          <w:sz w:val="21"/>
          <w:szCs w:val="21"/>
        </w:rPr>
        <w:t>查看主机接口的配置</w:t>
      </w:r>
      <w:r>
        <w:rPr>
          <w:rFonts w:hint="eastAsia"/>
          <w:color w:val="000000"/>
          <w:sz w:val="21"/>
          <w:szCs w:val="21"/>
          <w:lang w:eastAsia="zh-CN"/>
        </w:rPr>
        <w:t>，并理解其含义</w:t>
      </w:r>
      <w:r>
        <w:rPr>
          <w:rFonts w:hint="eastAsia"/>
          <w:color w:val="000000"/>
          <w:sz w:val="21"/>
          <w:szCs w:val="21"/>
        </w:rPr>
        <w:t>。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route</w:t>
      </w:r>
      <w:r>
        <w:rPr>
          <w:rFonts w:hint="eastAsia"/>
          <w:color w:val="000000"/>
          <w:sz w:val="21"/>
          <w:szCs w:val="21"/>
        </w:rPr>
        <w:t>查看本机路由</w:t>
      </w:r>
      <w:r>
        <w:rPr>
          <w:rFonts w:hint="eastAsia"/>
          <w:color w:val="000000"/>
          <w:sz w:val="21"/>
          <w:szCs w:val="21"/>
          <w:lang w:eastAsia="zh-CN"/>
        </w:rPr>
        <w:t>，并</w:t>
      </w:r>
      <w:r>
        <w:rPr>
          <w:rFonts w:hint="eastAsia"/>
          <w:color w:val="000000"/>
          <w:sz w:val="21"/>
          <w:szCs w:val="21"/>
          <w:lang w:val="en-US" w:eastAsia="zh-CN"/>
        </w:rPr>
        <w:t>了解</w:t>
      </w:r>
      <w:r>
        <w:rPr>
          <w:rFonts w:hint="eastAsia"/>
          <w:color w:val="000000"/>
          <w:sz w:val="21"/>
          <w:szCs w:val="21"/>
          <w:lang w:eastAsia="zh-CN"/>
        </w:rPr>
        <w:t>其含义</w:t>
      </w:r>
      <w:r>
        <w:rPr>
          <w:rFonts w:hint="eastAsia"/>
          <w:color w:val="000000"/>
          <w:sz w:val="21"/>
          <w:szCs w:val="21"/>
        </w:rPr>
        <w:t>。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利用</w:t>
      </w:r>
      <w:r>
        <w:rPr>
          <w:rFonts w:hint="eastAsia"/>
          <w:b/>
          <w:bCs/>
          <w:sz w:val="21"/>
          <w:szCs w:val="21"/>
        </w:rPr>
        <w:t>netstat</w:t>
      </w:r>
      <w:r>
        <w:rPr>
          <w:rFonts w:hint="eastAsia"/>
          <w:sz w:val="21"/>
          <w:szCs w:val="21"/>
        </w:rPr>
        <w:t>查看当前主机上网络简介统计信息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了解其含义</w:t>
      </w:r>
      <w:r>
        <w:rPr>
          <w:rFonts w:hint="eastAsia"/>
          <w:sz w:val="21"/>
          <w:szCs w:val="21"/>
        </w:rPr>
        <w:t>。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ping</w:t>
      </w:r>
      <w:r>
        <w:rPr>
          <w:rFonts w:hint="eastAsia"/>
          <w:color w:val="000000"/>
          <w:sz w:val="21"/>
          <w:szCs w:val="21"/>
        </w:rPr>
        <w:t>对网络故障诊断与分析。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wrireshark分析其工作过程</w:t>
      </w:r>
      <w:r>
        <w:rPr>
          <w:rFonts w:hint="eastAsia"/>
          <w:color w:val="000000"/>
          <w:sz w:val="21"/>
          <w:szCs w:val="21"/>
          <w:lang w:val="en-US" w:eastAsia="zh-CN"/>
        </w:rPr>
        <w:t>。</w:t>
      </w:r>
    </w:p>
    <w:p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hint="eastAsia"/>
          <w:b/>
          <w:bCs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tracet</w:t>
      </w:r>
      <w:r>
        <w:rPr>
          <w:rFonts w:hint="eastAsia"/>
          <w:color w:val="000000"/>
          <w:sz w:val="21"/>
          <w:szCs w:val="21"/>
        </w:rPr>
        <w:t>跟踪数据包在传输过程中经过的路径。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wrireshark分析其工作过程</w:t>
      </w:r>
    </w:p>
    <w:p>
      <w:pPr>
        <w:numPr>
          <w:ilvl w:val="0"/>
          <w:numId w:val="1"/>
        </w:numPr>
        <w:adjustRightInd w:val="0"/>
        <w:spacing w:line="360" w:lineRule="auto"/>
        <w:rPr>
          <w:rFonts w:hint="eastAsia"/>
          <w:b/>
          <w:color w:val="000000"/>
        </w:rPr>
      </w:pPr>
      <w:r>
        <w:rPr>
          <w:rFonts w:hint="eastAsia"/>
          <w:b/>
          <w:color w:val="000000"/>
        </w:rPr>
        <w:t>实验</w:t>
      </w:r>
      <w:r>
        <w:rPr>
          <w:rFonts w:hint="eastAsia"/>
          <w:b/>
          <w:color w:val="000000"/>
          <w:lang w:val="en-US" w:eastAsia="zh-CN"/>
        </w:rPr>
        <w:t>设备</w:t>
      </w:r>
    </w:p>
    <w:p>
      <w:pPr>
        <w:numPr>
          <w:ilvl w:val="1"/>
          <w:numId w:val="4"/>
        </w:numPr>
        <w:tabs>
          <w:tab w:val="left" w:pos="1440"/>
        </w:tabs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b/>
          <w:color w:val="000000"/>
          <w:lang w:val="en-US" w:eastAsia="zh-CN"/>
        </w:rPr>
        <w:t xml:space="preserve">  </w:t>
      </w:r>
      <w:r>
        <w:rPr>
          <w:rFonts w:hint="eastAsia"/>
          <w:sz w:val="21"/>
          <w:szCs w:val="21"/>
        </w:rPr>
        <w:t>一台具有网络功能的PC 机</w:t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  <w:rPr>
          <w:rFonts w:hint="default"/>
          <w:b/>
          <w:color w:val="000000"/>
          <w:lang w:val="en-US"/>
        </w:rPr>
      </w:pPr>
    </w:p>
    <w:p>
      <w:pPr>
        <w:adjustRightInd w:val="0"/>
        <w:spacing w:line="360" w:lineRule="auto"/>
      </w:pPr>
    </w:p>
    <w:p>
      <w:pPr>
        <w:adjustRightInd w:val="0"/>
        <w:spacing w:line="360" w:lineRule="auto"/>
        <w:rPr>
          <w:rFonts w:hint="eastAsia"/>
        </w:rPr>
      </w:pPr>
    </w:p>
    <w:p>
      <w:pPr>
        <w:numPr>
          <w:ilvl w:val="0"/>
          <w:numId w:val="1"/>
        </w:numPr>
        <w:adjustRightInd w:val="0"/>
        <w:spacing w:line="360" w:lineRule="auto"/>
        <w:ind w:left="456" w:leftChars="0" w:hanging="456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实验环境</w:t>
      </w:r>
    </w:p>
    <w:p>
      <w:pPr>
        <w:ind w:firstLine="42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计算机网络实验平台</w:t>
      </w:r>
    </w:p>
    <w:p>
      <w:pPr>
        <w:numPr>
          <w:ilvl w:val="0"/>
          <w:numId w:val="1"/>
        </w:numPr>
        <w:adjustRightInd w:val="0"/>
        <w:spacing w:line="360" w:lineRule="auto"/>
        <w:ind w:left="456" w:leftChars="0" w:hanging="456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实验步骤</w:t>
      </w:r>
    </w:p>
    <w:p>
      <w:pPr>
        <w:rPr>
          <w:rFonts w:hint="eastAsia"/>
          <w:b/>
          <w:bCs/>
          <w:color w:val="auto"/>
          <w:sz w:val="21"/>
          <w:szCs w:val="21"/>
        </w:rPr>
      </w:pPr>
      <w:bookmarkStart w:id="0" w:name="_Toc2068"/>
      <w:bookmarkStart w:id="1" w:name="_Toc6653"/>
      <w:bookmarkStart w:id="2" w:name="_Toc172095746"/>
      <w:bookmarkStart w:id="3" w:name="_Toc132687880"/>
      <w:bookmarkStart w:id="4" w:name="_Toc241301402"/>
      <w:bookmarkStart w:id="5" w:name="_Toc4417"/>
      <w:bookmarkStart w:id="6" w:name="_Toc134790954"/>
      <w:r>
        <w:rPr>
          <w:rFonts w:hint="eastAsia"/>
          <w:b/>
          <w:bCs/>
          <w:color w:val="auto"/>
          <w:sz w:val="21"/>
          <w:szCs w:val="21"/>
        </w:rPr>
        <w:t>1、TCP/IP协议的安装和配置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ind w:firstLine="420"/>
        <w:rPr>
          <w:rFonts w:hint="eastAsia" w:ascii="宋体" w:hAnsi="宋体"/>
          <w:b w:val="0"/>
          <w:bCs/>
          <w:color w:val="auto"/>
          <w:sz w:val="21"/>
          <w:szCs w:val="21"/>
          <w:lang w:eastAsia="zh-CN"/>
        </w:rPr>
      </w:pPr>
      <w:r>
        <w:rPr>
          <w:rFonts w:hint="eastAsia" w:ascii="宋体" w:hAnsi="宋体"/>
          <w:b w:val="0"/>
          <w:bCs/>
          <w:color w:val="auto"/>
          <w:sz w:val="21"/>
          <w:szCs w:val="21"/>
          <w:lang w:eastAsia="zh-CN"/>
        </w:rPr>
        <w:t>（查询资料了解</w:t>
      </w:r>
      <w:r>
        <w:rPr>
          <w:rFonts w:hint="eastAsia" w:ascii="宋体" w:hAnsi="宋体"/>
          <w:b w:val="0"/>
          <w:bCs/>
          <w:color w:val="auto"/>
          <w:sz w:val="21"/>
          <w:szCs w:val="21"/>
          <w:lang w:val="en-US" w:eastAsia="zh-CN"/>
        </w:rPr>
        <w:t>有关术语</w:t>
      </w:r>
      <w:r>
        <w:rPr>
          <w:rFonts w:hint="eastAsia" w:ascii="宋体" w:hAnsi="宋体"/>
          <w:b w:val="0"/>
          <w:bCs/>
          <w:color w:val="auto"/>
          <w:sz w:val="21"/>
          <w:szCs w:val="21"/>
          <w:lang w:eastAsia="zh-CN"/>
        </w:rPr>
        <w:t>和数据的含义，具体内容在网络层介绍）</w:t>
      </w:r>
      <w:bookmarkStart w:id="7" w:name="_Toc132687881"/>
      <w:bookmarkStart w:id="8" w:name="_Toc134790955"/>
      <w:bookmarkStart w:id="9" w:name="_Toc172095747"/>
      <w:bookmarkStart w:id="10" w:name="_Toc241301403"/>
    </w:p>
    <w:p>
      <w:pPr>
        <w:ind w:firstLine="420"/>
      </w:pPr>
      <w:r>
        <w:drawing>
          <wp:inline distT="0" distB="0" distL="114300" distR="114300">
            <wp:extent cx="3552825" cy="1743075"/>
            <wp:effectExtent l="0" t="0" r="0" b="0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562475" cy="5600700"/>
            <wp:effectExtent l="0" t="0" r="0" b="0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由于有dhcp，可以自动获得ip地址。</w:t>
      </w:r>
    </w:p>
    <w:p>
      <w:pPr>
        <w:rPr>
          <w:rFonts w:hint="eastAsia"/>
          <w:b/>
          <w:bCs/>
          <w:color w:val="auto"/>
          <w:sz w:val="21"/>
          <w:szCs w:val="21"/>
        </w:rPr>
      </w:pPr>
      <w:bookmarkStart w:id="11" w:name="_Toc23566"/>
      <w:bookmarkStart w:id="12" w:name="_Toc26829"/>
      <w:bookmarkStart w:id="13" w:name="_Toc1387"/>
      <w:r>
        <w:rPr>
          <w:rFonts w:hint="eastAsia"/>
          <w:b/>
          <w:bCs/>
          <w:color w:val="auto"/>
          <w:sz w:val="21"/>
          <w:szCs w:val="21"/>
        </w:rPr>
        <w:t>2．常见网络命令的使用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（1）</w:t>
      </w:r>
      <w:r>
        <w:rPr>
          <w:b w:val="0"/>
          <w:bCs w:val="0"/>
          <w:color w:val="auto"/>
          <w:sz w:val="21"/>
          <w:szCs w:val="21"/>
        </w:rPr>
        <w:t>Ping</w:t>
      </w:r>
    </w:p>
    <w:p>
      <w:pPr>
        <w:spacing w:line="360" w:lineRule="auto"/>
        <w:ind w:firstLine="420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在主机上打开windows命令行窗口；输入ping IP地址或域名 ，观察输出结果，并记录相关信息。（注意对成功或失败两种情况的测试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。熟悉显示的信息。用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wireshark捕获相关信息并初步分析ping的工作过程，相关协议ICMP在网络层学习。</w:t>
      </w:r>
      <w:r>
        <w:rPr>
          <w:rFonts w:hint="eastAsia"/>
          <w:b w:val="0"/>
          <w:bCs w:val="0"/>
          <w:color w:val="auto"/>
          <w:sz w:val="21"/>
          <w:szCs w:val="21"/>
        </w:rPr>
        <w:t>）</w:t>
      </w:r>
    </w:p>
    <w:p>
      <w:pPr>
        <w:spacing w:line="360" w:lineRule="auto"/>
        <w:ind w:firstLine="420"/>
        <w:rPr>
          <w:rFonts w:hint="eastAsia" w:eastAsia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Ping baidu获得百度的ip地址，通过wireshark可以看到本地ip与百度ip的对答：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4752975" cy="1910080"/>
            <wp:effectExtent l="0" t="0" r="0" b="4445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失败：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491230" cy="82423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270500" cy="954405"/>
            <wp:effectExtent l="0" t="0" r="6350" b="7620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参数的意义：</w:t>
      </w:r>
    </w:p>
    <w:p>
      <w:pPr>
        <w:spacing w:line="360" w:lineRule="auto"/>
        <w:ind w:firstLine="420"/>
        <w:rPr>
          <w:rFonts w:ascii="宋体" w:hAnsi="宋体"/>
          <w:bCs/>
          <w:sz w:val="21"/>
          <w:szCs w:val="21"/>
        </w:rPr>
      </w:pPr>
      <w:r>
        <w:rPr>
          <w:rFonts w:ascii="宋体" w:hAnsi="宋体"/>
          <w:bCs/>
          <w:sz w:val="21"/>
          <w:szCs w:val="21"/>
        </w:rPr>
        <w:t>-t不停地向目标主机发送数据</w:t>
      </w:r>
      <w:r>
        <w:rPr>
          <w:rFonts w:hint="eastAsia" w:ascii="宋体" w:hAnsi="宋体"/>
          <w:bCs/>
          <w:sz w:val="21"/>
          <w:szCs w:val="21"/>
          <w:lang w:eastAsia="zh-CN"/>
        </w:rPr>
        <w:t>：</w:t>
      </w:r>
    </w:p>
    <w:p>
      <w:pPr>
        <w:spacing w:line="360" w:lineRule="auto"/>
        <w:ind w:firstLine="420"/>
        <w:rPr>
          <w:rFonts w:hint="eastAsia" w:ascii="宋体" w:hAnsi="宋体"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4767580" cy="2557780"/>
            <wp:effectExtent l="0" t="0" r="4445" b="444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1"/>
          <w:szCs w:val="21"/>
        </w:rPr>
        <w:br w:type="textWrapping"/>
      </w:r>
      <w:r>
        <w:rPr>
          <w:rFonts w:ascii="宋体" w:hAnsi="宋体"/>
          <w:bCs/>
          <w:sz w:val="21"/>
          <w:szCs w:val="21"/>
        </w:rPr>
        <w:t xml:space="preserve">　　-a 以IP地址格式来显示目标主机的网络地址 </w:t>
      </w:r>
      <w:r>
        <w:rPr>
          <w:rFonts w:hint="eastAsia" w:ascii="宋体" w:hAnsi="宋体"/>
          <w:bCs/>
          <w:sz w:val="21"/>
          <w:szCs w:val="21"/>
          <w:lang w:eastAsia="zh-CN"/>
        </w:rPr>
        <w:t>：</w:t>
      </w:r>
    </w:p>
    <w:p>
      <w:pPr>
        <w:spacing w:line="360" w:lineRule="auto"/>
        <w:ind w:firstLine="420"/>
        <w:rPr>
          <w:rFonts w:hint="eastAsia" w:ascii="宋体" w:hAnsi="宋体"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4857750" cy="2024380"/>
            <wp:effectExtent l="0" t="0" r="0" b="444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1"/>
          <w:szCs w:val="21"/>
        </w:rPr>
        <w:br w:type="textWrapping"/>
      </w:r>
      <w:r>
        <w:rPr>
          <w:rFonts w:ascii="宋体" w:hAnsi="宋体"/>
          <w:bCs/>
          <w:sz w:val="21"/>
          <w:szCs w:val="21"/>
        </w:rPr>
        <w:t xml:space="preserve">　　-n count 指定要Ping多少次，具体次数由count来指定 </w:t>
      </w:r>
      <w:r>
        <w:rPr>
          <w:rFonts w:hint="eastAsia" w:ascii="宋体" w:hAnsi="宋体"/>
          <w:bCs/>
          <w:sz w:val="21"/>
          <w:szCs w:val="21"/>
          <w:lang w:eastAsia="zh-CN"/>
        </w:rPr>
        <w:t>：</w:t>
      </w:r>
    </w:p>
    <w:p>
      <w:pPr>
        <w:spacing w:line="360" w:lineRule="auto"/>
        <w:ind w:firstLine="420"/>
        <w:rPr>
          <w:rFonts w:hint="eastAsia" w:ascii="宋体" w:hAnsi="宋体"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4714875" cy="2272030"/>
            <wp:effectExtent l="0" t="0" r="0" b="444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1"/>
          <w:szCs w:val="21"/>
        </w:rPr>
        <w:br w:type="textWrapping"/>
      </w:r>
      <w:r>
        <w:rPr>
          <w:rFonts w:ascii="宋体" w:hAnsi="宋体"/>
          <w:bCs/>
          <w:sz w:val="21"/>
          <w:szCs w:val="21"/>
        </w:rPr>
        <w:t>　　-l size 指定发送到目标主机的数据包的大小</w:t>
      </w:r>
      <w:r>
        <w:rPr>
          <w:rFonts w:hint="eastAsia" w:ascii="宋体" w:hAnsi="宋体"/>
          <w:bCs/>
          <w:sz w:val="21"/>
          <w:szCs w:val="21"/>
          <w:lang w:eastAsia="zh-CN"/>
        </w:rPr>
        <w:t>：</w:t>
      </w:r>
    </w:p>
    <w:p>
      <w:pPr>
        <w:spacing w:line="360" w:lineRule="auto"/>
        <w:ind w:firstLine="420"/>
        <w:rPr>
          <w:rFonts w:hint="eastAsia" w:ascii="宋体" w:hAnsi="宋体"/>
          <w:bCs/>
          <w:sz w:val="21"/>
          <w:szCs w:val="21"/>
          <w:lang w:eastAsia="zh-CN"/>
        </w:rPr>
      </w:pPr>
      <w:r>
        <w:drawing>
          <wp:inline distT="0" distB="0" distL="114300" distR="114300">
            <wp:extent cx="4848225" cy="2024380"/>
            <wp:effectExtent l="0" t="0" r="0" b="444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（2）ipconfig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color w:val="auto"/>
          <w:sz w:val="21"/>
          <w:szCs w:val="21"/>
          <w:lang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在主机上打开windows命令行窗口；输入ipconfig/all。观察测试出本地主机的 IP 地址、网卡地址等信息，可以查看配置的情况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。（要求能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熟悉并理解主要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内容，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观察是否使用IPV6协议。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）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1135" cy="2941320"/>
            <wp:effectExtent l="0" t="0" r="5715" b="190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Ipv6协议已用。</w:t>
      </w:r>
    </w:p>
    <w:p>
      <w:pPr>
        <w:spacing w:line="360" w:lineRule="auto"/>
        <w:ind w:firstLine="420" w:firstLineChars="0"/>
        <w:rPr>
          <w:rFonts w:hint="eastAsia"/>
          <w:b w:val="0"/>
          <w:bCs w:val="0"/>
          <w:color w:val="auto"/>
          <w:sz w:val="21"/>
          <w:szCs w:val="21"/>
          <w:lang w:eastAsia="zh-CN"/>
        </w:rPr>
      </w:pPr>
    </w:p>
    <w:p>
      <w:pPr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（3）tracert</w:t>
      </w:r>
    </w:p>
    <w:p>
      <w:pPr>
        <w:spacing w:line="360" w:lineRule="auto"/>
        <w:ind w:firstLine="420"/>
        <w:rPr>
          <w:rFonts w:hint="eastAsia" w:eastAsia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在主机上打开windows命令行窗口；输入</w:t>
      </w:r>
      <w:r>
        <w:rPr>
          <w:b w:val="0"/>
          <w:bCs w:val="0"/>
          <w:color w:val="auto"/>
          <w:sz w:val="21"/>
          <w:szCs w:val="21"/>
        </w:rPr>
        <w:t>tracert IP地址或主机名</w:t>
      </w:r>
      <w:r>
        <w:rPr>
          <w:rFonts w:hint="eastAsia"/>
          <w:b w:val="0"/>
          <w:bCs w:val="0"/>
          <w:color w:val="auto"/>
          <w:sz w:val="21"/>
          <w:szCs w:val="21"/>
        </w:rPr>
        <w:t>,观察用户数据所经过路径上各个路由器的信息，内容包括：每一站的编号、反应时间、站点名称或IP 地址。从中可以查看路由器处理时间的差别。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（要求能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熟悉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显示内容，并用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wireshark初步分析该命令的工作过程，其中使用的IP和ICMP协议在网络层学习。）</w:t>
      </w:r>
    </w:p>
    <w:p>
      <w:pPr>
        <w:spacing w:line="360" w:lineRule="auto"/>
        <w:ind w:left="720"/>
        <w:rPr>
          <w:rFonts w:hint="eastAsia"/>
          <w:b w:val="0"/>
          <w:bCs w:val="0"/>
          <w:color w:val="auto"/>
          <w:sz w:val="21"/>
          <w:szCs w:val="21"/>
          <w:lang w:val="fr-FR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例如</w:t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t>：C</w:t>
      </w:r>
      <w:r>
        <w:rPr>
          <w:b w:val="0"/>
          <w:bCs w:val="0"/>
          <w:color w:val="auto"/>
          <w:sz w:val="21"/>
          <w:szCs w:val="21"/>
          <w:lang w:val="fr-FR"/>
        </w:rPr>
        <w:t> </w:t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t xml:space="preserve">:\&gt; tracert </w:t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fldChar w:fldCharType="begin"/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instrText xml:space="preserve"> HYPERLINK "http://www.jnu.edu.cn" </w:instrText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fldChar w:fldCharType="separate"/>
      </w:r>
      <w:r>
        <w:rPr>
          <w:rStyle w:val="6"/>
          <w:rFonts w:hint="eastAsia"/>
          <w:b w:val="0"/>
          <w:bCs w:val="0"/>
          <w:sz w:val="21"/>
          <w:szCs w:val="21"/>
          <w:lang w:val="fr-FR"/>
        </w:rPr>
        <w:t>www.jnu.edu.cn</w:t>
      </w:r>
      <w:r>
        <w:rPr>
          <w:rFonts w:hint="eastAsia"/>
          <w:b w:val="0"/>
          <w:bCs w:val="0"/>
          <w:color w:val="auto"/>
          <w:sz w:val="21"/>
          <w:szCs w:val="21"/>
          <w:lang w:val="fr-FR"/>
        </w:rPr>
        <w:fldChar w:fldCharType="end"/>
      </w:r>
    </w:p>
    <w:p>
      <w:pPr>
        <w:spacing w:line="360" w:lineRule="auto"/>
        <w:ind w:left="720"/>
        <w:rPr>
          <w:rFonts w:hint="eastAsia"/>
          <w:b w:val="0"/>
          <w:bCs w:val="0"/>
          <w:color w:val="auto"/>
          <w:sz w:val="21"/>
          <w:szCs w:val="21"/>
          <w:lang w:val="fr-FR"/>
        </w:rPr>
      </w:pPr>
      <w:r>
        <w:drawing>
          <wp:inline distT="0" distB="0" distL="114300" distR="114300">
            <wp:extent cx="5269230" cy="1920240"/>
            <wp:effectExtent l="0" t="0" r="7620" b="381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rPr>
          <w:rFonts w:hint="eastAsia"/>
          <w:b w:val="0"/>
          <w:bCs w:val="0"/>
          <w:color w:val="auto"/>
          <w:sz w:val="21"/>
          <w:szCs w:val="21"/>
          <w:lang w:val="fr-FR"/>
        </w:rPr>
      </w:pPr>
      <w:r>
        <w:drawing>
          <wp:inline distT="0" distB="0" distL="114300" distR="114300">
            <wp:extent cx="5267325" cy="1220470"/>
            <wp:effectExtent l="0" t="0" r="0" b="8255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（4）netstat</w:t>
      </w:r>
    </w:p>
    <w:p>
      <w:pPr>
        <w:spacing w:line="360" w:lineRule="auto"/>
        <w:ind w:firstLine="42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在主机上打开windows命令行窗口；输入netstat 。查看网络协议的统计结果、发送和接收数据的大小，连接和侦听端口的状态。例如：netstat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（要求上网查询有关TCP状态的含义，初步了解有关概念。与端口和TCP状态相关内容在运输层学习。）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272405" cy="4975225"/>
            <wp:effectExtent l="0" t="0" r="4445" b="6350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ESTABLISHED：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TCP: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连接成功</w:t>
      </w:r>
    </w:p>
    <w:p>
      <w:pPr>
        <w:spacing w:line="360" w:lineRule="auto"/>
        <w:ind w:firstLine="420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TIME_WAIT</w:t>
      </w:r>
      <w:r>
        <w:rPr>
          <w:rFonts w:hint="eastAsia" w:ascii="宋体" w:hAnsi="宋体" w:eastAsia="宋体" w:cs="宋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因为TCP连接是双向的，所以在关闭连接的时候，两个方向各自都需要关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  <w:t xml:space="preserve">闭。先发FIN包的一方执行的是主动关闭；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后发FIN包的一方执行的是被动关闭。主动关闭的一方会进入TIME_WAIT状态，并且在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  <w:t>此状态停留两倍的MSL时长。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SYN_SENT:</w:t>
      </w:r>
      <w:r>
        <w:rPr>
          <w:rFonts w:ascii="Arial" w:hAnsi="Arial" w:eastAsia="宋体" w:cs="Arial"/>
          <w:i w:val="0"/>
          <w:caps w:val="0"/>
          <w:color w:val="222222"/>
          <w:spacing w:val="0"/>
          <w:sz w:val="21"/>
          <w:szCs w:val="21"/>
          <w:shd w:val="clear" w:fill="FFFFFF"/>
        </w:rPr>
        <w:t>表示请求连接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225" w:lineRule="atLeast"/>
        <w:ind w:left="0" w:right="0" w:firstLine="420" w:firstLineChars="0"/>
        <w:rPr>
          <w:rFonts w:hint="eastAsia" w:ascii="宋体" w:hAnsi="宋体" w:eastAsia="宋体" w:cs="宋体"/>
          <w:b/>
          <w:i w:val="0"/>
          <w:caps w:val="0"/>
          <w:color w:val="4F4F4F"/>
          <w:spacing w:val="0"/>
          <w:sz w:val="21"/>
          <w:szCs w:val="21"/>
        </w:rPr>
      </w:pPr>
    </w:p>
    <w:p>
      <w:pPr>
        <w:spacing w:line="360" w:lineRule="auto"/>
        <w:ind w:firstLine="420"/>
        <w:rPr>
          <w:rFonts w:hint="eastAsia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b w:val="0"/>
          <w:bCs w:val="0"/>
          <w:color w:val="auto"/>
          <w:sz w:val="21"/>
          <w:szCs w:val="21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>（5）route</w:t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  <w:rPr>
          <w:rFonts w:hint="eastAsia"/>
          <w:b w:val="0"/>
          <w:bCs w:val="0"/>
          <w:color w:val="auto"/>
          <w:sz w:val="21"/>
          <w:szCs w:val="21"/>
          <w:lang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</w:rPr>
        <w:t xml:space="preserve">     在主机上打开windows命令行窗口；输入route print。观察本机路由表情况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，并进行说明</w:t>
      </w:r>
      <w:r>
        <w:rPr>
          <w:rFonts w:hint="eastAsia"/>
          <w:b w:val="0"/>
          <w:bCs w:val="0"/>
          <w:color w:val="auto"/>
          <w:sz w:val="21"/>
          <w:szCs w:val="21"/>
        </w:rPr>
        <w:t>。例如：route print。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（要求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在网上查询并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熟悉每一项内容。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相关内容在网络层学习。</w:t>
      </w:r>
      <w:r>
        <w:rPr>
          <w:rFonts w:hint="eastAsia"/>
          <w:b w:val="0"/>
          <w:bCs w:val="0"/>
          <w:color w:val="auto"/>
          <w:sz w:val="21"/>
          <w:szCs w:val="21"/>
          <w:lang w:eastAsia="zh-CN"/>
        </w:rPr>
        <w:t>）</w:t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</w:pPr>
      <w:r>
        <w:drawing>
          <wp:inline distT="0" distB="0" distL="114300" distR="114300">
            <wp:extent cx="5269230" cy="2098040"/>
            <wp:effectExtent l="0" t="0" r="7620" b="698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</w:pPr>
      <w:r>
        <w:drawing>
          <wp:inline distT="0" distB="0" distL="114300" distR="114300">
            <wp:extent cx="5271135" cy="3609340"/>
            <wp:effectExtent l="0" t="0" r="5715" b="635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</w:pPr>
      <w:r>
        <w:drawing>
          <wp:inline distT="0" distB="0" distL="114300" distR="114300">
            <wp:extent cx="5273675" cy="5235575"/>
            <wp:effectExtent l="0" t="0" r="3175" b="3175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路由表：</w:t>
      </w:r>
    </w:p>
    <w:p>
      <w:pPr>
        <w:numPr>
          <w:ilvl w:val="0"/>
          <w:numId w:val="0"/>
        </w:numPr>
        <w:tabs>
          <w:tab w:val="clear" w:pos="720"/>
        </w:tabs>
        <w:adjustRightInd w:val="0"/>
        <w:spacing w:line="360" w:lineRule="auto"/>
        <w:ind w:leftChars="0"/>
        <w:rPr>
          <w:rFonts w:hint="eastAsia" w:ascii="宋体" w:hAnsi="宋体" w:eastAsia="宋体" w:cs="宋体"/>
          <w:b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路由表（routing table）或称路由择域信息库（RIB, Routing Information Base），是一个存储在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"https://baike.baidu.com/item/%E8%B7%AF%E7%94%B1%E5%99%A8/108294" \t "https://baike.baidu.com/item/%E8%B7%AF%E7%94%B1%E8%A1%A8/_blank"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路由器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或者联网计算机中的电子表格（文件）或类数据库。路由表存储着指向特定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"https://baike.baidu.com/item/%E7%BD%91%E7%BB%9C%E5%9C%B0%E5%9D%80/9765459" \t "https://baike.baidu.com/item/%E8%B7%AF%E7%94%B1%E8%A1%A8/_blank"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网络地址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的路径（在有些情况下，还记录有路径的路由度量值）。路由表中含有网络周边的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"https://baike.baidu.com/item/%E6%8B%93%E6%89%91/573536" \t "https://baike.baidu.com/item/%E8%B7%AF%E7%94%B1%E8%A1%A8/_blank"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拓扑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信息。路由表建立的主要目标是为了实现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"https://baike.baidu.com/item/%E8%B7%AF%E7%94%B1%E5%8D%8F%E8%AE%AE/202634" \t "https://baike.baidu.com/item/%E8%B7%AF%E7%94%B1%E8%A1%A8/_blank"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路由协议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和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"https://baike.baidu.com/item/%E9%9D%99%E6%80%81%E8%B7%AF%E7%94%B1/100778" \t "https://baike.baidu.com/item/%E8%B7%AF%E7%94%B1%E8%A1%A8/_blank"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静态路由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选择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  <w:bookmarkStart w:id="14" w:name="_GoBack"/>
      <w:bookmarkEnd w:id="14"/>
    </w:p>
    <w:p>
      <w:pPr>
        <w:spacing w:line="360" w:lineRule="auto"/>
        <w:ind w:left="420"/>
        <w:jc w:val="left"/>
        <w:rPr>
          <w:rFonts w:hint="eastAsia"/>
          <w:b/>
          <w:sz w:val="21"/>
          <w:szCs w:val="21"/>
        </w:rPr>
      </w:pPr>
      <w:r>
        <w:rPr>
          <w:rFonts w:hint="eastAsia"/>
          <w:b/>
          <w:color w:val="0000FF"/>
          <w:sz w:val="21"/>
          <w:szCs w:val="21"/>
          <w:lang w:eastAsia="zh-CN"/>
        </w:rPr>
        <w:t>【</w:t>
      </w:r>
      <w:r>
        <w:rPr>
          <w:rFonts w:hint="eastAsia"/>
          <w:b/>
          <w:color w:val="0000FF"/>
          <w:sz w:val="21"/>
          <w:szCs w:val="21"/>
        </w:rPr>
        <w:t>思考</w:t>
      </w:r>
      <w:r>
        <w:rPr>
          <w:rFonts w:hint="eastAsia"/>
          <w:b/>
          <w:color w:val="0000FF"/>
          <w:sz w:val="21"/>
          <w:szCs w:val="21"/>
          <w:lang w:eastAsia="zh-CN"/>
        </w:rPr>
        <w:t>题】</w:t>
      </w:r>
      <w:r>
        <w:rPr>
          <w:rFonts w:hint="eastAsia"/>
          <w:b/>
          <w:color w:val="000000"/>
          <w:sz w:val="21"/>
          <w:szCs w:val="21"/>
        </w:rPr>
        <w:t>：</w:t>
      </w:r>
      <w:r>
        <w:rPr>
          <w:rFonts w:hint="eastAsia"/>
          <w:b/>
          <w:sz w:val="21"/>
          <w:szCs w:val="21"/>
          <w:lang w:eastAsia="zh-CN"/>
        </w:rPr>
        <w:t>（作为实验内容一同完成）</w:t>
      </w:r>
    </w:p>
    <w:p>
      <w:pPr>
        <w:numPr>
          <w:ilvl w:val="0"/>
          <w:numId w:val="5"/>
        </w:numPr>
        <w:tabs>
          <w:tab w:val="left" w:pos="780"/>
        </w:tabs>
        <w:spacing w:line="360" w:lineRule="auto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TCP/IP协议配置中的“网关”作用是什么？</w:t>
      </w:r>
    </w:p>
    <w:p>
      <w:pPr>
        <w:numPr>
          <w:ilvl w:val="0"/>
          <w:numId w:val="0"/>
        </w:numPr>
        <w:tabs>
          <w:tab w:val="clear" w:pos="720"/>
          <w:tab w:val="clear" w:pos="780"/>
        </w:tabs>
        <w:spacing w:line="360" w:lineRule="auto"/>
        <w:ind w:left="420"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4"/>
          <w:szCs w:val="24"/>
          <w:shd w:val="clear" w:fill="FFFFFF"/>
        </w:rPr>
        <w:t>网关既可以用于广域网互连，也可以用于</w:t>
      </w:r>
      <w:r>
        <w:rPr>
          <w:rFonts w:hint="eastAsia" w:ascii="宋体" w:hAnsi="宋体" w:eastAsia="宋体" w:cs="宋体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instrText xml:space="preserve"> HYPERLINK "http://www.jb51.net/network/299884.html" </w:instrText>
      </w:r>
      <w:r>
        <w:rPr>
          <w:rFonts w:hint="eastAsia" w:ascii="宋体" w:hAnsi="宋体" w:eastAsia="宋体" w:cs="宋体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t>局域网</w:t>
      </w:r>
      <w:r>
        <w:rPr>
          <w:rFonts w:hint="eastAsia" w:ascii="宋体" w:hAnsi="宋体" w:eastAsia="宋体" w:cs="宋体"/>
          <w:i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4"/>
          <w:szCs w:val="24"/>
          <w:shd w:val="clear" w:fill="FFFFFF"/>
        </w:rPr>
        <w:t>互连。 网关是一种充当转换重任的计算机系统或设备。在使用不同的通信协议、数据格式或语言，甚至体系结构完全不同的两种系统之间，网关是一个翻译器。与网桥只是简单地传达信息不同，网关对收到的信息要重新打包，以适应目的系统的需求。同时，网关也可以提供过滤和安全功能。</w:t>
      </w:r>
    </w:p>
    <w:p>
      <w:pPr>
        <w:numPr>
          <w:ilvl w:val="0"/>
          <w:numId w:val="5"/>
        </w:numPr>
        <w:tabs>
          <w:tab w:val="left" w:pos="780"/>
        </w:tabs>
        <w:spacing w:line="360" w:lineRule="auto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如何用ping 检测网络中的故障点？用ping 测试网络连通性时，若出现“Destination host unreahable”,则意味着什么？“Destionation host unreachable”和“Time out”的区别是什么？</w:t>
      </w:r>
    </w:p>
    <w:p>
      <w:pPr>
        <w:numPr>
          <w:ilvl w:val="0"/>
          <w:numId w:val="6"/>
        </w:numPr>
        <w:adjustRightInd w:val="0"/>
        <w:spacing w:line="360" w:lineRule="auto"/>
        <w:ind w:left="420" w:leftChars="0" w:firstLine="420" w:firstLineChars="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14:textFill>
            <w14:solidFill>
              <w14:schemeClr w14:val="tx1"/>
            </w14:solidFill>
          </w14:textFill>
        </w:rPr>
        <w:t>Ping 127.0.0.1，127.0.0.1 回送地址Ping回送地址是为了检查本地的TCP/IP协议有没有设置好</w:t>
      </w:r>
    </w:p>
    <w:p>
      <w:pPr>
        <w:numPr>
          <w:ilvl w:val="0"/>
          <w:numId w:val="6"/>
        </w:numPr>
        <w:adjustRightInd w:val="0"/>
        <w:spacing w:line="360" w:lineRule="auto"/>
        <w:ind w:left="420" w:leftChars="0" w:firstLine="420" w:firstLineChars="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14:textFill>
            <w14:solidFill>
              <w14:schemeClr w14:val="tx1"/>
            </w14:solidFill>
          </w14:textFill>
        </w:rPr>
        <w:t>Ping本机IP地址，这样是为了检查本机的IP地址是否设置有误；</w:t>
      </w:r>
    </w:p>
    <w:p>
      <w:pPr>
        <w:numPr>
          <w:ilvl w:val="0"/>
          <w:numId w:val="6"/>
        </w:numPr>
        <w:adjustRightInd w:val="0"/>
        <w:spacing w:line="360" w:lineRule="auto"/>
        <w:ind w:left="420" w:leftChars="0" w:firstLine="420" w:firstLineChars="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2"/>
          <w:szCs w:val="12"/>
          <w:shd w:val="clear" w:fill="EEF0F4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shd w:val="clear" w:fill="EEF0F4"/>
          <w14:textFill>
            <w14:solidFill>
              <w14:schemeClr w14:val="tx1"/>
            </w14:solidFill>
          </w14:textFill>
        </w:rPr>
        <w:t>Ping本网网关或本网IP地址，这样的是为了检查硬件设备是否有问题，也可以检查本机与本地网络连接是否正常</w:t>
      </w:r>
    </w:p>
    <w:p>
      <w:pPr>
        <w:numPr>
          <w:ilvl w:val="0"/>
          <w:numId w:val="6"/>
        </w:numPr>
        <w:adjustRightInd w:val="0"/>
        <w:spacing w:line="360" w:lineRule="auto"/>
        <w:ind w:left="420" w:leftChars="0" w:firstLine="420" w:firstLineChars="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14:textFill>
            <w14:solidFill>
              <w14:schemeClr w14:val="tx1"/>
            </w14:solidFill>
          </w14:textFill>
        </w:rPr>
        <w:t>Ping远程IP地址，这主要是检查本网或本机与外部的连接是否正常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tabs>
          <w:tab w:val="clear" w:pos="720"/>
          <w:tab w:val="clear" w:pos="780"/>
        </w:tabs>
        <w:adjustRightInd w:val="0"/>
        <w:spacing w:line="360" w:lineRule="auto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1"/>
          <w:szCs w:val="21"/>
          <w:highlight w:val="none"/>
          <w:shd w:val="clear" w:fill="EEF0F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clear" w:pos="720"/>
          <w:tab w:val="clear" w:pos="780"/>
        </w:tabs>
        <w:adjustRightInd w:val="0"/>
        <w:spacing w:line="360" w:lineRule="auto"/>
        <w:rPr>
          <w:rFonts w:hint="eastAsia" w:ascii="宋体" w:hAnsi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若</w:t>
      </w:r>
      <w:r>
        <w:rPr>
          <w:rFonts w:hint="eastAsia"/>
          <w:sz w:val="21"/>
          <w:szCs w:val="21"/>
        </w:rPr>
        <w:t>出现“Destination host unreahable”,则意味</w:t>
      </w:r>
      <w:r>
        <w:rPr>
          <w:rFonts w:hint="eastAsia"/>
          <w:sz w:val="21"/>
          <w:szCs w:val="21"/>
          <w:lang w:val="en-US" w:eastAsia="zh-CN"/>
        </w:rPr>
        <w:t>着：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无法到达的目标服务器</w:t>
      </w:r>
      <w:r>
        <w:rPr>
          <w:rFonts w:hint="eastAsia" w:ascii="宋体" w:hAnsi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tabs>
          <w:tab w:val="clear" w:pos="720"/>
          <w:tab w:val="clear" w:pos="780"/>
        </w:tabs>
        <w:adjustRightInd w:val="0"/>
        <w:spacing w:line="360" w:lineRule="auto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“Destionation host unreachable”和“Time out”的区别是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165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所经过的路由器的路由表中具有到达目标的路由，而目标因为其它原因不可到达，这时候会出现"Request timed out"，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165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如果路由表中连到达目标的路由都没有，那就会出现"destination host unreachable"。</w:t>
      </w:r>
    </w:p>
    <w:p>
      <w:pPr>
        <w:numPr>
          <w:ilvl w:val="0"/>
          <w:numId w:val="0"/>
        </w:numPr>
        <w:tabs>
          <w:tab w:val="clear" w:pos="720"/>
          <w:tab w:val="clear" w:pos="780"/>
        </w:tabs>
        <w:adjustRightInd w:val="0"/>
        <w:spacing w:line="360" w:lineRule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黑体">
    <w:panose1 w:val="02010609060101010101"/>
    <w:charset w:val="7A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roman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decorative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modern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roma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IZ UDGothic">
    <w:panose1 w:val="020B0400000000000000"/>
    <w:charset w:val="80"/>
    <w:family w:val="auto"/>
    <w:pitch w:val="default"/>
    <w:sig w:usb0="E00002F7" w:usb1="2AC7EDF8" w:usb2="00000012" w:usb3="00000000" w:csb0="20020001" w:csb1="00000000"/>
  </w:font>
  <w:font w:name="BIZ UDMincho Medium">
    <w:panose1 w:val="02020500000000000000"/>
    <w:charset w:val="80"/>
    <w:family w:val="auto"/>
    <w:pitch w:val="default"/>
    <w:sig w:usb0="E00002F7" w:usb1="2AC7EDF8" w:usb2="00000012" w:usb3="00000000" w:csb0="20020001" w:csb1="00000000"/>
  </w:font>
  <w:font w:name="BIZ UDPGothic">
    <w:panose1 w:val="020B0400000000000000"/>
    <w:charset w:val="80"/>
    <w:family w:val="auto"/>
    <w:pitch w:val="default"/>
    <w:sig w:usb0="E00002F7" w:usb1="2AC7EDF8" w:usb2="00000012" w:usb3="00000000" w:csb0="20020001" w:csb1="00000000"/>
  </w:font>
  <w:font w:name="BIZ UDPMincho Medium">
    <w:panose1 w:val="02020500000000000000"/>
    <w:charset w:val="80"/>
    <w:family w:val="auto"/>
    <w:pitch w:val="default"/>
    <w:sig w:usb0="E00002F7" w:usb1="2AC7EDF8" w:usb2="00000012" w:usb3="00000000" w:csb0="20020001" w:csb1="00000000"/>
  </w:font>
  <w:font w:name="Meiryo UI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UD Digi Kyokasho N-B">
    <w:panose1 w:val="02020700000000000000"/>
    <w:charset w:val="80"/>
    <w:family w:val="auto"/>
    <w:pitch w:val="default"/>
    <w:sig w:usb0="800002A3" w:usb1="2AC7ECFA" w:usb2="00000010" w:usb3="00000000" w:csb0="00020000" w:csb1="00000000"/>
  </w:font>
  <w:font w:name="UD Digi Kyokasho N-R">
    <w:panose1 w:val="02020400000000000000"/>
    <w:charset w:val="80"/>
    <w:family w:val="auto"/>
    <w:pitch w:val="default"/>
    <w:sig w:usb0="800002A3" w:usb1="2AC7ECFA" w:usb2="00000010" w:usb3="00000000" w:csb0="00020000" w:csb1="00000000"/>
  </w:font>
  <w:font w:name="UD Digi Kyokasho NK-B">
    <w:panose1 w:val="02020700000000000000"/>
    <w:charset w:val="80"/>
    <w:family w:val="auto"/>
    <w:pitch w:val="default"/>
    <w:sig w:usb0="800002A3" w:usb1="2AC7ECFA" w:usb2="00000010" w:usb3="00000000" w:csb0="00020000" w:csb1="00000000"/>
  </w:font>
  <w:font w:name="UD Digi Kyokasho NP-R">
    <w:panose1 w:val="02020400000000000000"/>
    <w:charset w:val="80"/>
    <w:family w:val="auto"/>
    <w:pitch w:val="default"/>
    <w:sig w:usb0="800002A3" w:usb1="2AC7ECFA" w:usb2="0000001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Mincho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Yu Mincho Demibold">
    <w:panose1 w:val="02020600000000000000"/>
    <w:charset w:val="80"/>
    <w:family w:val="auto"/>
    <w:pitch w:val="default"/>
    <w:sig w:usb0="800002E7" w:usb1="2AC7FCFF" w:usb2="00000012" w:usb3="00000000" w:csb0="2002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modern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Helvetica">
    <w:altName w:val="Arial"/>
    <w:panose1 w:val="020B0504020002020204"/>
    <w:charset w:val="00"/>
    <w:family w:val="decorative"/>
    <w:pitch w:val="default"/>
    <w:sig w:usb0="00000000" w:usb1="00000000" w:usb2="00000000" w:usb3="00000000" w:csb0="00000001" w:csb1="00000000"/>
  </w:font>
  <w:font w:name="仿宋_GB2312">
    <w:altName w:val="仿宋"/>
    <w:panose1 w:val="02010609030001010101"/>
    <w:charset w:val="86"/>
    <w:family w:val="swiss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eiryo UI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9">
    <w:nsid w:val="00000009"/>
    <w:multiLevelType w:val="multilevel"/>
    <w:tmpl w:val="00000009"/>
    <w:lvl w:ilvl="0" w:tentative="1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>
    <w:nsid w:val="00000007"/>
    <w:multiLevelType w:val="multilevel"/>
    <w:tmpl w:val="00000007"/>
    <w:lvl w:ilvl="0" w:tentative="1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1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1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1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1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1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30992033">
    <w:nsid w:val="6136F6A1"/>
    <w:multiLevelType w:val="singleLevel"/>
    <w:tmpl w:val="6136F6A1"/>
    <w:lvl w:ilvl="0" w:tentative="1">
      <w:start w:val="1"/>
      <w:numFmt w:val="decimal"/>
      <w:suff w:val="nothing"/>
      <w:lvlText w:val="%1."/>
      <w:lvlJc w:val="left"/>
    </w:lvl>
  </w:abstractNum>
  <w:abstractNum w:abstractNumId="35">
    <w:nsid w:val="00000023"/>
    <w:multiLevelType w:val="multilevel"/>
    <w:tmpl w:val="00000023"/>
    <w:lvl w:ilvl="0" w:tentative="1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1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1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1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1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1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00000006"/>
    <w:multiLevelType w:val="multilevel"/>
    <w:tmpl w:val="00000006"/>
    <w:lvl w:ilvl="0" w:tentative="1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1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1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1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1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1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00866571">
    <w:nsid w:val="5F6B490B"/>
    <w:multiLevelType w:val="multilevel"/>
    <w:tmpl w:val="5F6B490B"/>
    <w:lvl w:ilvl="0" w:tentative="1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00866571"/>
  </w:num>
  <w:num w:numId="2">
    <w:abstractNumId w:val="6"/>
  </w:num>
  <w:num w:numId="3">
    <w:abstractNumId w:val="35"/>
  </w:num>
  <w:num w:numId="4">
    <w:abstractNumId w:val="7"/>
  </w:num>
  <w:num w:numId="5">
    <w:abstractNumId w:val="9"/>
  </w:num>
  <w:num w:numId="6">
    <w:abstractNumId w:val="16309920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833935"/>
    <w:rsid w:val="1BAF596A"/>
    <w:rsid w:val="1D761B57"/>
    <w:rsid w:val="31A1795A"/>
    <w:rsid w:val="4A497C42"/>
    <w:rsid w:val="4D52692F"/>
    <w:rsid w:val="56730A51"/>
    <w:rsid w:val="62491493"/>
    <w:rsid w:val="63F77F71"/>
    <w:rsid w:val="6E66686F"/>
    <w:rsid w:val="76901AA5"/>
    <w:rsid w:val="76EE3C7C"/>
    <w:rsid w:val="7D780F0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2021-09-07T04:22:00Z</dcterms:created>
  <dc:creator>RLY</dc:creator>
  <cp:lastModifiedBy>RLY</cp:lastModifiedBy>
  <dcterms:modified xsi:type="dcterms:W3CDTF">2021-09-08T06:27:30Z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