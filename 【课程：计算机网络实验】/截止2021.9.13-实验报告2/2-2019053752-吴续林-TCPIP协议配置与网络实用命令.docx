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56" w:afterLines="50"/>
        <w:jc w:val="center"/>
        <w:rPr>
          <w:rFonts w:eastAsia="楷体_GB2312"/>
          <w:b/>
          <w:sz w:val="44"/>
          <w:szCs w:val="44"/>
        </w:rPr>
      </w:pPr>
      <w:bookmarkStart w:id="10" w:name="_GoBack"/>
      <w:bookmarkEnd w:id="10"/>
      <w:r>
        <w:rPr>
          <w:rFonts w:eastAsia="楷体_GB2312"/>
          <w:b/>
          <w:sz w:val="44"/>
          <w:szCs w:val="44"/>
        </w:rPr>
        <w:t>暨南大学本科实验报告专用纸</w:t>
      </w:r>
    </w:p>
    <w:p>
      <w:pPr>
        <w:spacing w:line="420" w:lineRule="exact"/>
        <w:rPr>
          <w:rFonts w:eastAsia="楷体_GB2312"/>
          <w:sz w:val="28"/>
          <w:szCs w:val="28"/>
        </w:rPr>
      </w:pPr>
      <w:r>
        <w:rPr>
          <w:rFonts w:eastAsia="楷体_GB2312"/>
          <w:sz w:val="28"/>
          <w:szCs w:val="28"/>
        </w:rPr>
        <w:t>课程名称</w:t>
      </w:r>
      <w:r>
        <w:rPr>
          <w:rFonts w:eastAsia="楷体_GB2312"/>
          <w:sz w:val="28"/>
          <w:szCs w:val="28"/>
          <w:u w:val="single"/>
        </w:rPr>
        <w:t xml:space="preserve">     </w:t>
      </w:r>
      <w:r>
        <w:rPr>
          <w:rFonts w:hint="eastAsia" w:eastAsia="楷体_GB2312"/>
          <w:sz w:val="28"/>
          <w:szCs w:val="28"/>
          <w:u w:val="single"/>
          <w:lang w:eastAsia="zh-CN"/>
        </w:rPr>
        <w:t>计算机网络实验</w:t>
      </w:r>
      <w:r>
        <w:rPr>
          <w:rFonts w:hint="eastAsia" w:eastAsia="楷体_GB2312"/>
          <w:sz w:val="28"/>
          <w:szCs w:val="28"/>
          <w:u w:val="single"/>
        </w:rPr>
        <w:t xml:space="preserve">    </w:t>
      </w:r>
      <w:r>
        <w:rPr>
          <w:rFonts w:eastAsia="楷体_GB2312"/>
          <w:sz w:val="28"/>
          <w:szCs w:val="28"/>
          <w:u w:val="single"/>
        </w:rPr>
        <w:t xml:space="preserve">        </w:t>
      </w:r>
      <w:r>
        <w:rPr>
          <w:rFonts w:eastAsia="楷体_GB2312"/>
          <w:sz w:val="28"/>
          <w:szCs w:val="28"/>
        </w:rPr>
        <w:t>成绩评定</w:t>
      </w:r>
      <w:r>
        <w:rPr>
          <w:rFonts w:eastAsia="楷体_GB2312"/>
          <w:sz w:val="28"/>
          <w:szCs w:val="28"/>
          <w:u w:val="single"/>
        </w:rPr>
        <w:t xml:space="preserve">            </w:t>
      </w:r>
    </w:p>
    <w:p>
      <w:pPr>
        <w:spacing w:line="420" w:lineRule="exact"/>
        <w:rPr>
          <w:rFonts w:eastAsia="楷体_GB2312"/>
          <w:sz w:val="28"/>
          <w:szCs w:val="28"/>
        </w:rPr>
      </w:pPr>
      <w:r>
        <w:rPr>
          <w:rFonts w:eastAsia="楷体_GB2312"/>
          <w:sz w:val="28"/>
          <w:szCs w:val="28"/>
        </w:rPr>
        <w:t>实验项目名称</w:t>
      </w:r>
      <w:r>
        <w:rPr>
          <w:rFonts w:eastAsia="楷体_GB2312"/>
          <w:sz w:val="28"/>
          <w:szCs w:val="28"/>
          <w:u w:val="single"/>
        </w:rPr>
        <w:t xml:space="preserve"> </w:t>
      </w:r>
      <w:r>
        <w:rPr>
          <w:rFonts w:hint="eastAsia" w:eastAsia="楷体_GB2312"/>
          <w:sz w:val="28"/>
          <w:szCs w:val="28"/>
          <w:u w:val="single"/>
        </w:rPr>
        <w:t xml:space="preserve">  TCP/IP协议配置与网络实用命令</w:t>
      </w:r>
      <w:r>
        <w:rPr>
          <w:rFonts w:hint="eastAsia" w:ascii="宋体" w:hAnsi="宋体"/>
          <w:sz w:val="22"/>
          <w:szCs w:val="32"/>
          <w:u w:val="single"/>
        </w:rPr>
        <w:t xml:space="preserve">        </w:t>
      </w:r>
      <w:r>
        <w:rPr>
          <w:rFonts w:eastAsia="楷体_GB2312"/>
          <w:sz w:val="28"/>
          <w:szCs w:val="28"/>
        </w:rPr>
        <w:t>指导教师</w:t>
      </w:r>
      <w:r>
        <w:rPr>
          <w:rFonts w:eastAsia="楷体_GB2312"/>
          <w:sz w:val="28"/>
          <w:szCs w:val="28"/>
          <w:u w:val="single"/>
        </w:rPr>
        <w:t xml:space="preserve">  </w:t>
      </w:r>
      <w:r>
        <w:rPr>
          <w:rFonts w:hint="eastAsia" w:eastAsia="楷体_GB2312"/>
          <w:sz w:val="28"/>
          <w:szCs w:val="28"/>
          <w:u w:val="single"/>
        </w:rPr>
        <w:t xml:space="preserve"> </w:t>
      </w:r>
      <w:r>
        <w:rPr>
          <w:rFonts w:hint="eastAsia" w:eastAsia="楷体_GB2312"/>
          <w:sz w:val="28"/>
          <w:szCs w:val="28"/>
          <w:u w:val="single"/>
          <w:lang w:eastAsia="zh-CN"/>
        </w:rPr>
        <w:t>潘冰</w:t>
      </w:r>
      <w:r>
        <w:rPr>
          <w:rFonts w:eastAsia="楷体_GB2312"/>
          <w:sz w:val="28"/>
          <w:szCs w:val="28"/>
          <w:u w:val="single"/>
        </w:rPr>
        <w:t xml:space="preserve">          </w:t>
      </w:r>
    </w:p>
    <w:p>
      <w:pPr>
        <w:spacing w:line="420" w:lineRule="exact"/>
        <w:rPr>
          <w:rFonts w:eastAsia="楷体_GB2312"/>
          <w:sz w:val="28"/>
          <w:szCs w:val="28"/>
          <w:u w:val="single"/>
        </w:rPr>
      </w:pPr>
      <w:r>
        <w:rPr>
          <w:rFonts w:eastAsia="楷体_GB2312"/>
          <w:sz w:val="28"/>
          <w:szCs w:val="28"/>
        </w:rPr>
        <w:t>实验项目编号</w:t>
      </w:r>
      <w:r>
        <w:rPr>
          <w:rFonts w:eastAsia="楷体_GB2312"/>
          <w:sz w:val="28"/>
          <w:szCs w:val="28"/>
          <w:u w:val="single"/>
        </w:rPr>
        <w:t xml:space="preserve">    0</w:t>
      </w:r>
      <w:r>
        <w:rPr>
          <w:rFonts w:hint="eastAsia" w:eastAsia="楷体_GB2312"/>
          <w:sz w:val="28"/>
          <w:szCs w:val="28"/>
          <w:u w:val="single"/>
          <w:lang w:val="en-US" w:eastAsia="zh-CN"/>
        </w:rPr>
        <w:t>2</w:t>
      </w:r>
      <w:r>
        <w:rPr>
          <w:rFonts w:eastAsia="楷体_GB2312"/>
          <w:sz w:val="28"/>
          <w:szCs w:val="28"/>
          <w:u w:val="single"/>
        </w:rPr>
        <w:t xml:space="preserve">      </w:t>
      </w:r>
      <w:r>
        <w:rPr>
          <w:rFonts w:eastAsia="楷体_GB2312"/>
          <w:sz w:val="28"/>
          <w:szCs w:val="28"/>
        </w:rPr>
        <w:t>实验项目类型</w:t>
      </w:r>
      <w:r>
        <w:rPr>
          <w:rFonts w:eastAsia="楷体_GB2312"/>
          <w:sz w:val="28"/>
          <w:szCs w:val="28"/>
          <w:u w:val="single"/>
        </w:rPr>
        <w:t xml:space="preserve"> </w:t>
      </w:r>
      <w:r>
        <w:rPr>
          <w:rFonts w:hint="eastAsia" w:eastAsia="楷体_GB2312"/>
          <w:sz w:val="28"/>
          <w:szCs w:val="28"/>
          <w:u w:val="single"/>
        </w:rPr>
        <w:t>验证型</w:t>
      </w:r>
      <w:r>
        <w:rPr>
          <w:rFonts w:eastAsia="楷体_GB2312"/>
          <w:sz w:val="28"/>
          <w:szCs w:val="28"/>
          <w:u w:val="single"/>
        </w:rPr>
        <w:t xml:space="preserve">   </w:t>
      </w:r>
      <w:r>
        <w:rPr>
          <w:rFonts w:eastAsia="楷体_GB2312"/>
          <w:sz w:val="28"/>
          <w:szCs w:val="28"/>
        </w:rPr>
        <w:t>实验地点</w:t>
      </w:r>
      <w:r>
        <w:rPr>
          <w:rFonts w:eastAsia="楷体_GB2312"/>
          <w:sz w:val="28"/>
          <w:szCs w:val="28"/>
          <w:u w:val="single"/>
        </w:rPr>
        <w:t xml:space="preserve"> </w:t>
      </w:r>
      <w:r>
        <w:rPr>
          <w:rFonts w:hint="eastAsia" w:eastAsia="楷体_GB2312"/>
          <w:sz w:val="28"/>
          <w:szCs w:val="28"/>
          <w:u w:val="single"/>
          <w:lang w:eastAsia="zh-CN"/>
        </w:rPr>
        <w:t>实</w:t>
      </w:r>
      <w:r>
        <w:rPr>
          <w:rFonts w:hint="eastAsia" w:eastAsia="楷体_GB2312"/>
          <w:sz w:val="28"/>
          <w:szCs w:val="28"/>
          <w:u w:val="single"/>
          <w:lang w:val="en-US" w:eastAsia="zh-CN"/>
        </w:rPr>
        <w:t>B402</w:t>
      </w:r>
      <w:r>
        <w:rPr>
          <w:rFonts w:eastAsia="楷体_GB2312"/>
          <w:sz w:val="28"/>
          <w:szCs w:val="28"/>
          <w:u w:val="single"/>
        </w:rPr>
        <w:t xml:space="preserve">  </w:t>
      </w:r>
    </w:p>
    <w:p>
      <w:pPr>
        <w:spacing w:line="420" w:lineRule="exact"/>
        <w:rPr>
          <w:rFonts w:eastAsia="楷体_GB2312"/>
          <w:sz w:val="28"/>
          <w:szCs w:val="28"/>
          <w:u w:val="single"/>
        </w:rPr>
      </w:pPr>
      <w:r>
        <w:rPr>
          <w:rFonts w:eastAsia="楷体_GB2312"/>
          <w:sz w:val="28"/>
          <w:szCs w:val="28"/>
        </w:rPr>
        <w:t>学生姓名</w:t>
      </w:r>
      <w:r>
        <w:rPr>
          <w:rFonts w:eastAsia="楷体_GB2312"/>
          <w:sz w:val="28"/>
          <w:szCs w:val="28"/>
          <w:u w:val="single"/>
        </w:rPr>
        <w:t xml:space="preserve">   </w:t>
      </w:r>
      <w:r>
        <w:rPr>
          <w:rFonts w:hint="eastAsia" w:eastAsia="楷体_GB2312"/>
          <w:sz w:val="28"/>
          <w:szCs w:val="28"/>
          <w:u w:val="single"/>
          <w:lang w:eastAsia="zh-CN"/>
        </w:rPr>
        <w:t>吴续林</w:t>
      </w:r>
      <w:r>
        <w:rPr>
          <w:rFonts w:hint="eastAsia" w:eastAsia="楷体_GB2312"/>
          <w:sz w:val="28"/>
          <w:szCs w:val="28"/>
          <w:u w:val="single"/>
        </w:rPr>
        <w:t xml:space="preserve"> </w:t>
      </w:r>
      <w:r>
        <w:rPr>
          <w:rFonts w:eastAsia="楷体_GB2312"/>
          <w:sz w:val="28"/>
          <w:szCs w:val="28"/>
          <w:u w:val="single"/>
        </w:rPr>
        <w:t xml:space="preserve">        </w:t>
      </w:r>
      <w:r>
        <w:rPr>
          <w:rFonts w:eastAsia="楷体_GB2312"/>
          <w:sz w:val="28"/>
          <w:szCs w:val="28"/>
        </w:rPr>
        <w:t>学号</w:t>
      </w:r>
      <w:r>
        <w:rPr>
          <w:rFonts w:eastAsia="楷体_GB2312"/>
          <w:sz w:val="28"/>
          <w:szCs w:val="28"/>
          <w:u w:val="single"/>
        </w:rPr>
        <w:t xml:space="preserve">   </w:t>
      </w:r>
      <w:r>
        <w:rPr>
          <w:rFonts w:hint="eastAsia" w:eastAsia="楷体_GB2312"/>
          <w:sz w:val="28"/>
          <w:szCs w:val="28"/>
          <w:u w:val="single"/>
          <w:lang w:val="en-US" w:eastAsia="zh-CN"/>
        </w:rPr>
        <w:t>2019053752</w:t>
      </w:r>
      <w:r>
        <w:rPr>
          <w:rFonts w:eastAsia="楷体_GB2312"/>
          <w:sz w:val="28"/>
          <w:szCs w:val="28"/>
          <w:u w:val="single"/>
        </w:rPr>
        <w:t xml:space="preserve">                           </w:t>
      </w:r>
    </w:p>
    <w:p>
      <w:pPr>
        <w:numPr>
          <w:ins w:id="0" w:author="赵 阔" w:date="2006-06-11T14:06:00Z"/>
        </w:numPr>
        <w:spacing w:line="420" w:lineRule="exact"/>
        <w:rPr>
          <w:rFonts w:eastAsia="楷体_GB2312"/>
          <w:sz w:val="28"/>
          <w:szCs w:val="28"/>
          <w:u w:val="single"/>
        </w:rPr>
      </w:pPr>
      <w:r>
        <w:rPr>
          <w:rFonts w:eastAsia="楷体_GB2312"/>
          <w:sz w:val="28"/>
          <w:szCs w:val="28"/>
        </w:rPr>
        <w:t>学院</w:t>
      </w:r>
      <w:r>
        <w:rPr>
          <w:rFonts w:eastAsia="楷体_GB2312"/>
          <w:sz w:val="28"/>
          <w:szCs w:val="28"/>
          <w:u w:val="single"/>
        </w:rPr>
        <w:t xml:space="preserve">     </w:t>
      </w:r>
      <w:r>
        <w:rPr>
          <w:rFonts w:hint="eastAsia" w:eastAsia="楷体_GB2312"/>
          <w:sz w:val="28"/>
          <w:szCs w:val="28"/>
          <w:u w:val="single"/>
        </w:rPr>
        <w:t>智能科学</w:t>
      </w:r>
      <w:r>
        <w:rPr>
          <w:rFonts w:eastAsia="楷体_GB2312"/>
          <w:sz w:val="28"/>
          <w:szCs w:val="28"/>
          <w:u w:val="single"/>
        </w:rPr>
        <w:t xml:space="preserve">与工程        </w:t>
      </w:r>
      <w:r>
        <w:rPr>
          <w:rFonts w:eastAsia="楷体_GB2312"/>
          <w:sz w:val="28"/>
          <w:szCs w:val="28"/>
        </w:rPr>
        <w:t>系</w:t>
      </w:r>
      <w:r>
        <w:rPr>
          <w:rFonts w:eastAsia="楷体_GB2312"/>
          <w:sz w:val="28"/>
          <w:szCs w:val="28"/>
          <w:u w:val="single"/>
        </w:rPr>
        <w:t xml:space="preserve">  </w:t>
      </w:r>
      <w:r>
        <w:rPr>
          <w:rFonts w:hint="eastAsia" w:eastAsia="楷体_GB2312"/>
          <w:sz w:val="28"/>
          <w:szCs w:val="28"/>
          <w:u w:val="single"/>
          <w:lang w:eastAsia="zh-CN"/>
        </w:rPr>
        <w:t>计算机</w:t>
      </w:r>
      <w:r>
        <w:rPr>
          <w:rFonts w:eastAsia="楷体_GB2312"/>
          <w:sz w:val="28"/>
          <w:szCs w:val="28"/>
          <w:u w:val="single"/>
        </w:rPr>
        <w:t xml:space="preserve">        </w:t>
      </w:r>
      <w:r>
        <w:rPr>
          <w:rFonts w:eastAsia="楷体_GB2312"/>
          <w:sz w:val="28"/>
          <w:szCs w:val="28"/>
        </w:rPr>
        <w:t>专业</w:t>
      </w:r>
      <w:r>
        <w:rPr>
          <w:rFonts w:eastAsia="楷体_GB2312"/>
          <w:sz w:val="28"/>
          <w:szCs w:val="28"/>
          <w:u w:val="single"/>
        </w:rPr>
        <w:t xml:space="preserve">  信息安全                  </w:t>
      </w:r>
    </w:p>
    <w:p>
      <w:pPr>
        <w:spacing w:line="420" w:lineRule="exact"/>
        <w:rPr>
          <w:rFonts w:eastAsia="楷体_GB2312"/>
          <w:sz w:val="28"/>
          <w:szCs w:val="28"/>
        </w:rPr>
      </w:pPr>
      <w:r>
        <w:rPr>
          <w:rFonts w:eastAsia="楷体_GB2312"/>
          <w:sz w:val="28"/>
          <w:szCs w:val="28"/>
        </w:rPr>
        <w:t>实验时间</w:t>
      </w:r>
      <w:r>
        <w:rPr>
          <w:rFonts w:eastAsia="楷体_GB2312"/>
          <w:sz w:val="28"/>
          <w:szCs w:val="28"/>
          <w:u w:val="single"/>
        </w:rPr>
        <w:t xml:space="preserve"> </w:t>
      </w:r>
      <w:r>
        <w:rPr>
          <w:rFonts w:hint="eastAsia" w:eastAsia="楷体_GB2312"/>
          <w:sz w:val="28"/>
          <w:szCs w:val="28"/>
          <w:u w:val="single"/>
        </w:rPr>
        <w:t xml:space="preserve"> </w:t>
      </w:r>
      <w:r>
        <w:rPr>
          <w:rFonts w:hint="eastAsia" w:eastAsia="楷体_GB2312"/>
          <w:sz w:val="28"/>
          <w:szCs w:val="28"/>
          <w:u w:val="single"/>
          <w:lang w:val="en-US" w:eastAsia="zh-CN"/>
        </w:rPr>
        <w:t>2021</w:t>
      </w:r>
      <w:r>
        <w:rPr>
          <w:rFonts w:hint="eastAsia" w:eastAsia="楷体_GB2312"/>
          <w:sz w:val="28"/>
          <w:szCs w:val="28"/>
          <w:u w:val="single"/>
        </w:rPr>
        <w:t xml:space="preserve">  </w:t>
      </w:r>
      <w:r>
        <w:rPr>
          <w:rFonts w:eastAsia="楷体_GB2312"/>
          <w:sz w:val="28"/>
          <w:szCs w:val="28"/>
          <w:u w:val="single"/>
        </w:rPr>
        <w:t xml:space="preserve"> </w:t>
      </w:r>
      <w:r>
        <w:rPr>
          <w:rFonts w:eastAsia="楷体_GB2312"/>
          <w:sz w:val="28"/>
          <w:szCs w:val="28"/>
        </w:rPr>
        <w:t>年</w:t>
      </w:r>
      <w:r>
        <w:rPr>
          <w:rFonts w:eastAsia="楷体_GB2312"/>
          <w:sz w:val="28"/>
          <w:szCs w:val="28"/>
          <w:u w:val="single"/>
        </w:rPr>
        <w:t xml:space="preserve"> </w:t>
      </w:r>
      <w:r>
        <w:rPr>
          <w:rFonts w:hint="eastAsia" w:eastAsia="楷体_GB2312"/>
          <w:sz w:val="28"/>
          <w:szCs w:val="28"/>
          <w:u w:val="single"/>
        </w:rPr>
        <w:t xml:space="preserve"> </w:t>
      </w:r>
      <w:r>
        <w:rPr>
          <w:rFonts w:hint="eastAsia" w:eastAsia="楷体_GB2312"/>
          <w:sz w:val="28"/>
          <w:szCs w:val="28"/>
          <w:u w:val="single"/>
          <w:lang w:val="en-US" w:eastAsia="zh-CN"/>
        </w:rPr>
        <w:t>9</w:t>
      </w:r>
      <w:r>
        <w:rPr>
          <w:rFonts w:hint="eastAsia" w:eastAsia="楷体_GB2312"/>
          <w:sz w:val="28"/>
          <w:szCs w:val="28"/>
          <w:u w:val="single"/>
        </w:rPr>
        <w:t xml:space="preserve"> </w:t>
      </w:r>
      <w:r>
        <w:rPr>
          <w:rFonts w:eastAsia="楷体_GB2312"/>
          <w:sz w:val="28"/>
          <w:szCs w:val="28"/>
          <w:u w:val="single"/>
        </w:rPr>
        <w:t xml:space="preserve"> </w:t>
      </w:r>
      <w:r>
        <w:rPr>
          <w:rFonts w:eastAsia="楷体_GB2312"/>
          <w:sz w:val="28"/>
          <w:szCs w:val="28"/>
        </w:rPr>
        <w:t>月</w:t>
      </w:r>
      <w:r>
        <w:rPr>
          <w:rFonts w:eastAsia="楷体_GB2312"/>
          <w:sz w:val="28"/>
          <w:szCs w:val="28"/>
          <w:u w:val="single"/>
        </w:rPr>
        <w:t xml:space="preserve"> </w:t>
      </w:r>
      <w:r>
        <w:rPr>
          <w:rFonts w:hint="eastAsia" w:eastAsia="楷体_GB2312"/>
          <w:sz w:val="28"/>
          <w:szCs w:val="28"/>
          <w:u w:val="single"/>
        </w:rPr>
        <w:t xml:space="preserve">  </w:t>
      </w:r>
      <w:r>
        <w:rPr>
          <w:rFonts w:hint="eastAsia" w:eastAsia="楷体_GB2312"/>
          <w:sz w:val="28"/>
          <w:szCs w:val="28"/>
          <w:u w:val="single"/>
          <w:lang w:val="en-US" w:eastAsia="zh-CN"/>
        </w:rPr>
        <w:t>8</w:t>
      </w:r>
      <w:r>
        <w:rPr>
          <w:rFonts w:hint="eastAsia" w:eastAsia="楷体_GB2312"/>
          <w:sz w:val="28"/>
          <w:szCs w:val="28"/>
          <w:u w:val="single"/>
        </w:rPr>
        <w:t xml:space="preserve"> </w:t>
      </w:r>
      <w:r>
        <w:rPr>
          <w:rFonts w:eastAsia="楷体_GB2312"/>
          <w:sz w:val="28"/>
          <w:szCs w:val="28"/>
          <w:u w:val="single"/>
        </w:rPr>
        <w:t xml:space="preserve"> </w:t>
      </w:r>
      <w:r>
        <w:rPr>
          <w:rFonts w:eastAsia="楷体_GB2312"/>
          <w:sz w:val="28"/>
          <w:szCs w:val="28"/>
        </w:rPr>
        <w:t xml:space="preserve">日 </w:t>
      </w:r>
      <w:r>
        <w:rPr>
          <w:rFonts w:eastAsia="楷体_GB2312"/>
          <w:sz w:val="28"/>
          <w:szCs w:val="28"/>
          <w:u w:val="single"/>
        </w:rPr>
        <w:t xml:space="preserve"> </w:t>
      </w:r>
      <w:r>
        <w:rPr>
          <w:rFonts w:hint="eastAsia" w:eastAsia="楷体_GB2312"/>
          <w:sz w:val="28"/>
          <w:szCs w:val="28"/>
          <w:u w:val="single"/>
          <w:lang w:eastAsia="zh-CN"/>
        </w:rPr>
        <w:t>上</w:t>
      </w:r>
      <w:r>
        <w:rPr>
          <w:rFonts w:eastAsia="楷体_GB2312"/>
          <w:sz w:val="28"/>
          <w:szCs w:val="28"/>
          <w:u w:val="single"/>
        </w:rPr>
        <w:t xml:space="preserve"> </w:t>
      </w:r>
      <w:r>
        <w:rPr>
          <w:rFonts w:eastAsia="楷体_GB2312"/>
          <w:sz w:val="28"/>
          <w:szCs w:val="28"/>
        </w:rPr>
        <w:t>午～</w:t>
      </w:r>
      <w:r>
        <w:rPr>
          <w:rFonts w:eastAsia="楷体_GB2312"/>
          <w:sz w:val="28"/>
          <w:szCs w:val="28"/>
          <w:u w:val="single"/>
        </w:rPr>
        <w:t xml:space="preserve"> </w:t>
      </w:r>
      <w:r>
        <w:rPr>
          <w:rFonts w:hint="eastAsia" w:eastAsia="楷体_GB2312"/>
          <w:sz w:val="28"/>
          <w:szCs w:val="28"/>
          <w:u w:val="single"/>
        </w:rPr>
        <w:t xml:space="preserve">  </w:t>
      </w:r>
      <w:r>
        <w:rPr>
          <w:rFonts w:hint="eastAsia" w:eastAsia="楷体_GB2312"/>
          <w:sz w:val="28"/>
          <w:szCs w:val="28"/>
          <w:u w:val="single"/>
          <w:lang w:val="en-US" w:eastAsia="zh-CN"/>
        </w:rPr>
        <w:t>9</w:t>
      </w:r>
      <w:r>
        <w:rPr>
          <w:rFonts w:hint="eastAsia" w:eastAsia="楷体_GB2312"/>
          <w:sz w:val="28"/>
          <w:szCs w:val="28"/>
          <w:u w:val="single"/>
        </w:rPr>
        <w:t xml:space="preserve"> </w:t>
      </w:r>
      <w:r>
        <w:rPr>
          <w:rFonts w:eastAsia="楷体_GB2312"/>
          <w:sz w:val="28"/>
          <w:szCs w:val="28"/>
          <w:u w:val="single"/>
        </w:rPr>
        <w:t xml:space="preserve"> </w:t>
      </w:r>
      <w:r>
        <w:rPr>
          <w:rFonts w:eastAsia="楷体_GB2312"/>
          <w:sz w:val="28"/>
          <w:szCs w:val="28"/>
        </w:rPr>
        <w:t>月</w:t>
      </w:r>
      <w:r>
        <w:rPr>
          <w:rFonts w:eastAsia="楷体_GB2312"/>
          <w:sz w:val="28"/>
          <w:szCs w:val="28"/>
          <w:u w:val="single"/>
        </w:rPr>
        <w:t xml:space="preserve"> </w:t>
      </w:r>
      <w:r>
        <w:rPr>
          <w:rFonts w:hint="eastAsia" w:eastAsia="楷体_GB2312"/>
          <w:sz w:val="28"/>
          <w:szCs w:val="28"/>
          <w:u w:val="single"/>
        </w:rPr>
        <w:t xml:space="preserve">  </w:t>
      </w:r>
      <w:r>
        <w:rPr>
          <w:rFonts w:hint="eastAsia" w:eastAsia="楷体_GB2312"/>
          <w:sz w:val="28"/>
          <w:szCs w:val="28"/>
          <w:u w:val="single"/>
          <w:lang w:val="en-US" w:eastAsia="zh-CN"/>
        </w:rPr>
        <w:t>11</w:t>
      </w:r>
      <w:r>
        <w:rPr>
          <w:rFonts w:hint="eastAsia" w:eastAsia="楷体_GB2312"/>
          <w:sz w:val="28"/>
          <w:szCs w:val="28"/>
          <w:u w:val="single"/>
        </w:rPr>
        <w:t xml:space="preserve"> </w:t>
      </w:r>
      <w:r>
        <w:rPr>
          <w:rFonts w:eastAsia="楷体_GB2312"/>
          <w:sz w:val="28"/>
          <w:szCs w:val="28"/>
          <w:u w:val="single"/>
        </w:rPr>
        <w:t xml:space="preserve"> </w:t>
      </w:r>
      <w:r>
        <w:rPr>
          <w:rFonts w:eastAsia="楷体_GB2312"/>
          <w:sz w:val="28"/>
          <w:szCs w:val="28"/>
        </w:rPr>
        <w:t xml:space="preserve">日 </w:t>
      </w:r>
      <w:r>
        <w:rPr>
          <w:rFonts w:eastAsia="楷体_GB2312"/>
          <w:sz w:val="28"/>
          <w:szCs w:val="28"/>
          <w:u w:val="single"/>
        </w:rPr>
        <w:t xml:space="preserve"> </w:t>
      </w:r>
      <w:r>
        <w:rPr>
          <w:rFonts w:hint="eastAsia" w:eastAsia="楷体_GB2312"/>
          <w:sz w:val="28"/>
          <w:szCs w:val="28"/>
          <w:u w:val="single"/>
          <w:lang w:eastAsia="zh-CN"/>
        </w:rPr>
        <w:t>下</w:t>
      </w:r>
      <w:r>
        <w:rPr>
          <w:rFonts w:eastAsia="楷体_GB2312"/>
          <w:sz w:val="28"/>
          <w:szCs w:val="28"/>
          <w:u w:val="single"/>
        </w:rPr>
        <w:t xml:space="preserve"> </w:t>
      </w:r>
      <w:r>
        <w:rPr>
          <w:rFonts w:eastAsia="楷体_GB2312"/>
          <w:sz w:val="28"/>
          <w:szCs w:val="28"/>
        </w:rPr>
        <w:t xml:space="preserve">午 </w:t>
      </w:r>
    </w:p>
    <w:p>
      <w:pPr>
        <w:adjustRightInd w:val="0"/>
        <w:rPr>
          <w:rFonts w:hint="eastAsia"/>
          <w:b/>
          <w:color w:val="000000"/>
        </w:rPr>
      </w:pPr>
    </w:p>
    <w:p>
      <w:pPr>
        <w:adjustRightInd w:val="0"/>
        <w:rPr>
          <w:rFonts w:hint="eastAsia"/>
          <w:b/>
          <w:color w:val="000000"/>
        </w:rPr>
      </w:pPr>
    </w:p>
    <w:p>
      <w:pPr>
        <w:numPr>
          <w:ilvl w:val="0"/>
          <w:numId w:val="1"/>
        </w:numPr>
        <w:adjustRightInd w:val="0"/>
        <w:rPr>
          <w:b/>
          <w:color w:val="000000"/>
        </w:rPr>
      </w:pPr>
      <w:r>
        <w:rPr>
          <w:rFonts w:hint="eastAsia"/>
          <w:b/>
          <w:color w:val="000000"/>
        </w:rPr>
        <w:t>实验目的</w:t>
      </w:r>
    </w:p>
    <w:p>
      <w:pPr>
        <w:numPr>
          <w:ilvl w:val="1"/>
          <w:numId w:val="2"/>
        </w:numPr>
        <w:spacing w:line="360" w:lineRule="auto"/>
        <w:rPr>
          <w:rFonts w:hint="eastAsia"/>
          <w:sz w:val="21"/>
          <w:szCs w:val="21"/>
        </w:rPr>
      </w:pPr>
      <w:r>
        <w:rPr>
          <w:rFonts w:hint="eastAsia"/>
          <w:sz w:val="21"/>
          <w:szCs w:val="21"/>
          <w:lang w:eastAsia="zh-CN"/>
        </w:rPr>
        <w:t>熟悉</w:t>
      </w:r>
      <w:r>
        <w:rPr>
          <w:sz w:val="21"/>
          <w:szCs w:val="21"/>
        </w:rPr>
        <w:t>TCP/IP</w:t>
      </w:r>
      <w:r>
        <w:rPr>
          <w:rFonts w:hint="eastAsia"/>
          <w:sz w:val="21"/>
          <w:szCs w:val="21"/>
        </w:rPr>
        <w:t>协议的配置；</w:t>
      </w:r>
    </w:p>
    <w:p>
      <w:pPr>
        <w:numPr>
          <w:ilvl w:val="1"/>
          <w:numId w:val="2"/>
        </w:numPr>
        <w:spacing w:line="360" w:lineRule="auto"/>
        <w:rPr>
          <w:rFonts w:hint="eastAsia"/>
          <w:sz w:val="21"/>
          <w:szCs w:val="21"/>
        </w:rPr>
      </w:pPr>
      <w:r>
        <w:rPr>
          <w:rFonts w:hint="eastAsia"/>
          <w:sz w:val="21"/>
          <w:szCs w:val="21"/>
        </w:rPr>
        <w:t>熟悉常见网络命令的使用；</w:t>
      </w:r>
    </w:p>
    <w:p>
      <w:pPr>
        <w:numPr>
          <w:ilvl w:val="1"/>
          <w:numId w:val="2"/>
        </w:numPr>
        <w:spacing w:line="360" w:lineRule="auto"/>
        <w:rPr>
          <w:rFonts w:hint="eastAsia"/>
          <w:sz w:val="21"/>
          <w:szCs w:val="21"/>
        </w:rPr>
      </w:pPr>
      <w:r>
        <w:rPr>
          <w:rFonts w:hint="eastAsia"/>
          <w:sz w:val="21"/>
          <w:szCs w:val="21"/>
        </w:rPr>
        <w:t>加深对TCP/IP协议的认识并对简单网络故障诊断和网络分析。</w:t>
      </w:r>
    </w:p>
    <w:p>
      <w:pPr>
        <w:numPr>
          <w:ilvl w:val="1"/>
          <w:numId w:val="2"/>
        </w:numPr>
        <w:spacing w:line="360" w:lineRule="auto"/>
        <w:rPr>
          <w:rFonts w:hint="eastAsia"/>
          <w:b/>
          <w:bCs/>
          <w:color w:val="000000"/>
          <w:sz w:val="21"/>
          <w:szCs w:val="21"/>
        </w:rPr>
      </w:pPr>
      <w:r>
        <w:rPr>
          <w:rFonts w:hint="eastAsia"/>
          <w:b/>
          <w:bCs/>
          <w:color w:val="000000"/>
          <w:sz w:val="21"/>
          <w:szCs w:val="21"/>
          <w:lang w:val="en-US" w:eastAsia="zh-CN"/>
        </w:rPr>
        <w:t>进一步熟悉使用Wireshark捕获信息，初步了解ping 、tracert命令的工作过程。</w:t>
      </w:r>
    </w:p>
    <w:p>
      <w:pPr>
        <w:numPr>
          <w:ilvl w:val="1"/>
          <w:numId w:val="2"/>
        </w:numPr>
        <w:spacing w:line="360" w:lineRule="auto"/>
        <w:rPr>
          <w:rFonts w:hint="eastAsia"/>
          <w:b/>
          <w:bCs/>
          <w:color w:val="000000"/>
          <w:sz w:val="21"/>
          <w:szCs w:val="21"/>
        </w:rPr>
      </w:pPr>
      <w:r>
        <w:rPr>
          <w:rFonts w:hint="eastAsia"/>
          <w:b/>
          <w:bCs/>
          <w:color w:val="000000"/>
          <w:sz w:val="21"/>
          <w:szCs w:val="21"/>
          <w:lang w:eastAsia="zh-CN"/>
        </w:rPr>
        <w:t>培养使用</w:t>
      </w:r>
      <w:r>
        <w:rPr>
          <w:rFonts w:hint="eastAsia"/>
          <w:b/>
          <w:bCs/>
          <w:color w:val="000000"/>
          <w:sz w:val="21"/>
          <w:szCs w:val="21"/>
          <w:lang w:val="en-US" w:eastAsia="zh-CN"/>
        </w:rPr>
        <w:t>wireshark对网络工作过程进行跟踪分析的</w:t>
      </w:r>
      <w:r>
        <w:rPr>
          <w:rFonts w:hint="eastAsia"/>
          <w:b/>
          <w:bCs/>
          <w:color w:val="0000FF"/>
          <w:sz w:val="21"/>
          <w:szCs w:val="21"/>
          <w:lang w:val="en-US" w:eastAsia="zh-CN"/>
        </w:rPr>
        <w:t>习惯</w:t>
      </w:r>
      <w:r>
        <w:rPr>
          <w:rFonts w:hint="eastAsia"/>
          <w:b/>
          <w:bCs/>
          <w:color w:val="000000"/>
          <w:sz w:val="21"/>
          <w:szCs w:val="21"/>
          <w:lang w:val="en-US" w:eastAsia="zh-CN"/>
        </w:rPr>
        <w:t>，</w:t>
      </w:r>
      <w:r>
        <w:rPr>
          <w:rFonts w:hint="eastAsia"/>
          <w:b/>
          <w:bCs/>
          <w:color w:val="000000"/>
          <w:sz w:val="21"/>
          <w:szCs w:val="21"/>
          <w:lang w:eastAsia="zh-CN"/>
        </w:rPr>
        <w:t>为</w:t>
      </w:r>
      <w:r>
        <w:rPr>
          <w:rFonts w:hint="eastAsia"/>
          <w:b/>
          <w:bCs/>
          <w:color w:val="000000"/>
          <w:sz w:val="21"/>
          <w:szCs w:val="21"/>
          <w:lang w:val="en-US" w:eastAsia="zh-CN"/>
        </w:rPr>
        <w:t>计算机网络（和</w:t>
      </w:r>
      <w:r>
        <w:rPr>
          <w:rFonts w:hint="eastAsia"/>
          <w:b/>
          <w:bCs/>
          <w:color w:val="000000"/>
          <w:sz w:val="21"/>
          <w:szCs w:val="21"/>
          <w:lang w:eastAsia="zh-CN"/>
        </w:rPr>
        <w:t>网络安全）课程的学习打下基础。</w:t>
      </w:r>
    </w:p>
    <w:p>
      <w:pPr>
        <w:adjustRightInd w:val="0"/>
        <w:rPr>
          <w:rFonts w:hint="eastAsia"/>
          <w:color w:val="000000"/>
        </w:rPr>
      </w:pPr>
    </w:p>
    <w:p>
      <w:pPr>
        <w:numPr>
          <w:ilvl w:val="0"/>
          <w:numId w:val="1"/>
        </w:numPr>
        <w:adjustRightInd w:val="0"/>
        <w:spacing w:line="360" w:lineRule="auto"/>
        <w:rPr>
          <w:rFonts w:hint="eastAsia"/>
          <w:b/>
          <w:color w:val="000000"/>
        </w:rPr>
      </w:pPr>
      <w:r>
        <w:rPr>
          <w:rFonts w:hint="eastAsia"/>
          <w:b/>
          <w:color w:val="000000"/>
          <w:lang w:eastAsia="zh-CN"/>
        </w:rPr>
        <w:t>实验内容</w:t>
      </w:r>
    </w:p>
    <w:p>
      <w:pPr>
        <w:numPr>
          <w:ilvl w:val="1"/>
          <w:numId w:val="3"/>
        </w:numPr>
        <w:spacing w:line="360" w:lineRule="auto"/>
        <w:rPr>
          <w:rFonts w:hint="eastAsia"/>
          <w:color w:val="000000"/>
          <w:sz w:val="21"/>
          <w:szCs w:val="21"/>
        </w:rPr>
      </w:pPr>
      <w:r>
        <w:rPr>
          <w:rFonts w:hint="eastAsia"/>
          <w:color w:val="000000"/>
          <w:sz w:val="21"/>
          <w:szCs w:val="21"/>
        </w:rPr>
        <w:t xml:space="preserve">以Winodws </w:t>
      </w:r>
      <w:r>
        <w:rPr>
          <w:rFonts w:hint="eastAsia"/>
          <w:color w:val="000000"/>
          <w:sz w:val="21"/>
          <w:szCs w:val="21"/>
          <w:lang w:eastAsia="zh-CN"/>
        </w:rPr>
        <w:t>或</w:t>
      </w:r>
      <w:r>
        <w:rPr>
          <w:rFonts w:hint="eastAsia"/>
          <w:color w:val="000000"/>
          <w:sz w:val="21"/>
          <w:szCs w:val="21"/>
          <w:lang w:val="en-US" w:eastAsia="zh-CN"/>
        </w:rPr>
        <w:t>linux</w:t>
      </w:r>
      <w:r>
        <w:rPr>
          <w:rFonts w:hint="eastAsia"/>
          <w:color w:val="000000"/>
          <w:sz w:val="21"/>
          <w:szCs w:val="21"/>
        </w:rPr>
        <w:t xml:space="preserve">系统为例，对TCP/IP协议进行安装和配置； </w:t>
      </w:r>
    </w:p>
    <w:p>
      <w:pPr>
        <w:numPr>
          <w:ilvl w:val="1"/>
          <w:numId w:val="3"/>
        </w:numPr>
        <w:spacing w:line="360" w:lineRule="auto"/>
        <w:rPr>
          <w:rFonts w:hint="eastAsia"/>
          <w:color w:val="000000"/>
          <w:sz w:val="21"/>
          <w:szCs w:val="21"/>
        </w:rPr>
      </w:pPr>
      <w:r>
        <w:rPr>
          <w:rFonts w:hint="eastAsia"/>
          <w:color w:val="000000"/>
          <w:sz w:val="21"/>
          <w:szCs w:val="21"/>
        </w:rPr>
        <w:t>利用</w:t>
      </w:r>
      <w:r>
        <w:rPr>
          <w:rFonts w:hint="eastAsia"/>
          <w:b/>
          <w:bCs/>
          <w:color w:val="000000"/>
          <w:sz w:val="21"/>
          <w:szCs w:val="21"/>
        </w:rPr>
        <w:t>ipconfig</w:t>
      </w:r>
      <w:r>
        <w:rPr>
          <w:rFonts w:hint="eastAsia"/>
          <w:color w:val="000000"/>
          <w:sz w:val="21"/>
          <w:szCs w:val="21"/>
        </w:rPr>
        <w:t>查看主机接口的配置</w:t>
      </w:r>
      <w:r>
        <w:rPr>
          <w:rFonts w:hint="eastAsia"/>
          <w:color w:val="000000"/>
          <w:sz w:val="21"/>
          <w:szCs w:val="21"/>
          <w:lang w:eastAsia="zh-CN"/>
        </w:rPr>
        <w:t>，并理解其含义</w:t>
      </w:r>
      <w:r>
        <w:rPr>
          <w:rFonts w:hint="eastAsia"/>
          <w:color w:val="000000"/>
          <w:sz w:val="21"/>
          <w:szCs w:val="21"/>
        </w:rPr>
        <w:t>。</w:t>
      </w:r>
    </w:p>
    <w:p>
      <w:pPr>
        <w:numPr>
          <w:ilvl w:val="1"/>
          <w:numId w:val="3"/>
        </w:numPr>
        <w:spacing w:line="360" w:lineRule="auto"/>
        <w:rPr>
          <w:rFonts w:hint="eastAsia"/>
          <w:color w:val="000000"/>
          <w:sz w:val="21"/>
          <w:szCs w:val="21"/>
        </w:rPr>
      </w:pPr>
      <w:r>
        <w:rPr>
          <w:rFonts w:hint="eastAsia"/>
          <w:color w:val="000000"/>
          <w:sz w:val="21"/>
          <w:szCs w:val="21"/>
        </w:rPr>
        <w:t>利用</w:t>
      </w:r>
      <w:r>
        <w:rPr>
          <w:rFonts w:hint="eastAsia"/>
          <w:b/>
          <w:bCs/>
          <w:color w:val="000000"/>
          <w:sz w:val="21"/>
          <w:szCs w:val="21"/>
        </w:rPr>
        <w:t>route</w:t>
      </w:r>
      <w:r>
        <w:rPr>
          <w:rFonts w:hint="eastAsia"/>
          <w:color w:val="000000"/>
          <w:sz w:val="21"/>
          <w:szCs w:val="21"/>
        </w:rPr>
        <w:t>查看本机路由</w:t>
      </w:r>
      <w:r>
        <w:rPr>
          <w:rFonts w:hint="eastAsia"/>
          <w:color w:val="000000"/>
          <w:sz w:val="21"/>
          <w:szCs w:val="21"/>
          <w:lang w:eastAsia="zh-CN"/>
        </w:rPr>
        <w:t>，并</w:t>
      </w:r>
      <w:r>
        <w:rPr>
          <w:rFonts w:hint="eastAsia"/>
          <w:color w:val="000000"/>
          <w:sz w:val="21"/>
          <w:szCs w:val="21"/>
          <w:lang w:val="en-US" w:eastAsia="zh-CN"/>
        </w:rPr>
        <w:t>了解</w:t>
      </w:r>
      <w:r>
        <w:rPr>
          <w:rFonts w:hint="eastAsia"/>
          <w:color w:val="000000"/>
          <w:sz w:val="21"/>
          <w:szCs w:val="21"/>
          <w:lang w:eastAsia="zh-CN"/>
        </w:rPr>
        <w:t>其含义</w:t>
      </w:r>
      <w:r>
        <w:rPr>
          <w:rFonts w:hint="eastAsia"/>
          <w:color w:val="000000"/>
          <w:sz w:val="21"/>
          <w:szCs w:val="21"/>
        </w:rPr>
        <w:t>。</w:t>
      </w:r>
    </w:p>
    <w:p>
      <w:pPr>
        <w:numPr>
          <w:ilvl w:val="1"/>
          <w:numId w:val="3"/>
        </w:numPr>
        <w:spacing w:line="360" w:lineRule="auto"/>
        <w:rPr>
          <w:rFonts w:hint="eastAsia"/>
          <w:sz w:val="21"/>
          <w:szCs w:val="21"/>
        </w:rPr>
      </w:pPr>
      <w:r>
        <w:rPr>
          <w:rFonts w:hint="eastAsia"/>
          <w:sz w:val="21"/>
          <w:szCs w:val="21"/>
        </w:rPr>
        <w:t>利用</w:t>
      </w:r>
      <w:r>
        <w:rPr>
          <w:rFonts w:hint="eastAsia"/>
          <w:b/>
          <w:bCs/>
          <w:sz w:val="21"/>
          <w:szCs w:val="21"/>
        </w:rPr>
        <w:t>netstat</w:t>
      </w:r>
      <w:r>
        <w:rPr>
          <w:rFonts w:hint="eastAsia"/>
          <w:sz w:val="21"/>
          <w:szCs w:val="21"/>
        </w:rPr>
        <w:t>查看当前主机上网络简介统计信息</w:t>
      </w:r>
      <w:r>
        <w:rPr>
          <w:rFonts w:hint="eastAsia"/>
          <w:sz w:val="21"/>
          <w:szCs w:val="21"/>
          <w:lang w:eastAsia="zh-CN"/>
        </w:rPr>
        <w:t>，</w:t>
      </w:r>
      <w:r>
        <w:rPr>
          <w:rFonts w:hint="eastAsia"/>
          <w:sz w:val="21"/>
          <w:szCs w:val="21"/>
          <w:lang w:val="en-US" w:eastAsia="zh-CN"/>
        </w:rPr>
        <w:t>了解其含义</w:t>
      </w:r>
      <w:r>
        <w:rPr>
          <w:rFonts w:hint="eastAsia"/>
          <w:sz w:val="21"/>
          <w:szCs w:val="21"/>
        </w:rPr>
        <w:t>。</w:t>
      </w:r>
    </w:p>
    <w:p>
      <w:pPr>
        <w:numPr>
          <w:ilvl w:val="1"/>
          <w:numId w:val="3"/>
        </w:numPr>
        <w:spacing w:line="360" w:lineRule="auto"/>
        <w:rPr>
          <w:rFonts w:hint="eastAsia"/>
          <w:color w:val="000000"/>
          <w:sz w:val="21"/>
          <w:szCs w:val="21"/>
        </w:rPr>
      </w:pPr>
      <w:r>
        <w:rPr>
          <w:rFonts w:hint="eastAsia"/>
          <w:color w:val="000000"/>
          <w:sz w:val="21"/>
          <w:szCs w:val="21"/>
        </w:rPr>
        <w:t>利用</w:t>
      </w:r>
      <w:r>
        <w:rPr>
          <w:rFonts w:hint="eastAsia"/>
          <w:b/>
          <w:bCs/>
          <w:color w:val="000000"/>
          <w:sz w:val="21"/>
          <w:szCs w:val="21"/>
        </w:rPr>
        <w:t>ping</w:t>
      </w:r>
      <w:r>
        <w:rPr>
          <w:rFonts w:hint="eastAsia"/>
          <w:color w:val="000000"/>
          <w:sz w:val="21"/>
          <w:szCs w:val="21"/>
        </w:rPr>
        <w:t>对网络故障诊断与分析。</w:t>
      </w:r>
      <w:r>
        <w:rPr>
          <w:rFonts w:hint="eastAsia"/>
          <w:b/>
          <w:bCs/>
          <w:color w:val="000000"/>
          <w:sz w:val="21"/>
          <w:szCs w:val="21"/>
          <w:lang w:eastAsia="zh-CN"/>
        </w:rPr>
        <w:t>用</w:t>
      </w:r>
      <w:r>
        <w:rPr>
          <w:rFonts w:hint="eastAsia"/>
          <w:b/>
          <w:bCs/>
          <w:color w:val="000000"/>
          <w:sz w:val="21"/>
          <w:szCs w:val="21"/>
          <w:lang w:val="en-US" w:eastAsia="zh-CN"/>
        </w:rPr>
        <w:t>wrireshark分析其工作过程</w:t>
      </w:r>
      <w:r>
        <w:rPr>
          <w:rFonts w:hint="eastAsia"/>
          <w:color w:val="000000"/>
          <w:sz w:val="21"/>
          <w:szCs w:val="21"/>
          <w:lang w:val="en-US" w:eastAsia="zh-CN"/>
        </w:rPr>
        <w:t>。</w:t>
      </w:r>
    </w:p>
    <w:p>
      <w:pPr>
        <w:numPr>
          <w:ilvl w:val="1"/>
          <w:numId w:val="3"/>
        </w:numPr>
        <w:spacing w:line="360" w:lineRule="auto"/>
        <w:rPr>
          <w:rFonts w:hint="eastAsia"/>
        </w:rPr>
      </w:pPr>
      <w:r>
        <w:rPr>
          <w:rFonts w:hint="eastAsia"/>
          <w:color w:val="000000"/>
          <w:sz w:val="21"/>
          <w:szCs w:val="21"/>
        </w:rPr>
        <w:t>利用</w:t>
      </w:r>
      <w:r>
        <w:rPr>
          <w:rFonts w:hint="eastAsia"/>
          <w:b/>
          <w:bCs/>
          <w:color w:val="000000"/>
          <w:sz w:val="21"/>
          <w:szCs w:val="21"/>
        </w:rPr>
        <w:t>tracet</w:t>
      </w:r>
      <w:r>
        <w:rPr>
          <w:rFonts w:hint="eastAsia"/>
          <w:color w:val="000000"/>
          <w:sz w:val="21"/>
          <w:szCs w:val="21"/>
        </w:rPr>
        <w:t>跟踪数据包在传输过程中经过的路径。</w:t>
      </w:r>
      <w:r>
        <w:rPr>
          <w:rFonts w:hint="eastAsia"/>
          <w:b/>
          <w:bCs/>
          <w:color w:val="000000"/>
          <w:sz w:val="21"/>
          <w:szCs w:val="21"/>
          <w:lang w:eastAsia="zh-CN"/>
        </w:rPr>
        <w:t>用</w:t>
      </w:r>
      <w:r>
        <w:rPr>
          <w:rFonts w:hint="eastAsia"/>
          <w:b/>
          <w:bCs/>
          <w:color w:val="000000"/>
          <w:sz w:val="21"/>
          <w:szCs w:val="21"/>
          <w:lang w:val="en-US" w:eastAsia="zh-CN"/>
        </w:rPr>
        <w:t>wrireshark分析其工作过程</w:t>
      </w:r>
    </w:p>
    <w:p>
      <w:pPr>
        <w:widowControl w:val="0"/>
        <w:numPr>
          <w:ilvl w:val="0"/>
          <w:numId w:val="0"/>
        </w:numPr>
        <w:spacing w:line="360" w:lineRule="auto"/>
        <w:jc w:val="both"/>
        <w:rPr>
          <w:rFonts w:hint="eastAsia"/>
        </w:rPr>
      </w:pPr>
    </w:p>
    <w:p>
      <w:pPr>
        <w:numPr>
          <w:ilvl w:val="0"/>
          <w:numId w:val="1"/>
        </w:numPr>
        <w:adjustRightInd w:val="0"/>
        <w:spacing w:line="360" w:lineRule="auto"/>
        <w:rPr>
          <w:rFonts w:hint="eastAsia"/>
          <w:b/>
          <w:color w:val="000000"/>
        </w:rPr>
      </w:pPr>
      <w:r>
        <w:rPr>
          <w:rFonts w:hint="eastAsia"/>
          <w:b/>
          <w:color w:val="000000"/>
        </w:rPr>
        <w:t>实验</w:t>
      </w:r>
      <w:r>
        <w:rPr>
          <w:rFonts w:hint="eastAsia"/>
          <w:b/>
          <w:color w:val="000000"/>
          <w:lang w:eastAsia="zh-CN"/>
        </w:rPr>
        <w:t>设备</w:t>
      </w:r>
    </w:p>
    <w:p>
      <w:pPr>
        <w:numPr>
          <w:ilvl w:val="1"/>
          <w:numId w:val="4"/>
        </w:numPr>
        <w:spacing w:line="360" w:lineRule="auto"/>
        <w:rPr>
          <w:rFonts w:hint="eastAsia"/>
          <w:b/>
          <w:color w:val="000000"/>
        </w:rPr>
      </w:pPr>
      <w:r>
        <w:rPr>
          <w:rFonts w:hint="eastAsia"/>
          <w:sz w:val="21"/>
          <w:szCs w:val="21"/>
        </w:rPr>
        <w:t>一台具有网络功能的PC 机</w:t>
      </w:r>
    </w:p>
    <w:p>
      <w:pPr>
        <w:numPr>
          <w:ilvl w:val="0"/>
          <w:numId w:val="0"/>
        </w:numPr>
        <w:spacing w:line="360" w:lineRule="auto"/>
        <w:ind w:left="360" w:leftChars="0"/>
        <w:rPr>
          <w:rFonts w:hint="eastAsia"/>
          <w:b/>
          <w:color w:val="000000"/>
        </w:rPr>
      </w:pPr>
    </w:p>
    <w:p>
      <w:pPr>
        <w:numPr>
          <w:ilvl w:val="0"/>
          <w:numId w:val="1"/>
        </w:numPr>
        <w:adjustRightInd w:val="0"/>
        <w:spacing w:line="360" w:lineRule="auto"/>
        <w:ind w:left="456" w:leftChars="0" w:hanging="456" w:firstLineChars="0"/>
        <w:rPr>
          <w:rFonts w:hint="eastAsia"/>
          <w:b/>
          <w:lang w:eastAsia="zh-CN"/>
        </w:rPr>
      </w:pPr>
      <w:r>
        <w:rPr>
          <w:rFonts w:hint="eastAsia"/>
          <w:b/>
        </w:rPr>
        <w:t>实验</w:t>
      </w:r>
      <w:r>
        <w:rPr>
          <w:rFonts w:hint="eastAsia"/>
          <w:b/>
          <w:lang w:eastAsia="zh-CN"/>
        </w:rPr>
        <w:t>环境</w:t>
      </w:r>
    </w:p>
    <w:p>
      <w:pPr>
        <w:numPr>
          <w:ilvl w:val="0"/>
          <w:numId w:val="0"/>
        </w:numPr>
        <w:adjustRightInd w:val="0"/>
        <w:spacing w:line="360" w:lineRule="auto"/>
        <w:ind w:leftChars="0" w:firstLine="840" w:firstLineChars="400"/>
        <w:rPr>
          <w:rFonts w:hint="eastAsia"/>
          <w:szCs w:val="21"/>
        </w:rPr>
      </w:pPr>
      <w:r>
        <w:rPr>
          <w:rFonts w:hint="eastAsia"/>
          <w:szCs w:val="21"/>
        </w:rPr>
        <w:t>计算机网络实验平台、校园网络。</w:t>
      </w:r>
    </w:p>
    <w:p>
      <w:pPr>
        <w:numPr>
          <w:ilvl w:val="0"/>
          <w:numId w:val="0"/>
        </w:numPr>
        <w:adjustRightInd w:val="0"/>
        <w:spacing w:line="360" w:lineRule="auto"/>
        <w:ind w:leftChars="0" w:firstLine="840" w:firstLineChars="400"/>
        <w:rPr>
          <w:rFonts w:hint="eastAsia"/>
          <w:szCs w:val="21"/>
        </w:rPr>
      </w:pPr>
    </w:p>
    <w:p>
      <w:pPr>
        <w:numPr>
          <w:ilvl w:val="0"/>
          <w:numId w:val="5"/>
        </w:numPr>
        <w:adjustRightInd w:val="0"/>
        <w:spacing w:line="360" w:lineRule="auto"/>
        <w:rPr>
          <w:b/>
          <w:color w:val="000000"/>
        </w:rPr>
      </w:pPr>
      <w:r>
        <w:rPr>
          <w:rFonts w:hint="eastAsia"/>
          <w:b/>
          <w:color w:val="000000"/>
        </w:rPr>
        <w:t>实验</w:t>
      </w:r>
      <w:r>
        <w:rPr>
          <w:rFonts w:hint="eastAsia"/>
          <w:b/>
          <w:color w:val="000000"/>
          <w:lang w:eastAsia="zh-CN"/>
        </w:rPr>
        <w:t>步骤</w:t>
      </w:r>
    </w:p>
    <w:p>
      <w:pPr>
        <w:numPr>
          <w:ilvl w:val="0"/>
          <w:numId w:val="6"/>
        </w:numPr>
        <w:rPr>
          <w:rFonts w:hint="eastAsia"/>
          <w:b/>
          <w:bCs/>
          <w:sz w:val="21"/>
          <w:szCs w:val="21"/>
        </w:rPr>
      </w:pPr>
      <w:bookmarkStart w:id="0" w:name="_Toc132687880"/>
      <w:bookmarkStart w:id="1" w:name="_Toc241301402"/>
      <w:bookmarkStart w:id="2" w:name="_Toc172095746"/>
      <w:bookmarkStart w:id="3" w:name="_Toc2068"/>
      <w:bookmarkStart w:id="4" w:name="_Toc4417"/>
      <w:bookmarkStart w:id="5" w:name="_Toc6653"/>
      <w:bookmarkStart w:id="6" w:name="_Toc134790954"/>
      <w:r>
        <w:rPr>
          <w:rFonts w:hint="eastAsia"/>
          <w:b/>
          <w:bCs/>
          <w:sz w:val="21"/>
          <w:szCs w:val="21"/>
        </w:rPr>
        <w:t>TCP/IP协议的安装和配置</w:t>
      </w:r>
      <w:bookmarkEnd w:id="0"/>
      <w:bookmarkEnd w:id="1"/>
      <w:bookmarkEnd w:id="2"/>
      <w:bookmarkEnd w:id="3"/>
      <w:bookmarkEnd w:id="4"/>
      <w:bookmarkEnd w:id="5"/>
      <w:bookmarkEnd w:id="6"/>
    </w:p>
    <w:p>
      <w:pPr>
        <w:numPr>
          <w:ilvl w:val="0"/>
          <w:numId w:val="0"/>
        </w:numPr>
        <w:rPr>
          <w:rFonts w:hint="eastAsia"/>
          <w:b/>
          <w:bCs/>
          <w:sz w:val="21"/>
          <w:szCs w:val="21"/>
        </w:rPr>
      </w:pPr>
    </w:p>
    <w:p>
      <w:pPr>
        <w:numPr>
          <w:ilvl w:val="0"/>
          <w:numId w:val="0"/>
        </w:numPr>
        <w:ind w:firstLine="480" w:firstLineChars="200"/>
        <w:rPr>
          <w:rFonts w:ascii="宋体" w:hAnsi="宋体" w:eastAsia="宋体" w:cs="宋体"/>
          <w:sz w:val="24"/>
          <w:szCs w:val="24"/>
        </w:rPr>
      </w:pPr>
      <w:r>
        <w:rPr>
          <w:rFonts w:ascii="宋体" w:hAnsi="宋体" w:eastAsia="宋体" w:cs="宋体"/>
          <w:sz w:val="24"/>
          <w:szCs w:val="24"/>
        </w:rPr>
        <w:t>TCP/IP（Transmission Control Protocol/Internet Protocol，传输控制协议/网际协议）是指能够在多个不同网络间实现信息传输的协议簇。TCP/IP协议不仅仅指的是</w:t>
      </w:r>
      <w:r>
        <w:rPr>
          <w:rFonts w:ascii="宋体" w:hAnsi="宋体" w:eastAsia="宋体" w:cs="宋体"/>
          <w:sz w:val="24"/>
          <w:szCs w:val="24"/>
        </w:rPr>
        <w:fldChar w:fldCharType="begin"/>
      </w:r>
      <w:r>
        <w:rPr>
          <w:rFonts w:ascii="宋体" w:hAnsi="宋体" w:eastAsia="宋体" w:cs="宋体"/>
          <w:sz w:val="24"/>
          <w:szCs w:val="24"/>
        </w:rPr>
        <w:instrText xml:space="preserve"> HYPERLINK "https://baike.baidu.com/item/TCP/33012" \t "https://baike.baidu.com/item/TCP/_blank" </w:instrText>
      </w:r>
      <w:r>
        <w:rPr>
          <w:rFonts w:ascii="宋体" w:hAnsi="宋体" w:eastAsia="宋体" w:cs="宋体"/>
          <w:sz w:val="24"/>
          <w:szCs w:val="24"/>
        </w:rPr>
        <w:fldChar w:fldCharType="separate"/>
      </w:r>
      <w:r>
        <w:rPr>
          <w:rStyle w:val="5"/>
          <w:rFonts w:ascii="宋体" w:hAnsi="宋体" w:eastAsia="宋体" w:cs="宋体"/>
          <w:sz w:val="24"/>
          <w:szCs w:val="24"/>
        </w:rPr>
        <w:t>TCP</w:t>
      </w:r>
      <w:r>
        <w:rPr>
          <w:rFonts w:ascii="宋体" w:hAnsi="宋体" w:eastAsia="宋体" w:cs="宋体"/>
          <w:sz w:val="24"/>
          <w:szCs w:val="24"/>
        </w:rPr>
        <w:fldChar w:fldCharType="end"/>
      </w:r>
      <w:r>
        <w:rPr>
          <w:rFonts w:ascii="宋体" w:hAnsi="宋体" w:eastAsia="宋体" w:cs="宋体"/>
          <w:sz w:val="24"/>
          <w:szCs w:val="24"/>
        </w:rPr>
        <w:t xml:space="preserve"> 和</w:t>
      </w:r>
      <w:r>
        <w:rPr>
          <w:rFonts w:ascii="宋体" w:hAnsi="宋体" w:eastAsia="宋体" w:cs="宋体"/>
          <w:sz w:val="24"/>
          <w:szCs w:val="24"/>
        </w:rPr>
        <w:fldChar w:fldCharType="begin"/>
      </w:r>
      <w:r>
        <w:rPr>
          <w:rFonts w:ascii="宋体" w:hAnsi="宋体" w:eastAsia="宋体" w:cs="宋体"/>
          <w:sz w:val="24"/>
          <w:szCs w:val="24"/>
        </w:rPr>
        <w:instrText xml:space="preserve"> HYPERLINK "https://baike.baidu.com/item/IP/224599" \t "https://baike.baidu.com/item/TCP/_blank" </w:instrText>
      </w:r>
      <w:r>
        <w:rPr>
          <w:rFonts w:ascii="宋体" w:hAnsi="宋体" w:eastAsia="宋体" w:cs="宋体"/>
          <w:sz w:val="24"/>
          <w:szCs w:val="24"/>
        </w:rPr>
        <w:fldChar w:fldCharType="separate"/>
      </w:r>
      <w:r>
        <w:rPr>
          <w:rStyle w:val="5"/>
          <w:rFonts w:ascii="宋体" w:hAnsi="宋体" w:eastAsia="宋体" w:cs="宋体"/>
          <w:sz w:val="24"/>
          <w:szCs w:val="24"/>
        </w:rPr>
        <w:t>IP</w:t>
      </w:r>
      <w:r>
        <w:rPr>
          <w:rFonts w:ascii="宋体" w:hAnsi="宋体" w:eastAsia="宋体" w:cs="宋体"/>
          <w:sz w:val="24"/>
          <w:szCs w:val="24"/>
        </w:rPr>
        <w:fldChar w:fldCharType="end"/>
      </w:r>
      <w:r>
        <w:rPr>
          <w:rFonts w:ascii="宋体" w:hAnsi="宋体" w:eastAsia="宋体" w:cs="宋体"/>
          <w:sz w:val="24"/>
          <w:szCs w:val="24"/>
        </w:rPr>
        <w:t>两个协议，而是指一个由</w:t>
      </w:r>
      <w:r>
        <w:rPr>
          <w:rFonts w:ascii="宋体" w:hAnsi="宋体" w:eastAsia="宋体" w:cs="宋体"/>
          <w:sz w:val="24"/>
          <w:szCs w:val="24"/>
        </w:rPr>
        <w:fldChar w:fldCharType="begin"/>
      </w:r>
      <w:r>
        <w:rPr>
          <w:rFonts w:ascii="宋体" w:hAnsi="宋体" w:eastAsia="宋体" w:cs="宋体"/>
          <w:sz w:val="24"/>
          <w:szCs w:val="24"/>
        </w:rPr>
        <w:instrText xml:space="preserve"> HYPERLINK "https://baike.baidu.com/item/FTP/13839" \t "https://baike.baidu.com/item/TCP/_blank" </w:instrText>
      </w:r>
      <w:r>
        <w:rPr>
          <w:rFonts w:ascii="宋体" w:hAnsi="宋体" w:eastAsia="宋体" w:cs="宋体"/>
          <w:sz w:val="24"/>
          <w:szCs w:val="24"/>
        </w:rPr>
        <w:fldChar w:fldCharType="separate"/>
      </w:r>
      <w:r>
        <w:rPr>
          <w:rStyle w:val="5"/>
          <w:rFonts w:ascii="宋体" w:hAnsi="宋体" w:eastAsia="宋体" w:cs="宋体"/>
          <w:sz w:val="24"/>
          <w:szCs w:val="24"/>
        </w:rPr>
        <w:t>FTP</w:t>
      </w:r>
      <w:r>
        <w:rPr>
          <w:rFonts w:ascii="宋体" w:hAnsi="宋体" w:eastAsia="宋体" w:cs="宋体"/>
          <w:sz w:val="24"/>
          <w:szCs w:val="24"/>
        </w:rPr>
        <w:fldChar w:fldCharType="end"/>
      </w:r>
      <w:r>
        <w:rPr>
          <w:rFonts w:ascii="宋体" w:hAnsi="宋体" w:eastAsia="宋体" w:cs="宋体"/>
          <w:sz w:val="24"/>
          <w:szCs w:val="24"/>
        </w:rPr>
        <w:t>、</w:t>
      </w:r>
      <w:r>
        <w:rPr>
          <w:rFonts w:ascii="宋体" w:hAnsi="宋体" w:eastAsia="宋体" w:cs="宋体"/>
          <w:sz w:val="24"/>
          <w:szCs w:val="24"/>
        </w:rPr>
        <w:fldChar w:fldCharType="begin"/>
      </w:r>
      <w:r>
        <w:rPr>
          <w:rFonts w:ascii="宋体" w:hAnsi="宋体" w:eastAsia="宋体" w:cs="宋体"/>
          <w:sz w:val="24"/>
          <w:szCs w:val="24"/>
        </w:rPr>
        <w:instrText xml:space="preserve"> HYPERLINK "https://baike.baidu.com/item/SMTP/175887" \t "https://baike.baidu.com/item/TCP/_blank" </w:instrText>
      </w:r>
      <w:r>
        <w:rPr>
          <w:rFonts w:ascii="宋体" w:hAnsi="宋体" w:eastAsia="宋体" w:cs="宋体"/>
          <w:sz w:val="24"/>
          <w:szCs w:val="24"/>
        </w:rPr>
        <w:fldChar w:fldCharType="separate"/>
      </w:r>
      <w:r>
        <w:rPr>
          <w:rStyle w:val="5"/>
          <w:rFonts w:ascii="宋体" w:hAnsi="宋体" w:eastAsia="宋体" w:cs="宋体"/>
          <w:sz w:val="24"/>
          <w:szCs w:val="24"/>
        </w:rPr>
        <w:t>SMTP</w:t>
      </w:r>
      <w:r>
        <w:rPr>
          <w:rFonts w:ascii="宋体" w:hAnsi="宋体" w:eastAsia="宋体" w:cs="宋体"/>
          <w:sz w:val="24"/>
          <w:szCs w:val="24"/>
        </w:rPr>
        <w:fldChar w:fldCharType="end"/>
      </w:r>
      <w:r>
        <w:rPr>
          <w:rFonts w:ascii="宋体" w:hAnsi="宋体" w:eastAsia="宋体" w:cs="宋体"/>
          <w:sz w:val="24"/>
          <w:szCs w:val="24"/>
        </w:rPr>
        <w:t>、TCP、</w:t>
      </w:r>
      <w:r>
        <w:rPr>
          <w:rFonts w:ascii="宋体" w:hAnsi="宋体" w:eastAsia="宋体" w:cs="宋体"/>
          <w:sz w:val="24"/>
          <w:szCs w:val="24"/>
        </w:rPr>
        <w:fldChar w:fldCharType="begin"/>
      </w:r>
      <w:r>
        <w:rPr>
          <w:rFonts w:ascii="宋体" w:hAnsi="宋体" w:eastAsia="宋体" w:cs="宋体"/>
          <w:sz w:val="24"/>
          <w:szCs w:val="24"/>
        </w:rPr>
        <w:instrText xml:space="preserve"> HYPERLINK "https://baike.baidu.com/item/UDP/571511" \t "https://baike.baidu.com/item/TCP/_blank" </w:instrText>
      </w:r>
      <w:r>
        <w:rPr>
          <w:rFonts w:ascii="宋体" w:hAnsi="宋体" w:eastAsia="宋体" w:cs="宋体"/>
          <w:sz w:val="24"/>
          <w:szCs w:val="24"/>
        </w:rPr>
        <w:fldChar w:fldCharType="separate"/>
      </w:r>
      <w:r>
        <w:rPr>
          <w:rStyle w:val="5"/>
          <w:rFonts w:ascii="宋体" w:hAnsi="宋体" w:eastAsia="宋体" w:cs="宋体"/>
          <w:sz w:val="24"/>
          <w:szCs w:val="24"/>
        </w:rPr>
        <w:t>UDP</w:t>
      </w:r>
      <w:r>
        <w:rPr>
          <w:rFonts w:ascii="宋体" w:hAnsi="宋体" w:eastAsia="宋体" w:cs="宋体"/>
          <w:sz w:val="24"/>
          <w:szCs w:val="24"/>
        </w:rPr>
        <w:fldChar w:fldCharType="end"/>
      </w:r>
      <w:r>
        <w:rPr>
          <w:rFonts w:ascii="宋体" w:hAnsi="宋体" w:eastAsia="宋体" w:cs="宋体"/>
          <w:sz w:val="24"/>
          <w:szCs w:val="24"/>
        </w:rPr>
        <w:t>、IP等协议构成的协议簇， 只是因为在TCP/IP协议中TCP协议和IP协议最具代表性，所以被称为TCP/IP协议。</w:t>
      </w:r>
    </w:p>
    <w:p>
      <w:pPr>
        <w:numPr>
          <w:ilvl w:val="0"/>
          <w:numId w:val="0"/>
        </w:numPr>
        <w:ind w:firstLine="480" w:firstLineChars="200"/>
        <w:rPr>
          <w:rFonts w:ascii="宋体" w:hAnsi="宋体" w:eastAsia="宋体" w:cs="宋体"/>
          <w:sz w:val="24"/>
          <w:szCs w:val="24"/>
        </w:rPr>
      </w:pPr>
    </w:p>
    <w:p>
      <w:pPr>
        <w:numPr>
          <w:ilvl w:val="0"/>
          <w:numId w:val="0"/>
        </w:numPr>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eastAsia="zh-CN"/>
        </w:rPr>
        <w:t>本机</w:t>
      </w:r>
      <w:r>
        <w:rPr>
          <w:rFonts w:hint="eastAsia" w:ascii="宋体" w:hAnsi="宋体" w:eastAsia="宋体" w:cs="宋体"/>
          <w:sz w:val="24"/>
          <w:szCs w:val="24"/>
          <w:lang w:val="en-US" w:eastAsia="zh-CN"/>
        </w:rPr>
        <w:t>tcp/ip配置详情</w:t>
      </w:r>
    </w:p>
    <w:p>
      <w:pPr>
        <w:adjustRightInd w:val="0"/>
        <w:spacing w:line="360" w:lineRule="auto"/>
      </w:pPr>
      <w:r>
        <w:drawing>
          <wp:inline distT="0" distB="0" distL="114300" distR="114300">
            <wp:extent cx="4923155" cy="2660015"/>
            <wp:effectExtent l="0" t="0" r="10795" b="698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6"/>
                    <a:srcRect l="32233" t="5190" r="18361" b="47359"/>
                    <a:stretch>
                      <a:fillRect/>
                    </a:stretch>
                  </pic:blipFill>
                  <pic:spPr>
                    <a:xfrm>
                      <a:off x="0" y="0"/>
                      <a:ext cx="4923155" cy="2660015"/>
                    </a:xfrm>
                    <a:prstGeom prst="rect">
                      <a:avLst/>
                    </a:prstGeom>
                    <a:noFill/>
                    <a:ln>
                      <a:noFill/>
                    </a:ln>
                  </pic:spPr>
                </pic:pic>
              </a:graphicData>
            </a:graphic>
          </wp:inline>
        </w:drawing>
      </w:r>
    </w:p>
    <w:p>
      <w:pPr>
        <w:spacing w:line="360" w:lineRule="auto"/>
        <w:rPr>
          <w:rFonts w:hint="eastAsia"/>
          <w:sz w:val="21"/>
          <w:szCs w:val="21"/>
        </w:rPr>
      </w:pPr>
      <w:r>
        <w:rPr>
          <w:rFonts w:hint="eastAsia"/>
          <w:sz w:val="21"/>
          <w:szCs w:val="21"/>
        </w:rPr>
        <w:t>（1）</w:t>
      </w:r>
      <w:r>
        <w:rPr>
          <w:sz w:val="21"/>
          <w:szCs w:val="21"/>
        </w:rPr>
        <w:t>Ping</w:t>
      </w:r>
    </w:p>
    <w:p>
      <w:pPr>
        <w:adjustRightInd w:val="0"/>
        <w:spacing w:line="360" w:lineRule="auto"/>
        <w:rPr>
          <w:rFonts w:hint="eastAsia"/>
          <w:b/>
          <w:bCs/>
          <w:color w:val="0000FF"/>
          <w:sz w:val="21"/>
          <w:szCs w:val="21"/>
        </w:rPr>
      </w:pPr>
      <w:r>
        <w:rPr>
          <w:rFonts w:hint="eastAsia"/>
          <w:sz w:val="21"/>
          <w:szCs w:val="21"/>
        </w:rPr>
        <w:t>在主机上打开windows命令行窗口；输入ping IP地址或域名 ，观察输出结果，并记录相关信息。</w:t>
      </w:r>
      <w:r>
        <w:rPr>
          <w:rFonts w:hint="eastAsia"/>
          <w:b/>
          <w:bCs/>
          <w:color w:val="0000FF"/>
          <w:sz w:val="21"/>
          <w:szCs w:val="21"/>
        </w:rPr>
        <w:t>（注意对成功或失败两种情况的测试</w:t>
      </w:r>
      <w:r>
        <w:rPr>
          <w:rFonts w:hint="eastAsia"/>
          <w:b/>
          <w:bCs/>
          <w:color w:val="0000FF"/>
          <w:sz w:val="21"/>
          <w:szCs w:val="21"/>
          <w:lang w:eastAsia="zh-CN"/>
        </w:rPr>
        <w:t>。熟悉显示的信息。用</w:t>
      </w:r>
      <w:r>
        <w:rPr>
          <w:rFonts w:hint="eastAsia"/>
          <w:b/>
          <w:bCs/>
          <w:color w:val="0000FF"/>
          <w:sz w:val="21"/>
          <w:szCs w:val="21"/>
          <w:lang w:val="en-US" w:eastAsia="zh-CN"/>
        </w:rPr>
        <w:t>wireshark捕获相关信息并初步分析ping的工作过程，相关协议ICMP在网络层学习。</w:t>
      </w:r>
      <w:r>
        <w:rPr>
          <w:rFonts w:hint="eastAsia"/>
          <w:b/>
          <w:bCs/>
          <w:color w:val="0000FF"/>
          <w:sz w:val="21"/>
          <w:szCs w:val="21"/>
        </w:rPr>
        <w:t>）</w:t>
      </w:r>
    </w:p>
    <w:p>
      <w:pPr>
        <w:adjustRightInd w:val="0"/>
        <w:spacing w:line="360" w:lineRule="auto"/>
        <w:rPr>
          <w:rFonts w:hint="eastAsia"/>
          <w:b/>
          <w:bCs/>
          <w:color w:val="auto"/>
          <w:sz w:val="21"/>
          <w:szCs w:val="21"/>
          <w:lang w:val="en-US" w:eastAsia="zh-CN"/>
        </w:rPr>
      </w:pPr>
      <w:r>
        <w:rPr>
          <w:rFonts w:hint="eastAsia"/>
          <w:b/>
          <w:bCs/>
          <w:color w:val="auto"/>
          <w:sz w:val="21"/>
          <w:szCs w:val="21"/>
          <w:lang w:val="en-US" w:eastAsia="zh-CN"/>
        </w:rPr>
        <w:t>Ping  ip地址为 172.26.124.192和172.26.213.231的主机</w:t>
      </w:r>
    </w:p>
    <w:p>
      <w:pPr>
        <w:adjustRightInd w:val="0"/>
        <w:spacing w:line="360" w:lineRule="auto"/>
        <w:rPr>
          <w:rFonts w:hint="eastAsia"/>
          <w:b/>
          <w:bCs/>
          <w:color w:val="auto"/>
          <w:sz w:val="21"/>
          <w:szCs w:val="21"/>
          <w:lang w:val="en-US" w:eastAsia="zh-CN"/>
        </w:rPr>
      </w:pPr>
      <w:r>
        <w:drawing>
          <wp:inline distT="0" distB="0" distL="114300" distR="114300">
            <wp:extent cx="4945380" cy="3228975"/>
            <wp:effectExtent l="0" t="0" r="7620" b="952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7"/>
                    <a:stretch>
                      <a:fillRect/>
                    </a:stretch>
                  </pic:blipFill>
                  <pic:spPr>
                    <a:xfrm>
                      <a:off x="0" y="0"/>
                      <a:ext cx="4945380" cy="3228975"/>
                    </a:xfrm>
                    <a:prstGeom prst="rect">
                      <a:avLst/>
                    </a:prstGeom>
                    <a:noFill/>
                    <a:ln>
                      <a:noFill/>
                    </a:ln>
                  </pic:spPr>
                </pic:pic>
              </a:graphicData>
            </a:graphic>
          </wp:inline>
        </w:drawing>
      </w:r>
    </w:p>
    <w:p>
      <w:pPr>
        <w:spacing w:line="360" w:lineRule="auto"/>
        <w:ind w:firstLine="435"/>
        <w:rPr>
          <w:rFonts w:hint="default" w:eastAsia="宋体"/>
          <w:lang w:val="en-US" w:eastAsia="zh-CN"/>
        </w:rPr>
      </w:pPr>
      <w:bookmarkStart w:id="7" w:name="_Hlk82298827"/>
      <w:r>
        <w:rPr>
          <w:rFonts w:hint="eastAsia"/>
          <w:lang w:eastAsia="zh-CN"/>
        </w:rPr>
        <w:t>执行</w:t>
      </w:r>
      <w:r>
        <w:rPr>
          <w:rFonts w:hint="eastAsia"/>
          <w:lang w:val="en-US" w:eastAsia="zh-CN"/>
        </w:rPr>
        <w:t>ping</w:t>
      </w:r>
      <w:r>
        <w:rPr>
          <w:rFonts w:hint="eastAsia"/>
          <w:lang w:eastAsia="zh-CN"/>
        </w:rPr>
        <w:t>命令时，由于</w:t>
      </w:r>
      <w:r>
        <w:rPr>
          <w:rFonts w:hint="eastAsia"/>
          <w:lang w:val="en-US" w:eastAsia="zh-CN"/>
        </w:rPr>
        <w:t>172.26.213.231开启了防火墙而未成功.</w:t>
      </w:r>
    </w:p>
    <w:p>
      <w:pPr>
        <w:spacing w:line="360" w:lineRule="auto"/>
        <w:ind w:firstLine="435"/>
      </w:pPr>
      <w:r>
        <w:rPr>
          <w:rFonts w:hint="eastAsia"/>
        </w:rPr>
        <w:t>可以看到，当执行ping命令成功的情况下：计算机会向该ip地址发送4个3</w:t>
      </w:r>
      <w:r>
        <w:t>2</w:t>
      </w:r>
      <w:r>
        <w:rPr>
          <w:rFonts w:hint="eastAsia"/>
        </w:rPr>
        <w:t>字节的数据包，同时记录目标ip的回复时间以及指定IP包被路由器丢弃之前允许通过的最大网段数量T</w:t>
      </w:r>
      <w:r>
        <w:t>TL</w:t>
      </w:r>
      <w:r>
        <w:rPr>
          <w:rFonts w:hint="eastAsia"/>
        </w:rPr>
        <w:t>，以及4个数据包的最短，最长以及平均响应时间，成功的情况下丢包率为0%</w:t>
      </w:r>
      <w:r>
        <w:rPr>
          <w:rFonts w:hint="eastAsia"/>
          <w:lang w:eastAsia="zh-CN"/>
        </w:rPr>
        <w:t>。</w:t>
      </w:r>
      <w:r>
        <w:rPr>
          <w:rFonts w:hint="eastAsia"/>
        </w:rPr>
        <w:t xml:space="preserve"> </w:t>
      </w:r>
      <w:r>
        <w:t xml:space="preserve">   </w:t>
      </w:r>
    </w:p>
    <w:p>
      <w:pPr>
        <w:spacing w:line="360" w:lineRule="auto"/>
        <w:ind w:firstLine="435"/>
        <w:rPr>
          <w:rFonts w:hint="eastAsia"/>
        </w:rPr>
      </w:pPr>
      <w:r>
        <w:rPr>
          <w:rFonts w:hint="eastAsia"/>
        </w:rPr>
        <w:t>wireshark情况如下：</w:t>
      </w:r>
    </w:p>
    <w:p>
      <w:pPr>
        <w:spacing w:line="360" w:lineRule="auto"/>
        <w:ind w:firstLine="435"/>
      </w:pPr>
      <w:r>
        <w:drawing>
          <wp:inline distT="0" distB="0" distL="114300" distR="114300">
            <wp:extent cx="5420360" cy="2226310"/>
            <wp:effectExtent l="0" t="0" r="8890" b="254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8"/>
                    <a:srcRect r="13899" b="62834"/>
                    <a:stretch>
                      <a:fillRect/>
                    </a:stretch>
                  </pic:blipFill>
                  <pic:spPr>
                    <a:xfrm>
                      <a:off x="0" y="0"/>
                      <a:ext cx="5420360" cy="2226310"/>
                    </a:xfrm>
                    <a:prstGeom prst="rect">
                      <a:avLst/>
                    </a:prstGeom>
                    <a:noFill/>
                    <a:ln>
                      <a:noFill/>
                    </a:ln>
                  </pic:spPr>
                </pic:pic>
              </a:graphicData>
            </a:graphic>
          </wp:inline>
        </w:drawing>
      </w:r>
    </w:p>
    <w:bookmarkEnd w:id="7"/>
    <w:p>
      <w:pPr>
        <w:adjustRightInd w:val="0"/>
        <w:spacing w:line="360" w:lineRule="auto"/>
        <w:rPr>
          <w:rFonts w:hint="eastAsia"/>
          <w:b/>
          <w:bCs/>
          <w:color w:val="auto"/>
          <w:sz w:val="21"/>
          <w:szCs w:val="21"/>
          <w:lang w:val="en-US" w:eastAsia="zh-CN"/>
        </w:rPr>
      </w:pPr>
      <w:r>
        <w:rPr>
          <w:rFonts w:hint="eastAsia"/>
          <w:b/>
          <w:bCs/>
          <w:color w:val="auto"/>
          <w:sz w:val="21"/>
          <w:szCs w:val="21"/>
          <w:lang w:val="en-US" w:eastAsia="zh-CN"/>
        </w:rPr>
        <w:t>可以看到主机每请求一次，目标ip就回复一次。</w:t>
      </w:r>
    </w:p>
    <w:p>
      <w:pPr>
        <w:spacing w:line="360" w:lineRule="auto"/>
        <w:rPr>
          <w:rFonts w:hint="eastAsia"/>
          <w:sz w:val="21"/>
          <w:szCs w:val="21"/>
        </w:rPr>
      </w:pPr>
      <w:r>
        <w:rPr>
          <w:rFonts w:hint="eastAsia"/>
          <w:sz w:val="21"/>
          <w:szCs w:val="21"/>
        </w:rPr>
        <w:t>（2）ipconfig</w:t>
      </w:r>
    </w:p>
    <w:p>
      <w:pPr>
        <w:spacing w:line="360" w:lineRule="auto"/>
        <w:ind w:firstLine="420" w:firstLineChars="0"/>
        <w:rPr>
          <w:rFonts w:hint="eastAsia"/>
          <w:b/>
          <w:bCs/>
          <w:color w:val="0000FF"/>
          <w:sz w:val="21"/>
          <w:szCs w:val="21"/>
        </w:rPr>
      </w:pPr>
      <w:r>
        <w:rPr>
          <w:rFonts w:hint="eastAsia"/>
          <w:sz w:val="21"/>
          <w:szCs w:val="21"/>
        </w:rPr>
        <w:t>在主机上打开windows命令行窗口；输入ipconfig/all。观察测试出本地主机的 IP 地址、网卡地址等信息，可以查看配置的情况</w:t>
      </w:r>
      <w:r>
        <w:rPr>
          <w:rFonts w:hint="eastAsia"/>
          <w:sz w:val="21"/>
          <w:szCs w:val="21"/>
          <w:lang w:eastAsia="zh-CN"/>
        </w:rPr>
        <w:t>。</w:t>
      </w:r>
      <w:r>
        <w:rPr>
          <w:rFonts w:hint="eastAsia"/>
          <w:b/>
          <w:bCs/>
          <w:color w:val="0000FF"/>
          <w:sz w:val="21"/>
          <w:szCs w:val="21"/>
          <w:lang w:eastAsia="zh-CN"/>
        </w:rPr>
        <w:t>（要求能</w:t>
      </w:r>
      <w:r>
        <w:rPr>
          <w:rFonts w:hint="eastAsia"/>
          <w:b/>
          <w:bCs/>
          <w:color w:val="0000FF"/>
          <w:sz w:val="21"/>
          <w:szCs w:val="21"/>
          <w:lang w:val="en-US" w:eastAsia="zh-CN"/>
        </w:rPr>
        <w:t>熟悉并理解主要</w:t>
      </w:r>
      <w:r>
        <w:rPr>
          <w:rFonts w:hint="eastAsia"/>
          <w:b/>
          <w:bCs/>
          <w:color w:val="0000FF"/>
          <w:sz w:val="21"/>
          <w:szCs w:val="21"/>
          <w:lang w:eastAsia="zh-CN"/>
        </w:rPr>
        <w:t>内容，</w:t>
      </w:r>
      <w:r>
        <w:rPr>
          <w:rFonts w:hint="eastAsia"/>
          <w:b/>
          <w:bCs/>
          <w:color w:val="0000FF"/>
          <w:sz w:val="21"/>
          <w:szCs w:val="21"/>
          <w:lang w:val="en-US" w:eastAsia="zh-CN"/>
        </w:rPr>
        <w:t>观察是否使用IPV6协议。</w:t>
      </w:r>
      <w:r>
        <w:rPr>
          <w:rFonts w:hint="eastAsia"/>
          <w:b/>
          <w:bCs/>
          <w:color w:val="0000FF"/>
          <w:sz w:val="21"/>
          <w:szCs w:val="21"/>
          <w:lang w:eastAsia="zh-CN"/>
        </w:rPr>
        <w:t>）</w:t>
      </w:r>
    </w:p>
    <w:p>
      <w:pPr>
        <w:spacing w:line="360" w:lineRule="auto"/>
      </w:pPr>
      <w:r>
        <w:drawing>
          <wp:inline distT="0" distB="0" distL="114300" distR="114300">
            <wp:extent cx="5269865" cy="6695440"/>
            <wp:effectExtent l="0" t="0" r="6985" b="1016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9"/>
                    <a:stretch>
                      <a:fillRect/>
                    </a:stretch>
                  </pic:blipFill>
                  <pic:spPr>
                    <a:xfrm>
                      <a:off x="0" y="0"/>
                      <a:ext cx="5269865" cy="6695440"/>
                    </a:xfrm>
                    <a:prstGeom prst="rect">
                      <a:avLst/>
                    </a:prstGeom>
                    <a:noFill/>
                    <a:ln>
                      <a:noFill/>
                    </a:ln>
                  </pic:spPr>
                </pic:pic>
              </a:graphicData>
            </a:graphic>
          </wp:inline>
        </w:drawing>
      </w:r>
    </w:p>
    <w:p>
      <w:pPr>
        <w:spacing w:line="360" w:lineRule="auto"/>
        <w:rPr>
          <w:rFonts w:hint="eastAsia"/>
          <w:sz w:val="21"/>
          <w:szCs w:val="21"/>
        </w:rPr>
      </w:pPr>
      <w:r>
        <w:rPr>
          <w:rFonts w:hint="eastAsia"/>
          <w:sz w:val="21"/>
          <w:szCs w:val="21"/>
        </w:rPr>
        <w:t>（3）tracert</w:t>
      </w:r>
    </w:p>
    <w:p>
      <w:pPr>
        <w:spacing w:line="360" w:lineRule="auto"/>
        <w:ind w:firstLine="420"/>
        <w:rPr>
          <w:rFonts w:hint="eastAsia" w:eastAsia="宋体"/>
          <w:b/>
          <w:bCs/>
          <w:color w:val="0000FF"/>
          <w:sz w:val="21"/>
          <w:szCs w:val="21"/>
          <w:lang w:val="en-US" w:eastAsia="zh-CN"/>
        </w:rPr>
      </w:pPr>
      <w:r>
        <w:rPr>
          <w:rFonts w:hint="eastAsia"/>
          <w:sz w:val="21"/>
          <w:szCs w:val="21"/>
        </w:rPr>
        <w:t xml:space="preserve">在主机上打开windows命令行窗口；输入tracert </w:t>
      </w:r>
      <w:r>
        <w:rPr>
          <w:color w:val="000000"/>
          <w:sz w:val="21"/>
          <w:szCs w:val="21"/>
        </w:rPr>
        <w:t>tracert IP地址或主机名</w:t>
      </w:r>
      <w:r>
        <w:rPr>
          <w:rFonts w:hint="eastAsia"/>
          <w:color w:val="000000"/>
          <w:sz w:val="21"/>
          <w:szCs w:val="21"/>
        </w:rPr>
        <w:t>,观察</w:t>
      </w:r>
      <w:r>
        <w:rPr>
          <w:rFonts w:hint="eastAsia"/>
          <w:sz w:val="21"/>
          <w:szCs w:val="21"/>
        </w:rPr>
        <w:t>用户数据所经过路径上各个路由器的信息，内容包括：每一站的编号、反应时间、站点名称或IP 地址。从中可以查看路由器处理时间的差别。</w:t>
      </w:r>
      <w:r>
        <w:rPr>
          <w:rFonts w:hint="eastAsia"/>
          <w:b/>
          <w:bCs/>
          <w:color w:val="0000FF"/>
          <w:sz w:val="21"/>
          <w:szCs w:val="21"/>
          <w:lang w:eastAsia="zh-CN"/>
        </w:rPr>
        <w:t>（要求能</w:t>
      </w:r>
      <w:r>
        <w:rPr>
          <w:rFonts w:hint="eastAsia"/>
          <w:b/>
          <w:bCs/>
          <w:color w:val="0000FF"/>
          <w:sz w:val="21"/>
          <w:szCs w:val="21"/>
          <w:lang w:val="en-US" w:eastAsia="zh-CN"/>
        </w:rPr>
        <w:t>熟悉</w:t>
      </w:r>
      <w:r>
        <w:rPr>
          <w:rFonts w:hint="eastAsia"/>
          <w:b/>
          <w:bCs/>
          <w:color w:val="0000FF"/>
          <w:sz w:val="21"/>
          <w:szCs w:val="21"/>
          <w:lang w:eastAsia="zh-CN"/>
        </w:rPr>
        <w:t>显示内容，并用</w:t>
      </w:r>
      <w:r>
        <w:rPr>
          <w:rFonts w:hint="eastAsia"/>
          <w:b/>
          <w:bCs/>
          <w:color w:val="0000FF"/>
          <w:sz w:val="21"/>
          <w:szCs w:val="21"/>
          <w:lang w:val="en-US" w:eastAsia="zh-CN"/>
        </w:rPr>
        <w:t>wireshark初步分析该命令的工作过程，其中使用的IP和ICMP协议在网络层学习。）</w:t>
      </w:r>
    </w:p>
    <w:p>
      <w:pPr>
        <w:spacing w:line="360" w:lineRule="auto"/>
        <w:ind w:left="720"/>
        <w:rPr>
          <w:rFonts w:hint="eastAsia"/>
          <w:sz w:val="21"/>
          <w:szCs w:val="21"/>
          <w:lang w:val="fr-FR"/>
        </w:rPr>
      </w:pPr>
      <w:r>
        <w:rPr>
          <w:rFonts w:hint="eastAsia"/>
          <w:sz w:val="21"/>
          <w:szCs w:val="21"/>
        </w:rPr>
        <w:t>例如</w:t>
      </w:r>
      <w:r>
        <w:rPr>
          <w:rFonts w:hint="eastAsia"/>
          <w:sz w:val="21"/>
          <w:szCs w:val="21"/>
          <w:lang w:val="fr-FR"/>
        </w:rPr>
        <w:t>：C</w:t>
      </w:r>
      <w:r>
        <w:rPr>
          <w:sz w:val="21"/>
          <w:szCs w:val="21"/>
          <w:lang w:val="fr-FR"/>
        </w:rPr>
        <w:t> </w:t>
      </w:r>
      <w:r>
        <w:rPr>
          <w:rFonts w:hint="eastAsia"/>
          <w:sz w:val="21"/>
          <w:szCs w:val="21"/>
          <w:lang w:val="fr-FR"/>
        </w:rPr>
        <w:t>:\&gt; Tracertwww.jnu.edu.cn</w:t>
      </w:r>
    </w:p>
    <w:p>
      <w:pPr>
        <w:spacing w:line="360" w:lineRule="auto"/>
        <w:ind w:left="720"/>
        <w:rPr>
          <w:rFonts w:hint="default" w:eastAsia="宋体"/>
          <w:sz w:val="21"/>
          <w:szCs w:val="21"/>
          <w:lang w:val="en-US" w:eastAsia="zh-CN"/>
        </w:rPr>
      </w:pPr>
      <w:r>
        <w:rPr>
          <w:rFonts w:hint="eastAsia"/>
          <w:sz w:val="21"/>
          <w:szCs w:val="21"/>
          <w:lang w:val="en-US" w:eastAsia="zh-CN"/>
        </w:rPr>
        <w:t>Tracert 172.26.124.192</w:t>
      </w:r>
    </w:p>
    <w:p>
      <w:pPr>
        <w:spacing w:line="360" w:lineRule="auto"/>
        <w:ind w:left="720"/>
      </w:pPr>
      <w:r>
        <w:drawing>
          <wp:inline distT="0" distB="0" distL="114300" distR="114300">
            <wp:extent cx="6117590" cy="7772400"/>
            <wp:effectExtent l="0" t="0" r="16510" b="0"/>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10"/>
                    <a:stretch>
                      <a:fillRect/>
                    </a:stretch>
                  </pic:blipFill>
                  <pic:spPr>
                    <a:xfrm>
                      <a:off x="0" y="0"/>
                      <a:ext cx="6117590" cy="7772400"/>
                    </a:xfrm>
                    <a:prstGeom prst="rect">
                      <a:avLst/>
                    </a:prstGeom>
                    <a:noFill/>
                    <a:ln>
                      <a:noFill/>
                    </a:ln>
                  </pic:spPr>
                </pic:pic>
              </a:graphicData>
            </a:graphic>
          </wp:inline>
        </w:drawing>
      </w:r>
    </w:p>
    <w:p>
      <w:pPr>
        <w:bidi w:val="0"/>
        <w:rPr>
          <w:rFonts w:hint="eastAsia"/>
          <w:kern w:val="2"/>
          <w:sz w:val="21"/>
          <w:szCs w:val="24"/>
          <w:lang w:val="en-US" w:eastAsia="zh-CN" w:bidi="ar-SA"/>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ind w:firstLine="507" w:firstLineChars="0"/>
        <w:jc w:val="left"/>
        <w:rPr>
          <w:rFonts w:hint="default"/>
          <w:lang w:val="en-US" w:eastAsia="zh-CN"/>
        </w:rPr>
      </w:pPr>
      <w:r>
        <w:rPr>
          <w:rFonts w:hint="eastAsia"/>
          <w:lang w:val="en-US" w:eastAsia="zh-CN"/>
        </w:rPr>
        <w:t>Wireshark输出：</w:t>
      </w:r>
    </w:p>
    <w:p>
      <w:pPr>
        <w:adjustRightInd w:val="0"/>
        <w:spacing w:line="360" w:lineRule="auto"/>
      </w:pPr>
      <w:r>
        <w:drawing>
          <wp:inline distT="0" distB="0" distL="114300" distR="114300">
            <wp:extent cx="6111240" cy="3437890"/>
            <wp:effectExtent l="0" t="0" r="3810" b="1016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11"/>
                    <a:stretch>
                      <a:fillRect/>
                    </a:stretch>
                  </pic:blipFill>
                  <pic:spPr>
                    <a:xfrm>
                      <a:off x="0" y="0"/>
                      <a:ext cx="6111240" cy="3437890"/>
                    </a:xfrm>
                    <a:prstGeom prst="rect">
                      <a:avLst/>
                    </a:prstGeom>
                    <a:noFill/>
                    <a:ln>
                      <a:noFill/>
                    </a:ln>
                  </pic:spPr>
                </pic:pic>
              </a:graphicData>
            </a:graphic>
          </wp:inline>
        </w:drawing>
      </w:r>
    </w:p>
    <w:p>
      <w:pPr>
        <w:spacing w:line="360" w:lineRule="auto"/>
        <w:rPr>
          <w:rFonts w:hint="eastAsia"/>
          <w:sz w:val="21"/>
          <w:szCs w:val="21"/>
        </w:rPr>
      </w:pPr>
    </w:p>
    <w:p>
      <w:pPr>
        <w:spacing w:line="360" w:lineRule="auto"/>
        <w:rPr>
          <w:rFonts w:hint="eastAsia"/>
          <w:sz w:val="21"/>
          <w:szCs w:val="21"/>
        </w:rPr>
      </w:pPr>
    </w:p>
    <w:p>
      <w:pPr>
        <w:spacing w:line="360" w:lineRule="auto"/>
        <w:rPr>
          <w:rFonts w:hint="eastAsia"/>
          <w:sz w:val="21"/>
          <w:szCs w:val="21"/>
        </w:rPr>
      </w:pPr>
    </w:p>
    <w:p>
      <w:pPr>
        <w:spacing w:line="360" w:lineRule="auto"/>
        <w:rPr>
          <w:rFonts w:hint="eastAsia"/>
          <w:sz w:val="21"/>
          <w:szCs w:val="21"/>
        </w:rPr>
      </w:pPr>
    </w:p>
    <w:p>
      <w:pPr>
        <w:spacing w:line="360" w:lineRule="auto"/>
        <w:rPr>
          <w:rFonts w:hint="eastAsia"/>
          <w:sz w:val="21"/>
          <w:szCs w:val="21"/>
        </w:rPr>
      </w:pPr>
      <w:r>
        <w:rPr>
          <w:rFonts w:hint="eastAsia"/>
          <w:sz w:val="21"/>
          <w:szCs w:val="21"/>
        </w:rPr>
        <w:t>（4）netstat</w:t>
      </w:r>
    </w:p>
    <w:p>
      <w:pPr>
        <w:adjustRightInd w:val="0"/>
        <w:spacing w:line="360" w:lineRule="auto"/>
        <w:rPr>
          <w:rFonts w:hint="eastAsia"/>
          <w:sz w:val="21"/>
          <w:szCs w:val="21"/>
        </w:rPr>
      </w:pPr>
      <w:r>
        <w:rPr>
          <w:rFonts w:hint="eastAsia"/>
          <w:sz w:val="21"/>
          <w:szCs w:val="21"/>
        </w:rPr>
        <w:t>在主机上打开windows命令行窗口；输入netstat 。查看网络协议的统计结果、发送和接收数据的大小，连接和侦听端口的状态。例如：netstat</w:t>
      </w:r>
    </w:p>
    <w:p>
      <w:pPr>
        <w:adjustRightInd w:val="0"/>
        <w:spacing w:line="360" w:lineRule="auto"/>
      </w:pPr>
      <w:r>
        <w:drawing>
          <wp:inline distT="0" distB="0" distL="114300" distR="114300">
            <wp:extent cx="4626610" cy="5665470"/>
            <wp:effectExtent l="0" t="0" r="2540" b="11430"/>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12"/>
                    <a:srcRect r="60988" b="15083"/>
                    <a:stretch>
                      <a:fillRect/>
                    </a:stretch>
                  </pic:blipFill>
                  <pic:spPr>
                    <a:xfrm>
                      <a:off x="0" y="0"/>
                      <a:ext cx="4626610" cy="5665470"/>
                    </a:xfrm>
                    <a:prstGeom prst="rect">
                      <a:avLst/>
                    </a:prstGeom>
                    <a:noFill/>
                    <a:ln>
                      <a:noFill/>
                    </a:ln>
                  </pic:spPr>
                </pic:pic>
              </a:graphicData>
            </a:graphic>
          </wp:inline>
        </w:drawing>
      </w:r>
    </w:p>
    <w:p>
      <w:pPr>
        <w:spacing w:line="360" w:lineRule="auto"/>
        <w:rPr>
          <w:rFonts w:hint="eastAsia"/>
          <w:sz w:val="21"/>
          <w:szCs w:val="21"/>
        </w:rPr>
      </w:pPr>
    </w:p>
    <w:p>
      <w:pPr>
        <w:spacing w:line="360" w:lineRule="auto"/>
        <w:rPr>
          <w:rFonts w:hint="eastAsia"/>
          <w:sz w:val="21"/>
          <w:szCs w:val="21"/>
        </w:rPr>
      </w:pPr>
    </w:p>
    <w:p>
      <w:pPr>
        <w:spacing w:line="360" w:lineRule="auto"/>
        <w:rPr>
          <w:rFonts w:hint="eastAsia"/>
          <w:sz w:val="21"/>
          <w:szCs w:val="21"/>
        </w:rPr>
      </w:pPr>
    </w:p>
    <w:p>
      <w:pPr>
        <w:spacing w:line="360" w:lineRule="auto"/>
        <w:rPr>
          <w:rFonts w:hint="eastAsia"/>
          <w:sz w:val="21"/>
          <w:szCs w:val="21"/>
        </w:rPr>
      </w:pPr>
      <w:r>
        <w:rPr>
          <w:rFonts w:hint="eastAsia"/>
          <w:sz w:val="21"/>
          <w:szCs w:val="21"/>
        </w:rPr>
        <w:t>（5）route</w:t>
      </w:r>
    </w:p>
    <w:p>
      <w:pPr>
        <w:adjustRightInd w:val="0"/>
        <w:spacing w:line="360" w:lineRule="auto"/>
        <w:rPr>
          <w:rFonts w:hint="eastAsia"/>
          <w:sz w:val="21"/>
          <w:szCs w:val="21"/>
        </w:rPr>
      </w:pPr>
      <w:r>
        <w:rPr>
          <w:rFonts w:hint="eastAsia"/>
          <w:sz w:val="21"/>
          <w:szCs w:val="21"/>
        </w:rPr>
        <w:t xml:space="preserve">     在主机上打开windows命令行窗口；输入route print。观察本机路由表情况</w:t>
      </w:r>
      <w:r>
        <w:rPr>
          <w:rFonts w:hint="eastAsia"/>
          <w:sz w:val="21"/>
          <w:szCs w:val="21"/>
          <w:lang w:eastAsia="zh-CN"/>
        </w:rPr>
        <w:t>，并进行说明</w:t>
      </w:r>
      <w:r>
        <w:rPr>
          <w:rFonts w:hint="eastAsia"/>
          <w:sz w:val="21"/>
          <w:szCs w:val="21"/>
        </w:rPr>
        <w:t>。例如：route print。</w:t>
      </w:r>
    </w:p>
    <w:p>
      <w:pPr>
        <w:adjustRightInd w:val="0"/>
        <w:spacing w:line="360" w:lineRule="auto"/>
      </w:pPr>
      <w:r>
        <w:drawing>
          <wp:inline distT="0" distB="0" distL="114300" distR="114300">
            <wp:extent cx="6117590" cy="7772400"/>
            <wp:effectExtent l="0" t="0" r="16510" b="0"/>
            <wp:docPr id="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5"/>
                    <pic:cNvPicPr>
                      <a:picLocks noChangeAspect="1"/>
                    </pic:cNvPicPr>
                  </pic:nvPicPr>
                  <pic:blipFill>
                    <a:blip r:embed="rId13"/>
                    <a:stretch>
                      <a:fillRect/>
                    </a:stretch>
                  </pic:blipFill>
                  <pic:spPr>
                    <a:xfrm>
                      <a:off x="0" y="0"/>
                      <a:ext cx="6117590" cy="7772400"/>
                    </a:xfrm>
                    <a:prstGeom prst="rect">
                      <a:avLst/>
                    </a:prstGeom>
                    <a:noFill/>
                    <a:ln>
                      <a:noFill/>
                    </a:ln>
                  </pic:spPr>
                </pic:pic>
              </a:graphicData>
            </a:graphic>
          </wp:inline>
        </w:drawing>
      </w:r>
    </w:p>
    <w:p>
      <w:pPr>
        <w:adjustRightInd w:val="0"/>
        <w:spacing w:line="360" w:lineRule="auto"/>
        <w:rPr>
          <w:rFonts w:hint="eastAsia"/>
        </w:rPr>
      </w:pPr>
      <w:r>
        <w:rPr>
          <w:rFonts w:hint="eastAsia"/>
          <w:lang w:eastAsia="zh-CN"/>
        </w:rPr>
        <w:t>运行该命令</w:t>
      </w:r>
      <w:r>
        <w:rPr>
          <w:rFonts w:hint="eastAsia"/>
        </w:rPr>
        <w:t>显示了路由表的基本情况，</w:t>
      </w:r>
    </w:p>
    <w:p>
      <w:pPr>
        <w:adjustRightInd w:val="0"/>
        <w:spacing w:line="360" w:lineRule="auto"/>
        <w:rPr>
          <w:rFonts w:hint="eastAsia"/>
        </w:rPr>
      </w:pPr>
      <w:r>
        <w:rPr>
          <w:rFonts w:hint="eastAsia"/>
          <w:lang w:eastAsia="zh-CN"/>
        </w:rPr>
        <w:t>第</w:t>
      </w:r>
      <w:r>
        <w:rPr>
          <w:rFonts w:hint="eastAsia"/>
        </w:rPr>
        <w:t>一列网络目标列出了路由器连接的所有网段</w:t>
      </w:r>
    </w:p>
    <w:p>
      <w:pPr>
        <w:adjustRightInd w:val="0"/>
        <w:spacing w:line="360" w:lineRule="auto"/>
        <w:rPr>
          <w:rFonts w:hint="eastAsia"/>
        </w:rPr>
      </w:pPr>
      <w:r>
        <w:rPr>
          <w:rFonts w:hint="eastAsia"/>
        </w:rPr>
        <w:t>第二列网络掩码提供网断本身的子网掩码，</w:t>
      </w:r>
    </w:p>
    <w:p>
      <w:pPr>
        <w:adjustRightInd w:val="0"/>
        <w:spacing w:line="360" w:lineRule="auto"/>
        <w:rPr>
          <w:rFonts w:hint="eastAsia"/>
        </w:rPr>
      </w:pPr>
      <w:r>
        <w:rPr>
          <w:rFonts w:hint="eastAsia"/>
        </w:rPr>
        <w:t>第三列网关则是路由器要确定数据包传送目的地后查看网关列表要转发到哪个ip地址才能到达目的地</w:t>
      </w:r>
    </w:p>
    <w:p>
      <w:pPr>
        <w:adjustRightInd w:val="0"/>
        <w:spacing w:line="360" w:lineRule="auto"/>
        <w:rPr>
          <w:rFonts w:hint="eastAsia"/>
        </w:rPr>
      </w:pPr>
      <w:r>
        <w:rPr>
          <w:rFonts w:hint="eastAsia"/>
        </w:rPr>
        <w:t>最后一</w:t>
      </w:r>
      <w:r>
        <w:rPr>
          <w:rFonts w:hint="eastAsia"/>
          <w:lang w:eastAsia="zh-CN"/>
        </w:rPr>
        <w:t>列</w:t>
      </w:r>
      <w:r>
        <w:rPr>
          <w:rFonts w:hint="eastAsia"/>
        </w:rPr>
        <w:t>是数据包从本机到目的地需要经过多少个跃点。</w:t>
      </w:r>
    </w:p>
    <w:p>
      <w:pPr>
        <w:spacing w:line="360" w:lineRule="auto"/>
        <w:ind w:left="420"/>
        <w:jc w:val="left"/>
        <w:rPr>
          <w:rFonts w:hint="eastAsia"/>
          <w:b/>
          <w:sz w:val="21"/>
          <w:szCs w:val="21"/>
        </w:rPr>
      </w:pPr>
      <w:r>
        <w:rPr>
          <w:rFonts w:hint="eastAsia"/>
          <w:b/>
          <w:color w:val="0000FF"/>
          <w:sz w:val="21"/>
          <w:szCs w:val="21"/>
          <w:lang w:eastAsia="zh-CN"/>
        </w:rPr>
        <w:t>【</w:t>
      </w:r>
      <w:r>
        <w:rPr>
          <w:rFonts w:hint="eastAsia"/>
          <w:b/>
          <w:color w:val="0000FF"/>
          <w:sz w:val="21"/>
          <w:szCs w:val="21"/>
        </w:rPr>
        <w:t>思考</w:t>
      </w:r>
      <w:r>
        <w:rPr>
          <w:rFonts w:hint="eastAsia"/>
          <w:b/>
          <w:color w:val="0000FF"/>
          <w:sz w:val="21"/>
          <w:szCs w:val="21"/>
          <w:lang w:eastAsia="zh-CN"/>
        </w:rPr>
        <w:t>题】</w:t>
      </w:r>
      <w:r>
        <w:rPr>
          <w:rFonts w:hint="eastAsia"/>
          <w:b/>
          <w:color w:val="000000"/>
          <w:sz w:val="21"/>
          <w:szCs w:val="21"/>
        </w:rPr>
        <w:t>：</w:t>
      </w:r>
      <w:r>
        <w:rPr>
          <w:rFonts w:hint="eastAsia"/>
          <w:b/>
          <w:sz w:val="21"/>
          <w:szCs w:val="21"/>
          <w:lang w:eastAsia="zh-CN"/>
        </w:rPr>
        <w:t>（作为实验内容一同完成）</w:t>
      </w:r>
    </w:p>
    <w:p>
      <w:pPr>
        <w:numPr>
          <w:ilvl w:val="0"/>
          <w:numId w:val="7"/>
        </w:numPr>
        <w:spacing w:line="360" w:lineRule="auto"/>
        <w:jc w:val="left"/>
        <w:rPr>
          <w:rFonts w:hint="eastAsia"/>
          <w:sz w:val="21"/>
          <w:szCs w:val="21"/>
        </w:rPr>
      </w:pPr>
      <w:r>
        <w:rPr>
          <w:rFonts w:hint="eastAsia"/>
          <w:sz w:val="21"/>
          <w:szCs w:val="21"/>
        </w:rPr>
        <w:t>TCP/IP协议配置中的“网关”作用是什么？</w:t>
      </w:r>
    </w:p>
    <w:p>
      <w:pPr>
        <w:numPr>
          <w:ilvl w:val="0"/>
          <w:numId w:val="0"/>
        </w:numPr>
        <w:spacing w:line="360" w:lineRule="auto"/>
        <w:ind w:left="420" w:leftChars="0"/>
        <w:jc w:val="left"/>
        <w:rPr>
          <w:rFonts w:hint="eastAsia"/>
          <w:color w:val="auto"/>
          <w:sz w:val="21"/>
          <w:szCs w:val="21"/>
          <w:u w:val="single"/>
        </w:rPr>
      </w:pPr>
      <w:r>
        <w:rPr>
          <w:rFonts w:ascii="宋体" w:hAnsi="宋体" w:eastAsia="宋体" w:cs="宋体"/>
          <w:color w:val="auto"/>
          <w:sz w:val="24"/>
          <w:szCs w:val="24"/>
          <w:u w:val="single"/>
        </w:rPr>
        <w:t>网关(Gateway)又称</w:t>
      </w:r>
      <w:r>
        <w:rPr>
          <w:rFonts w:ascii="宋体" w:hAnsi="宋体" w:eastAsia="宋体" w:cs="宋体"/>
          <w:color w:val="auto"/>
          <w:sz w:val="24"/>
          <w:szCs w:val="24"/>
          <w:u w:val="single"/>
        </w:rPr>
        <w:fldChar w:fldCharType="begin"/>
      </w:r>
      <w:r>
        <w:rPr>
          <w:rFonts w:ascii="宋体" w:hAnsi="宋体" w:eastAsia="宋体" w:cs="宋体"/>
          <w:color w:val="auto"/>
          <w:sz w:val="24"/>
          <w:szCs w:val="24"/>
          <w:u w:val="single"/>
        </w:rPr>
        <w:instrText xml:space="preserve"> HYPERLINK "https://baike.baidu.com/item/%E7%BD%91%E9%97%B4%E8%BF%9E%E6%8E%A5%E5%99%A8/2943752" \t "https://baike.baidu.com/item/%E7%BD%91%E5%85%B3/_blank" </w:instrText>
      </w:r>
      <w:r>
        <w:rPr>
          <w:rFonts w:ascii="宋体" w:hAnsi="宋体" w:eastAsia="宋体" w:cs="宋体"/>
          <w:color w:val="auto"/>
          <w:sz w:val="24"/>
          <w:szCs w:val="24"/>
          <w:u w:val="single"/>
        </w:rPr>
        <w:fldChar w:fldCharType="separate"/>
      </w:r>
      <w:r>
        <w:rPr>
          <w:rStyle w:val="5"/>
          <w:rFonts w:ascii="宋体" w:hAnsi="宋体" w:eastAsia="宋体" w:cs="宋体"/>
          <w:color w:val="auto"/>
          <w:sz w:val="24"/>
          <w:szCs w:val="24"/>
          <w:u w:val="single"/>
        </w:rPr>
        <w:t>网间连接器</w:t>
      </w:r>
      <w:r>
        <w:rPr>
          <w:rFonts w:ascii="宋体" w:hAnsi="宋体" w:eastAsia="宋体" w:cs="宋体"/>
          <w:color w:val="auto"/>
          <w:sz w:val="24"/>
          <w:szCs w:val="24"/>
          <w:u w:val="single"/>
        </w:rPr>
        <w:fldChar w:fldCharType="end"/>
      </w:r>
      <w:r>
        <w:rPr>
          <w:rFonts w:ascii="宋体" w:hAnsi="宋体" w:eastAsia="宋体" w:cs="宋体"/>
          <w:color w:val="auto"/>
          <w:sz w:val="24"/>
          <w:szCs w:val="24"/>
          <w:u w:val="single"/>
        </w:rPr>
        <w:t>、</w:t>
      </w:r>
      <w:r>
        <w:rPr>
          <w:rFonts w:ascii="宋体" w:hAnsi="宋体" w:eastAsia="宋体" w:cs="宋体"/>
          <w:color w:val="auto"/>
          <w:sz w:val="24"/>
          <w:szCs w:val="24"/>
          <w:u w:val="single"/>
        </w:rPr>
        <w:fldChar w:fldCharType="begin"/>
      </w:r>
      <w:r>
        <w:rPr>
          <w:rFonts w:ascii="宋体" w:hAnsi="宋体" w:eastAsia="宋体" w:cs="宋体"/>
          <w:color w:val="auto"/>
          <w:sz w:val="24"/>
          <w:szCs w:val="24"/>
          <w:u w:val="single"/>
        </w:rPr>
        <w:instrText xml:space="preserve"> HYPERLINK "https://baike.baidu.com/item/%E5%8D%8F%E8%AE%AE%E8%BD%AC%E6%8D%A2" \t "https://baike.baidu.com/item/%E7%BD%91%E5%85%B3/_blank" </w:instrText>
      </w:r>
      <w:r>
        <w:rPr>
          <w:rFonts w:ascii="宋体" w:hAnsi="宋体" w:eastAsia="宋体" w:cs="宋体"/>
          <w:color w:val="auto"/>
          <w:sz w:val="24"/>
          <w:szCs w:val="24"/>
          <w:u w:val="single"/>
        </w:rPr>
        <w:fldChar w:fldCharType="separate"/>
      </w:r>
      <w:r>
        <w:rPr>
          <w:rStyle w:val="5"/>
          <w:rFonts w:ascii="宋体" w:hAnsi="宋体" w:eastAsia="宋体" w:cs="宋体"/>
          <w:color w:val="auto"/>
          <w:sz w:val="24"/>
          <w:szCs w:val="24"/>
          <w:u w:val="single"/>
        </w:rPr>
        <w:t>协议转换</w:t>
      </w:r>
      <w:r>
        <w:rPr>
          <w:rFonts w:ascii="宋体" w:hAnsi="宋体" w:eastAsia="宋体" w:cs="宋体"/>
          <w:color w:val="auto"/>
          <w:sz w:val="24"/>
          <w:szCs w:val="24"/>
          <w:u w:val="single"/>
        </w:rPr>
        <w:fldChar w:fldCharType="end"/>
      </w:r>
      <w:r>
        <w:rPr>
          <w:rFonts w:ascii="宋体" w:hAnsi="宋体" w:eastAsia="宋体" w:cs="宋体"/>
          <w:color w:val="auto"/>
          <w:sz w:val="24"/>
          <w:szCs w:val="24"/>
          <w:u w:val="single"/>
        </w:rPr>
        <w:t>器。网关在网络层以上实现</w:t>
      </w:r>
      <w:r>
        <w:rPr>
          <w:rFonts w:ascii="宋体" w:hAnsi="宋体" w:eastAsia="宋体" w:cs="宋体"/>
          <w:color w:val="auto"/>
          <w:sz w:val="24"/>
          <w:szCs w:val="24"/>
          <w:u w:val="single"/>
        </w:rPr>
        <w:fldChar w:fldCharType="begin"/>
      </w:r>
      <w:r>
        <w:rPr>
          <w:rFonts w:ascii="宋体" w:hAnsi="宋体" w:eastAsia="宋体" w:cs="宋体"/>
          <w:color w:val="auto"/>
          <w:sz w:val="24"/>
          <w:szCs w:val="24"/>
          <w:u w:val="single"/>
        </w:rPr>
        <w:instrText xml:space="preserve"> HYPERLINK "https://baike.baidu.com/item/%E7%BD%91%E7%BB%9C%E4%BA%92%E8%BF%9E/108997" \t "https://baike.baidu.com/item/%E7%BD%91%E5%85%B3/_blank" </w:instrText>
      </w:r>
      <w:r>
        <w:rPr>
          <w:rFonts w:ascii="宋体" w:hAnsi="宋体" w:eastAsia="宋体" w:cs="宋体"/>
          <w:color w:val="auto"/>
          <w:sz w:val="24"/>
          <w:szCs w:val="24"/>
          <w:u w:val="single"/>
        </w:rPr>
        <w:fldChar w:fldCharType="separate"/>
      </w:r>
      <w:r>
        <w:rPr>
          <w:rStyle w:val="5"/>
          <w:rFonts w:ascii="宋体" w:hAnsi="宋体" w:eastAsia="宋体" w:cs="宋体"/>
          <w:color w:val="auto"/>
          <w:sz w:val="24"/>
          <w:szCs w:val="24"/>
          <w:u w:val="single"/>
        </w:rPr>
        <w:t>网络互连</w:t>
      </w:r>
      <w:r>
        <w:rPr>
          <w:rFonts w:ascii="宋体" w:hAnsi="宋体" w:eastAsia="宋体" w:cs="宋体"/>
          <w:color w:val="auto"/>
          <w:sz w:val="24"/>
          <w:szCs w:val="24"/>
          <w:u w:val="single"/>
        </w:rPr>
        <w:fldChar w:fldCharType="end"/>
      </w:r>
      <w:r>
        <w:rPr>
          <w:rFonts w:ascii="宋体" w:hAnsi="宋体" w:eastAsia="宋体" w:cs="宋体"/>
          <w:color w:val="auto"/>
          <w:sz w:val="24"/>
          <w:szCs w:val="24"/>
          <w:u w:val="single"/>
        </w:rPr>
        <w:t>，是复杂的网络互连设备，仅用于两个高层协议不同的网络互连。网关既可以用于</w:t>
      </w:r>
      <w:r>
        <w:rPr>
          <w:rFonts w:ascii="宋体" w:hAnsi="宋体" w:eastAsia="宋体" w:cs="宋体"/>
          <w:color w:val="auto"/>
          <w:sz w:val="24"/>
          <w:szCs w:val="24"/>
          <w:u w:val="single"/>
        </w:rPr>
        <w:fldChar w:fldCharType="begin"/>
      </w:r>
      <w:r>
        <w:rPr>
          <w:rFonts w:ascii="宋体" w:hAnsi="宋体" w:eastAsia="宋体" w:cs="宋体"/>
          <w:color w:val="auto"/>
          <w:sz w:val="24"/>
          <w:szCs w:val="24"/>
          <w:u w:val="single"/>
        </w:rPr>
        <w:instrText xml:space="preserve"> HYPERLINK "https://baike.baidu.com/item/%E5%B9%BF%E5%9F%9F%E7%BD%91/422004" \t "https://baike.baidu.com/item/%E7%BD%91%E5%85%B3/_blank" </w:instrText>
      </w:r>
      <w:r>
        <w:rPr>
          <w:rFonts w:ascii="宋体" w:hAnsi="宋体" w:eastAsia="宋体" w:cs="宋体"/>
          <w:color w:val="auto"/>
          <w:sz w:val="24"/>
          <w:szCs w:val="24"/>
          <w:u w:val="single"/>
        </w:rPr>
        <w:fldChar w:fldCharType="separate"/>
      </w:r>
      <w:r>
        <w:rPr>
          <w:rStyle w:val="5"/>
          <w:rFonts w:ascii="宋体" w:hAnsi="宋体" w:eastAsia="宋体" w:cs="宋体"/>
          <w:color w:val="auto"/>
          <w:sz w:val="24"/>
          <w:szCs w:val="24"/>
          <w:u w:val="single"/>
        </w:rPr>
        <w:t>广域网</w:t>
      </w:r>
      <w:r>
        <w:rPr>
          <w:rFonts w:ascii="宋体" w:hAnsi="宋体" w:eastAsia="宋体" w:cs="宋体"/>
          <w:color w:val="auto"/>
          <w:sz w:val="24"/>
          <w:szCs w:val="24"/>
          <w:u w:val="single"/>
        </w:rPr>
        <w:fldChar w:fldCharType="end"/>
      </w:r>
      <w:r>
        <w:rPr>
          <w:rFonts w:ascii="宋体" w:hAnsi="宋体" w:eastAsia="宋体" w:cs="宋体"/>
          <w:color w:val="auto"/>
          <w:sz w:val="24"/>
          <w:szCs w:val="24"/>
          <w:u w:val="single"/>
        </w:rPr>
        <w:t>互连，也可以用于</w:t>
      </w:r>
      <w:r>
        <w:rPr>
          <w:rFonts w:ascii="宋体" w:hAnsi="宋体" w:eastAsia="宋体" w:cs="宋体"/>
          <w:color w:val="auto"/>
          <w:sz w:val="24"/>
          <w:szCs w:val="24"/>
          <w:u w:val="single"/>
        </w:rPr>
        <w:fldChar w:fldCharType="begin"/>
      </w:r>
      <w:r>
        <w:rPr>
          <w:rFonts w:ascii="宋体" w:hAnsi="宋体" w:eastAsia="宋体" w:cs="宋体"/>
          <w:color w:val="auto"/>
          <w:sz w:val="24"/>
          <w:szCs w:val="24"/>
          <w:u w:val="single"/>
        </w:rPr>
        <w:instrText xml:space="preserve"> HYPERLINK "https://baike.baidu.com/item/%E5%B1%80%E5%9F%9F%E7%BD%91" \t "https://baike.baidu.com/item/%E7%BD%91%E5%85%B3/_blank" </w:instrText>
      </w:r>
      <w:r>
        <w:rPr>
          <w:rFonts w:ascii="宋体" w:hAnsi="宋体" w:eastAsia="宋体" w:cs="宋体"/>
          <w:color w:val="auto"/>
          <w:sz w:val="24"/>
          <w:szCs w:val="24"/>
          <w:u w:val="single"/>
        </w:rPr>
        <w:fldChar w:fldCharType="separate"/>
      </w:r>
      <w:r>
        <w:rPr>
          <w:rStyle w:val="5"/>
          <w:rFonts w:ascii="宋体" w:hAnsi="宋体" w:eastAsia="宋体" w:cs="宋体"/>
          <w:color w:val="auto"/>
          <w:sz w:val="24"/>
          <w:szCs w:val="24"/>
          <w:u w:val="single"/>
        </w:rPr>
        <w:t>局域网</w:t>
      </w:r>
      <w:r>
        <w:rPr>
          <w:rFonts w:ascii="宋体" w:hAnsi="宋体" w:eastAsia="宋体" w:cs="宋体"/>
          <w:color w:val="auto"/>
          <w:sz w:val="24"/>
          <w:szCs w:val="24"/>
          <w:u w:val="single"/>
        </w:rPr>
        <w:fldChar w:fldCharType="end"/>
      </w:r>
      <w:r>
        <w:rPr>
          <w:rFonts w:ascii="宋体" w:hAnsi="宋体" w:eastAsia="宋体" w:cs="宋体"/>
          <w:color w:val="auto"/>
          <w:sz w:val="24"/>
          <w:szCs w:val="24"/>
          <w:u w:val="single"/>
        </w:rPr>
        <w:t>互连。 网关是一种充当转换重任的</w:t>
      </w:r>
      <w:r>
        <w:rPr>
          <w:rFonts w:ascii="宋体" w:hAnsi="宋体" w:eastAsia="宋体" w:cs="宋体"/>
          <w:color w:val="auto"/>
          <w:sz w:val="24"/>
          <w:szCs w:val="24"/>
          <w:u w:val="single"/>
        </w:rPr>
        <w:fldChar w:fldCharType="begin"/>
      </w:r>
      <w:r>
        <w:rPr>
          <w:rFonts w:ascii="宋体" w:hAnsi="宋体" w:eastAsia="宋体" w:cs="宋体"/>
          <w:color w:val="auto"/>
          <w:sz w:val="24"/>
          <w:szCs w:val="24"/>
          <w:u w:val="single"/>
        </w:rPr>
        <w:instrText xml:space="preserve"> HYPERLINK "https://baike.baidu.com/item/%E8%AE%A1%E7%AE%97%E6%9C%BA%E7%B3%BB%E7%BB%9F/7210959" \t "https://baike.baidu.com/item/%E7%BD%91%E5%85%B3/_blank" </w:instrText>
      </w:r>
      <w:r>
        <w:rPr>
          <w:rFonts w:ascii="宋体" w:hAnsi="宋体" w:eastAsia="宋体" w:cs="宋体"/>
          <w:color w:val="auto"/>
          <w:sz w:val="24"/>
          <w:szCs w:val="24"/>
          <w:u w:val="single"/>
        </w:rPr>
        <w:fldChar w:fldCharType="separate"/>
      </w:r>
      <w:r>
        <w:rPr>
          <w:rStyle w:val="5"/>
          <w:rFonts w:ascii="宋体" w:hAnsi="宋体" w:eastAsia="宋体" w:cs="宋体"/>
          <w:color w:val="auto"/>
          <w:sz w:val="24"/>
          <w:szCs w:val="24"/>
          <w:u w:val="single"/>
        </w:rPr>
        <w:t>计算机系统</w:t>
      </w:r>
      <w:r>
        <w:rPr>
          <w:rFonts w:ascii="宋体" w:hAnsi="宋体" w:eastAsia="宋体" w:cs="宋体"/>
          <w:color w:val="auto"/>
          <w:sz w:val="24"/>
          <w:szCs w:val="24"/>
          <w:u w:val="single"/>
        </w:rPr>
        <w:fldChar w:fldCharType="end"/>
      </w:r>
      <w:r>
        <w:rPr>
          <w:rFonts w:ascii="宋体" w:hAnsi="宋体" w:eastAsia="宋体" w:cs="宋体"/>
          <w:color w:val="auto"/>
          <w:sz w:val="24"/>
          <w:szCs w:val="24"/>
          <w:u w:val="single"/>
        </w:rPr>
        <w:t>或设备。使用在不同的</w:t>
      </w:r>
      <w:r>
        <w:rPr>
          <w:rFonts w:ascii="宋体" w:hAnsi="宋体" w:eastAsia="宋体" w:cs="宋体"/>
          <w:color w:val="auto"/>
          <w:sz w:val="24"/>
          <w:szCs w:val="24"/>
          <w:u w:val="single"/>
        </w:rPr>
        <w:fldChar w:fldCharType="begin"/>
      </w:r>
      <w:r>
        <w:rPr>
          <w:rFonts w:ascii="宋体" w:hAnsi="宋体" w:eastAsia="宋体" w:cs="宋体"/>
          <w:color w:val="auto"/>
          <w:sz w:val="24"/>
          <w:szCs w:val="24"/>
          <w:u w:val="single"/>
        </w:rPr>
        <w:instrText xml:space="preserve"> HYPERLINK "https://baike.baidu.com/item/%E9%80%9A%E4%BF%A1%E5%8D%8F%E8%AE%AE/3351624" \t "https://baike.baidu.com/item/%E7%BD%91%E5%85%B3/_blank" </w:instrText>
      </w:r>
      <w:r>
        <w:rPr>
          <w:rFonts w:ascii="宋体" w:hAnsi="宋体" w:eastAsia="宋体" w:cs="宋体"/>
          <w:color w:val="auto"/>
          <w:sz w:val="24"/>
          <w:szCs w:val="24"/>
          <w:u w:val="single"/>
        </w:rPr>
        <w:fldChar w:fldCharType="separate"/>
      </w:r>
      <w:r>
        <w:rPr>
          <w:rStyle w:val="5"/>
          <w:rFonts w:ascii="宋体" w:hAnsi="宋体" w:eastAsia="宋体" w:cs="宋体"/>
          <w:color w:val="auto"/>
          <w:sz w:val="24"/>
          <w:szCs w:val="24"/>
          <w:u w:val="single"/>
        </w:rPr>
        <w:t>通信协议</w:t>
      </w:r>
      <w:r>
        <w:rPr>
          <w:rFonts w:ascii="宋体" w:hAnsi="宋体" w:eastAsia="宋体" w:cs="宋体"/>
          <w:color w:val="auto"/>
          <w:sz w:val="24"/>
          <w:szCs w:val="24"/>
          <w:u w:val="single"/>
        </w:rPr>
        <w:fldChar w:fldCharType="end"/>
      </w:r>
      <w:r>
        <w:rPr>
          <w:rFonts w:ascii="宋体" w:hAnsi="宋体" w:eastAsia="宋体" w:cs="宋体"/>
          <w:color w:val="auto"/>
          <w:sz w:val="24"/>
          <w:szCs w:val="24"/>
          <w:u w:val="single"/>
        </w:rPr>
        <w:t>、数据格式或语言，甚至</w:t>
      </w:r>
      <w:r>
        <w:rPr>
          <w:rFonts w:ascii="宋体" w:hAnsi="宋体" w:eastAsia="宋体" w:cs="宋体"/>
          <w:color w:val="auto"/>
          <w:sz w:val="24"/>
          <w:szCs w:val="24"/>
          <w:u w:val="single"/>
        </w:rPr>
        <w:fldChar w:fldCharType="begin"/>
      </w:r>
      <w:r>
        <w:rPr>
          <w:rFonts w:ascii="宋体" w:hAnsi="宋体" w:eastAsia="宋体" w:cs="宋体"/>
          <w:color w:val="auto"/>
          <w:sz w:val="24"/>
          <w:szCs w:val="24"/>
          <w:u w:val="single"/>
        </w:rPr>
        <w:instrText xml:space="preserve"> HYPERLINK "https://baike.baidu.com/item/%E4%BD%93%E7%B3%BB%E7%BB%93%E6%9E%84/8174145" \t "https://baike.baidu.com/item/%E7%BD%91%E5%85%B3/_blank" </w:instrText>
      </w:r>
      <w:r>
        <w:rPr>
          <w:rFonts w:ascii="宋体" w:hAnsi="宋体" w:eastAsia="宋体" w:cs="宋体"/>
          <w:color w:val="auto"/>
          <w:sz w:val="24"/>
          <w:szCs w:val="24"/>
          <w:u w:val="single"/>
        </w:rPr>
        <w:fldChar w:fldCharType="separate"/>
      </w:r>
      <w:r>
        <w:rPr>
          <w:rStyle w:val="5"/>
          <w:rFonts w:ascii="宋体" w:hAnsi="宋体" w:eastAsia="宋体" w:cs="宋体"/>
          <w:color w:val="auto"/>
          <w:sz w:val="24"/>
          <w:szCs w:val="24"/>
          <w:u w:val="single"/>
        </w:rPr>
        <w:t>体系结构</w:t>
      </w:r>
      <w:r>
        <w:rPr>
          <w:rFonts w:ascii="宋体" w:hAnsi="宋体" w:eastAsia="宋体" w:cs="宋体"/>
          <w:color w:val="auto"/>
          <w:sz w:val="24"/>
          <w:szCs w:val="24"/>
          <w:u w:val="single"/>
        </w:rPr>
        <w:fldChar w:fldCharType="end"/>
      </w:r>
      <w:r>
        <w:rPr>
          <w:rFonts w:ascii="宋体" w:hAnsi="宋体" w:eastAsia="宋体" w:cs="宋体"/>
          <w:color w:val="auto"/>
          <w:sz w:val="24"/>
          <w:szCs w:val="24"/>
          <w:u w:val="single"/>
        </w:rPr>
        <w:t>完全不同的两种系统之间，网关是一个翻译器。与</w:t>
      </w:r>
      <w:r>
        <w:rPr>
          <w:rFonts w:ascii="宋体" w:hAnsi="宋体" w:eastAsia="宋体" w:cs="宋体"/>
          <w:color w:val="auto"/>
          <w:sz w:val="24"/>
          <w:szCs w:val="24"/>
          <w:u w:val="single"/>
        </w:rPr>
        <w:fldChar w:fldCharType="begin"/>
      </w:r>
      <w:r>
        <w:rPr>
          <w:rFonts w:ascii="宋体" w:hAnsi="宋体" w:eastAsia="宋体" w:cs="宋体"/>
          <w:color w:val="auto"/>
          <w:sz w:val="24"/>
          <w:szCs w:val="24"/>
          <w:u w:val="single"/>
        </w:rPr>
        <w:instrText xml:space="preserve"> HYPERLINK "https://baike.baidu.com/item/%E7%BD%91%E6%A1%A5/99310" \t "https://baike.baidu.com/item/%E7%BD%91%E5%85%B3/_blank" </w:instrText>
      </w:r>
      <w:r>
        <w:rPr>
          <w:rFonts w:ascii="宋体" w:hAnsi="宋体" w:eastAsia="宋体" w:cs="宋体"/>
          <w:color w:val="auto"/>
          <w:sz w:val="24"/>
          <w:szCs w:val="24"/>
          <w:u w:val="single"/>
        </w:rPr>
        <w:fldChar w:fldCharType="separate"/>
      </w:r>
      <w:r>
        <w:rPr>
          <w:rStyle w:val="5"/>
          <w:rFonts w:ascii="宋体" w:hAnsi="宋体" w:eastAsia="宋体" w:cs="宋体"/>
          <w:color w:val="auto"/>
          <w:sz w:val="24"/>
          <w:szCs w:val="24"/>
          <w:u w:val="single"/>
        </w:rPr>
        <w:t>网桥</w:t>
      </w:r>
      <w:r>
        <w:rPr>
          <w:rFonts w:ascii="宋体" w:hAnsi="宋体" w:eastAsia="宋体" w:cs="宋体"/>
          <w:color w:val="auto"/>
          <w:sz w:val="24"/>
          <w:szCs w:val="24"/>
          <w:u w:val="single"/>
        </w:rPr>
        <w:fldChar w:fldCharType="end"/>
      </w:r>
      <w:r>
        <w:rPr>
          <w:rFonts w:ascii="宋体" w:hAnsi="宋体" w:eastAsia="宋体" w:cs="宋体"/>
          <w:color w:val="auto"/>
          <w:sz w:val="24"/>
          <w:szCs w:val="24"/>
          <w:u w:val="single"/>
        </w:rPr>
        <w:t>只是简单地传达信息不同，网关对收到的信息要重新打包，以适应目的系统的需求。</w:t>
      </w:r>
    </w:p>
    <w:p>
      <w:pPr>
        <w:numPr>
          <w:ilvl w:val="0"/>
          <w:numId w:val="7"/>
        </w:numPr>
        <w:spacing w:line="360" w:lineRule="auto"/>
        <w:jc w:val="left"/>
        <w:rPr>
          <w:sz w:val="21"/>
          <w:szCs w:val="21"/>
        </w:rPr>
      </w:pPr>
      <w:r>
        <w:rPr>
          <w:rFonts w:hint="eastAsia"/>
          <w:sz w:val="21"/>
          <w:szCs w:val="21"/>
        </w:rPr>
        <w:t>如何用ping 检测网络中的故障点？用ping 测试网络连通性时，若出现“Destination host unreahable”,则意味着什么？“Destionation host unreachable”和“Time out”的区别是什么？</w:t>
      </w:r>
    </w:p>
    <w:p>
      <w:pPr>
        <w:keepNext w:val="0"/>
        <w:keepLines w:val="0"/>
        <w:widowControl/>
        <w:suppressLineNumbers w:val="0"/>
        <w:jc w:val="left"/>
        <w:rPr>
          <w:u w:val="single"/>
        </w:rPr>
      </w:pPr>
      <w:r>
        <w:rPr>
          <w:rFonts w:ascii="宋体" w:hAnsi="宋体" w:eastAsia="宋体" w:cs="宋体"/>
          <w:kern w:val="0"/>
          <w:sz w:val="24"/>
          <w:szCs w:val="24"/>
          <w:u w:val="single"/>
          <w:lang w:val="en-US" w:eastAsia="zh-CN" w:bidi="ar"/>
        </w:rPr>
        <w:t>ping127.0.0.1</w:t>
      </w:r>
      <w:r>
        <w:rPr>
          <w:rFonts w:hint="eastAsia" w:ascii="宋体" w:hAnsi="宋体" w:eastAsia="宋体" w:cs="宋体"/>
          <w:kern w:val="0"/>
          <w:sz w:val="24"/>
          <w:szCs w:val="24"/>
          <w:u w:val="single"/>
          <w:lang w:val="en-US" w:eastAsia="zh-CN" w:bidi="ar"/>
        </w:rPr>
        <w:t>检查本机</w:t>
      </w:r>
      <w:r>
        <w:rPr>
          <w:rFonts w:ascii="宋体" w:hAnsi="宋体" w:eastAsia="宋体" w:cs="宋体"/>
          <w:kern w:val="0"/>
          <w:sz w:val="24"/>
          <w:szCs w:val="24"/>
          <w:u w:val="single"/>
          <w:lang w:val="en-US" w:eastAsia="zh-CN" w:bidi="ar"/>
        </w:rPr>
        <w:fldChar w:fldCharType="begin"/>
      </w:r>
      <w:r>
        <w:rPr>
          <w:rFonts w:ascii="宋体" w:hAnsi="宋体" w:eastAsia="宋体" w:cs="宋体"/>
          <w:kern w:val="0"/>
          <w:sz w:val="24"/>
          <w:szCs w:val="24"/>
          <w:u w:val="single"/>
          <w:lang w:val="en-US" w:eastAsia="zh-CN" w:bidi="ar"/>
        </w:rPr>
        <w:instrText xml:space="preserve"> HYPERLINK "https://baike.baidu.com/item/TCP/IP/214077" \t "https://baike.baidu.com/item/ping/_blank" </w:instrText>
      </w:r>
      <w:r>
        <w:rPr>
          <w:rFonts w:ascii="宋体" w:hAnsi="宋体" w:eastAsia="宋体" w:cs="宋体"/>
          <w:kern w:val="0"/>
          <w:sz w:val="24"/>
          <w:szCs w:val="24"/>
          <w:u w:val="single"/>
          <w:lang w:val="en-US" w:eastAsia="zh-CN" w:bidi="ar"/>
        </w:rPr>
        <w:fldChar w:fldCharType="separate"/>
      </w:r>
      <w:r>
        <w:rPr>
          <w:rStyle w:val="5"/>
          <w:rFonts w:ascii="宋体" w:hAnsi="宋体" w:eastAsia="宋体" w:cs="宋体"/>
          <w:sz w:val="24"/>
          <w:szCs w:val="24"/>
          <w:u w:val="single"/>
        </w:rPr>
        <w:t>TCP/IP</w:t>
      </w:r>
      <w:r>
        <w:rPr>
          <w:rFonts w:ascii="宋体" w:hAnsi="宋体" w:eastAsia="宋体" w:cs="宋体"/>
          <w:kern w:val="0"/>
          <w:sz w:val="24"/>
          <w:szCs w:val="24"/>
          <w:u w:val="single"/>
          <w:lang w:val="en-US" w:eastAsia="zh-CN" w:bidi="ar"/>
        </w:rPr>
        <w:fldChar w:fldCharType="end"/>
      </w:r>
      <w:r>
        <w:rPr>
          <w:rFonts w:hint="eastAsia" w:ascii="宋体" w:hAnsi="宋体" w:eastAsia="宋体" w:cs="宋体"/>
          <w:kern w:val="0"/>
          <w:sz w:val="24"/>
          <w:szCs w:val="24"/>
          <w:u w:val="single"/>
          <w:lang w:val="en-US" w:eastAsia="zh-CN" w:bidi="ar"/>
        </w:rPr>
        <w:t>协议</w:t>
      </w:r>
      <w:r>
        <w:rPr>
          <w:rFonts w:ascii="宋体" w:hAnsi="宋体" w:eastAsia="宋体" w:cs="宋体"/>
          <w:kern w:val="0"/>
          <w:sz w:val="24"/>
          <w:szCs w:val="24"/>
          <w:u w:val="single"/>
          <w:lang w:val="en-US" w:eastAsia="zh-CN" w:bidi="ar"/>
        </w:rPr>
        <w:t xml:space="preserve">的安装或运行存在某些最基本的问题 </w:t>
      </w:r>
      <w:bookmarkStart w:id="8" w:name="ref_[3]_5407702"/>
      <w:r>
        <w:rPr>
          <w:rFonts w:ascii="宋体" w:hAnsi="宋体" w:eastAsia="宋体" w:cs="宋体"/>
          <w:kern w:val="0"/>
          <w:sz w:val="24"/>
          <w:szCs w:val="24"/>
          <w:u w:val="single"/>
          <w:lang w:val="en-US" w:eastAsia="zh-CN" w:bidi="ar"/>
        </w:rPr>
        <w:t xml:space="preserve"> </w:t>
      </w:r>
      <w:bookmarkStart w:id="9" w:name="ref_3"/>
      <w:r>
        <w:rPr>
          <w:rFonts w:ascii="宋体" w:hAnsi="宋体" w:eastAsia="宋体" w:cs="宋体"/>
          <w:kern w:val="0"/>
          <w:sz w:val="24"/>
          <w:szCs w:val="24"/>
          <w:u w:val="single"/>
          <w:lang w:val="en-US" w:eastAsia="zh-CN" w:bidi="ar"/>
        </w:rPr>
        <w:t>。</w:t>
      </w:r>
      <w:bookmarkEnd w:id="8"/>
      <w:bookmarkEnd w:id="9"/>
    </w:p>
    <w:p>
      <w:pPr>
        <w:keepNext w:val="0"/>
        <w:keepLines w:val="0"/>
        <w:widowControl/>
        <w:suppressLineNumbers w:val="0"/>
        <w:jc w:val="left"/>
        <w:rPr>
          <w:u w:val="single"/>
        </w:rPr>
      </w:pPr>
      <w:r>
        <w:rPr>
          <w:rFonts w:ascii="宋体" w:hAnsi="宋体" w:eastAsia="宋体" w:cs="宋体"/>
          <w:kern w:val="0"/>
          <w:sz w:val="24"/>
          <w:szCs w:val="24"/>
          <w:u w:val="single"/>
          <w:lang w:val="en-US" w:eastAsia="zh-CN" w:bidi="ar"/>
        </w:rPr>
        <w:t>Ping</w:t>
      </w:r>
      <w:r>
        <w:rPr>
          <w:rFonts w:hint="eastAsia" w:ascii="宋体" w:hAnsi="宋体" w:eastAsia="宋体" w:cs="宋体"/>
          <w:kern w:val="0"/>
          <w:sz w:val="24"/>
          <w:szCs w:val="24"/>
          <w:u w:val="single"/>
          <w:lang w:val="en-US" w:eastAsia="zh-CN" w:bidi="ar"/>
        </w:rPr>
        <w:t>网站  例如</w:t>
      </w:r>
      <w:r>
        <w:rPr>
          <w:rFonts w:ascii="宋体" w:hAnsi="宋体" w:eastAsia="宋体" w:cs="宋体"/>
          <w:kern w:val="0"/>
          <w:sz w:val="24"/>
          <w:szCs w:val="24"/>
          <w:u w:val="single"/>
          <w:lang w:val="en-US" w:eastAsia="zh-CN" w:bidi="ar"/>
        </w:rPr>
        <w:t>www.baidu.com——对这个域名执行Ping命令，你的计算机必须先将域名转换成IP地址，通常是通过DNS服务器。如果这里出现故障，则表示</w:t>
      </w:r>
      <w:r>
        <w:rPr>
          <w:rFonts w:ascii="宋体" w:hAnsi="宋体" w:eastAsia="宋体" w:cs="宋体"/>
          <w:kern w:val="0"/>
          <w:sz w:val="24"/>
          <w:szCs w:val="24"/>
          <w:u w:val="single"/>
          <w:lang w:val="en-US" w:eastAsia="zh-CN" w:bidi="ar"/>
        </w:rPr>
        <w:fldChar w:fldCharType="begin"/>
      </w:r>
      <w:r>
        <w:rPr>
          <w:rFonts w:ascii="宋体" w:hAnsi="宋体" w:eastAsia="宋体" w:cs="宋体"/>
          <w:kern w:val="0"/>
          <w:sz w:val="24"/>
          <w:szCs w:val="24"/>
          <w:u w:val="single"/>
          <w:lang w:val="en-US" w:eastAsia="zh-CN" w:bidi="ar"/>
        </w:rPr>
        <w:instrText xml:space="preserve"> HYPERLINK "https://baike.baidu.com/item/DNS/427444" \t "https://baike.baidu.com/item/ping/_blank" </w:instrText>
      </w:r>
      <w:r>
        <w:rPr>
          <w:rFonts w:ascii="宋体" w:hAnsi="宋体" w:eastAsia="宋体" w:cs="宋体"/>
          <w:kern w:val="0"/>
          <w:sz w:val="24"/>
          <w:szCs w:val="24"/>
          <w:u w:val="single"/>
          <w:lang w:val="en-US" w:eastAsia="zh-CN" w:bidi="ar"/>
        </w:rPr>
        <w:fldChar w:fldCharType="separate"/>
      </w:r>
      <w:r>
        <w:rPr>
          <w:rStyle w:val="5"/>
          <w:rFonts w:ascii="宋体" w:hAnsi="宋体" w:eastAsia="宋体" w:cs="宋体"/>
          <w:sz w:val="24"/>
          <w:szCs w:val="24"/>
          <w:u w:val="single"/>
        </w:rPr>
        <w:t>DNS</w:t>
      </w:r>
      <w:r>
        <w:rPr>
          <w:rFonts w:ascii="宋体" w:hAnsi="宋体" w:eastAsia="宋体" w:cs="宋体"/>
          <w:kern w:val="0"/>
          <w:sz w:val="24"/>
          <w:szCs w:val="24"/>
          <w:u w:val="single"/>
          <w:lang w:val="en-US" w:eastAsia="zh-CN" w:bidi="ar"/>
        </w:rPr>
        <w:fldChar w:fldCharType="end"/>
      </w:r>
      <w:r>
        <w:rPr>
          <w:rFonts w:ascii="宋体" w:hAnsi="宋体" w:eastAsia="宋体" w:cs="宋体"/>
          <w:kern w:val="0"/>
          <w:sz w:val="24"/>
          <w:szCs w:val="24"/>
          <w:u w:val="single"/>
          <w:lang w:val="en-US" w:eastAsia="zh-CN" w:bidi="ar"/>
        </w:rPr>
        <w:t>服务器的IP地址配置不正确或DNS服务器有故障</w:t>
      </w:r>
    </w:p>
    <w:p>
      <w:pPr>
        <w:adjustRightInd w:val="0"/>
        <w:spacing w:line="360" w:lineRule="auto"/>
        <w:rPr>
          <w:rFonts w:hint="eastAsia"/>
          <w:sz w:val="21"/>
          <w:szCs w:val="21"/>
          <w:u w:val="single"/>
          <w:lang w:eastAsia="zh-CN"/>
        </w:rPr>
      </w:pPr>
      <w:r>
        <w:rPr>
          <w:rFonts w:hint="eastAsia"/>
          <w:sz w:val="21"/>
          <w:szCs w:val="21"/>
          <w:u w:val="single"/>
        </w:rPr>
        <w:t>“Destionation host unreachable”</w:t>
      </w:r>
      <w:r>
        <w:rPr>
          <w:rFonts w:hint="eastAsia"/>
          <w:sz w:val="21"/>
          <w:szCs w:val="21"/>
          <w:u w:val="single"/>
          <w:lang w:eastAsia="zh-CN"/>
        </w:rPr>
        <w:t>：目的地不可达，表示不存在目标主机或主机未建立连接。</w:t>
      </w:r>
    </w:p>
    <w:p>
      <w:pPr>
        <w:adjustRightInd w:val="0"/>
        <w:spacing w:line="360" w:lineRule="auto"/>
        <w:rPr>
          <w:rFonts w:hint="eastAsia"/>
          <w:sz w:val="21"/>
          <w:szCs w:val="21"/>
          <w:u w:val="single"/>
          <w:lang w:eastAsia="zh-CN"/>
        </w:rPr>
      </w:pPr>
      <w:r>
        <w:rPr>
          <w:rFonts w:hint="eastAsia"/>
          <w:sz w:val="21"/>
          <w:szCs w:val="21"/>
          <w:u w:val="single"/>
        </w:rPr>
        <w:t>“Time out”</w:t>
      </w:r>
      <w:r>
        <w:rPr>
          <w:rFonts w:hint="eastAsia"/>
          <w:sz w:val="21"/>
          <w:szCs w:val="21"/>
          <w:u w:val="single"/>
          <w:lang w:eastAsia="zh-CN"/>
        </w:rPr>
        <w:t>：目标主机存在，已通过已有路径连接。但由于某种原因无法到达。</w:t>
      </w:r>
    </w:p>
    <w:p>
      <w:pPr>
        <w:adjustRightInd w:val="0"/>
        <w:spacing w:line="360" w:lineRule="auto"/>
        <w:rPr>
          <w:rFonts w:hint="eastAsia"/>
          <w:b/>
          <w:color w:val="000000"/>
          <w:lang w:eastAsia="zh-CN"/>
        </w:rPr>
      </w:pPr>
      <w:r>
        <w:rPr>
          <w:rFonts w:hint="eastAsia"/>
          <w:b/>
          <w:color w:val="000000"/>
        </w:rPr>
        <w:t>实验</w:t>
      </w:r>
      <w:r>
        <w:rPr>
          <w:rFonts w:hint="eastAsia"/>
          <w:b/>
          <w:color w:val="000000"/>
          <w:lang w:eastAsia="zh-CN"/>
        </w:rPr>
        <w:t>小结</w:t>
      </w:r>
    </w:p>
    <w:p>
      <w:pPr>
        <w:adjustRightInd w:val="0"/>
        <w:spacing w:line="360" w:lineRule="auto"/>
        <w:rPr>
          <w:rFonts w:hint="default"/>
          <w:b w:val="0"/>
          <w:bCs/>
          <w:color w:val="000000"/>
          <w:lang w:val="en-US" w:eastAsia="zh-CN"/>
        </w:rPr>
      </w:pPr>
      <w:r>
        <w:rPr>
          <w:rFonts w:hint="eastAsia"/>
          <w:b w:val="0"/>
          <w:bCs/>
          <w:color w:val="000000"/>
          <w:lang w:val="en-US" w:eastAsia="zh-CN"/>
        </w:rPr>
        <w:t>通过本实验，对tcp/ip协议，网关，路由等名词有了一定的了解。利用wireshark等工具对网络运行过程有了初步了解。同时通过查阅资料也学习了用ping命令解决简单的网络问题。</w:t>
      </w:r>
    </w:p>
    <w:p/>
    <w:sectPr>
      <w:footerReference r:id="rId4" w:type="first"/>
      <w:footerReference r:id="rId3" w:type="default"/>
      <w:pgSz w:w="11906" w:h="16838"/>
      <w:pgMar w:top="1134" w:right="1134" w:bottom="1134" w:left="1134" w:header="851" w:footer="992" w:gutter="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楷体_GB2312">
    <w:altName w:val="楷体"/>
    <w:panose1 w:val="00000000000000000000"/>
    <w:charset w:val="00"/>
    <w:family w:val="auto"/>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tabs>
        <w:tab w:val="left" w:pos="2700"/>
        <w:tab w:val="right" w:pos="7020"/>
        <w:tab w:val="clear" w:pos="4153"/>
        <w:tab w:val="clear" w:pos="8306"/>
      </w:tabs>
      <w:jc w:val="center"/>
      <w:rPr>
        <w:rFonts w:hint="eastAsia"/>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tabs>
        <w:tab w:val="left" w:pos="2700"/>
        <w:tab w:val="right" w:pos="7020"/>
        <w:tab w:val="clear" w:pos="4153"/>
        <w:tab w:val="clear" w:pos="8306"/>
      </w:tabs>
      <w:jc w:val="center"/>
      <w:rPr>
        <w:rFonts w:hint="eastAsia"/>
        <w:sz w:val="21"/>
        <w:szCs w:val="21"/>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1FA414F"/>
    <w:multiLevelType w:val="singleLevel"/>
    <w:tmpl w:val="D1FA414F"/>
    <w:lvl w:ilvl="0" w:tentative="0">
      <w:start w:val="1"/>
      <w:numFmt w:val="decimal"/>
      <w:suff w:val="nothing"/>
      <w:lvlText w:val="%1、"/>
      <w:lvlJc w:val="left"/>
    </w:lvl>
  </w:abstractNum>
  <w:abstractNum w:abstractNumId="1">
    <w:nsid w:val="00000006"/>
    <w:multiLevelType w:val="multilevel"/>
    <w:tmpl w:val="00000006"/>
    <w:lvl w:ilvl="0" w:tentative="0">
      <w:start w:val="1"/>
      <w:numFmt w:val="bullet"/>
      <w:lvlText w:val=""/>
      <w:lvlJc w:val="left"/>
      <w:pPr>
        <w:tabs>
          <w:tab w:val="left" w:pos="720"/>
        </w:tabs>
        <w:ind w:left="720" w:hanging="360"/>
      </w:pPr>
      <w:rPr>
        <w:rFonts w:hint="default" w:ascii="Wingdings" w:hAnsi="Wingdings"/>
      </w:rPr>
    </w:lvl>
    <w:lvl w:ilvl="1" w:tentative="0">
      <w:start w:val="170"/>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
    <w:nsid w:val="00000007"/>
    <w:multiLevelType w:val="multilevel"/>
    <w:tmpl w:val="00000007"/>
    <w:lvl w:ilvl="0" w:tentative="0">
      <w:start w:val="1"/>
      <w:numFmt w:val="bullet"/>
      <w:lvlText w:val=""/>
      <w:lvlJc w:val="left"/>
      <w:pPr>
        <w:tabs>
          <w:tab w:val="left" w:pos="720"/>
        </w:tabs>
        <w:ind w:left="720" w:hanging="360"/>
      </w:pPr>
      <w:rPr>
        <w:rFonts w:hint="default" w:ascii="Wingdings" w:hAnsi="Wingdings"/>
      </w:rPr>
    </w:lvl>
    <w:lvl w:ilvl="1" w:tentative="0">
      <w:start w:val="170"/>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00000009"/>
    <w:multiLevelType w:val="multilevel"/>
    <w:tmpl w:val="00000009"/>
    <w:lvl w:ilvl="0" w:tentative="0">
      <w:start w:val="1"/>
      <w:numFmt w:val="decimal"/>
      <w:lvlText w:val="%1、"/>
      <w:lvlJc w:val="left"/>
      <w:pPr>
        <w:tabs>
          <w:tab w:val="left" w:pos="780"/>
        </w:tabs>
        <w:ind w:left="780" w:hanging="360"/>
      </w:pPr>
      <w:rPr>
        <w:rFonts w:hint="default"/>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4">
    <w:nsid w:val="00000023"/>
    <w:multiLevelType w:val="multilevel"/>
    <w:tmpl w:val="00000023"/>
    <w:lvl w:ilvl="0" w:tentative="0">
      <w:start w:val="1"/>
      <w:numFmt w:val="bullet"/>
      <w:lvlText w:val=""/>
      <w:lvlJc w:val="left"/>
      <w:pPr>
        <w:tabs>
          <w:tab w:val="left" w:pos="720"/>
        </w:tabs>
        <w:ind w:left="720" w:hanging="360"/>
      </w:pPr>
      <w:rPr>
        <w:rFonts w:hint="default" w:ascii="Wingdings" w:hAnsi="Wingdings"/>
      </w:rPr>
    </w:lvl>
    <w:lvl w:ilvl="1" w:tentative="0">
      <w:start w:val="170"/>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5">
    <w:nsid w:val="24E81B5A"/>
    <w:multiLevelType w:val="multilevel"/>
    <w:tmpl w:val="24E81B5A"/>
    <w:lvl w:ilvl="0" w:tentative="0">
      <w:start w:val="5"/>
      <w:numFmt w:val="japaneseCounting"/>
      <w:lvlText w:val="%1、"/>
      <w:lvlJc w:val="left"/>
      <w:pPr>
        <w:ind w:left="450" w:hanging="45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5F6B490B"/>
    <w:multiLevelType w:val="multilevel"/>
    <w:tmpl w:val="5F6B490B"/>
    <w:lvl w:ilvl="0" w:tentative="0">
      <w:start w:val="1"/>
      <w:numFmt w:val="japaneseCounting"/>
      <w:lvlText w:val="%1、"/>
      <w:lvlJc w:val="left"/>
      <w:pPr>
        <w:ind w:left="456" w:hanging="456"/>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6"/>
  </w:num>
  <w:num w:numId="2">
    <w:abstractNumId w:val="1"/>
  </w:num>
  <w:num w:numId="3">
    <w:abstractNumId w:val="4"/>
  </w:num>
  <w:num w:numId="4">
    <w:abstractNumId w:val="2"/>
  </w:num>
  <w:num w:numId="5">
    <w:abstractNumId w:val="5"/>
  </w:num>
  <w:num w:numId="6">
    <w:abstractNumId w:val="0"/>
  </w:num>
  <w:num w:numId="7">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赵 阔">
    <w15:presenceInfo w15:providerId="None" w15:userId="赵 阔"/>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850AF2"/>
    <w:rsid w:val="74147718"/>
    <w:rsid w:val="7B850A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footer"/>
    <w:basedOn w:val="1"/>
    <w:uiPriority w:val="99"/>
    <w:pPr>
      <w:tabs>
        <w:tab w:val="center" w:pos="4153"/>
        <w:tab w:val="right" w:pos="8306"/>
      </w:tabs>
      <w:snapToGrid w:val="0"/>
      <w:jc w:val="left"/>
    </w:pPr>
    <w:rPr>
      <w:sz w:val="18"/>
      <w:szCs w:val="18"/>
    </w:rPr>
  </w:style>
  <w:style w:type="character" w:styleId="5">
    <w:name w:val="Hyperlink"/>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7" Type="http://schemas.microsoft.com/office/2011/relationships/people" Target="people.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2021-09-13T03:14:00Z</dcterms:created>
  <dc:creator>admini</dc:creator>
  <cp:lastModifiedBy>admini</cp:lastModifiedBy>
  <dcterms:modified xsi:type="dcterms:W3CDTF">2021-09-13T06:13:58Z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A6FC4C87732947F2BBBFC9299E5E3FF3</vt:lpwstr>
  </property>
</Properties>
</file>