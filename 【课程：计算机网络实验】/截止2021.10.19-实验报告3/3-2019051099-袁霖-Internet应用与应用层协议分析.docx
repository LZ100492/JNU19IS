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楷体_GB2312"/>
          <w:b/>
          <w:sz w:val="44"/>
          <w:szCs w:val="44"/>
        </w:rPr>
      </w:pPr>
      <w:r>
        <w:rPr>
          <w:rFonts w:eastAsia="楷体_GB2312"/>
          <w:b/>
          <w:sz w:val="44"/>
          <w:szCs w:val="44"/>
        </w:rPr>
        <w:t>暨南大学本科实验报告专用纸</w:t>
      </w:r>
    </w:p>
    <w:p>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lang w:val="en-US" w:eastAsia="zh-CN"/>
        </w:rPr>
        <w:t>计算机网络实验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p>
    <w:p>
      <w:pPr>
        <w:spacing w:line="420" w:lineRule="exact"/>
        <w:jc w:val="lef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hint="eastAsia" w:eastAsia="楷体_GB2312"/>
          <w:sz w:val="28"/>
          <w:szCs w:val="28"/>
          <w:u w:val="single"/>
          <w:lang w:val="en-US" w:eastAsia="zh-CN"/>
        </w:rPr>
        <w:t>Internet应用与应用层协议分析</w:t>
      </w:r>
      <w:r>
        <w:rPr>
          <w:rFonts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lang w:val="en-US" w:eastAsia="zh-CN"/>
        </w:rPr>
        <w:t>潘冰</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hint="eastAsia" w:eastAsia="楷体_GB2312"/>
          <w:sz w:val="28"/>
          <w:szCs w:val="28"/>
          <w:u w:val="single"/>
          <w:lang w:val="en-US" w:eastAsia="zh-CN"/>
        </w:rPr>
        <w:t>3</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hint="eastAsia" w:eastAsia="楷体_GB2312"/>
          <w:sz w:val="28"/>
          <w:szCs w:val="28"/>
          <w:u w:val="single"/>
          <w:lang w:val="en-US" w:eastAsia="zh-CN"/>
        </w:rPr>
        <w:t>验证</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lang w:val="en-US" w:eastAsia="zh-CN"/>
        </w:rPr>
        <w:t>计算机网络实验室</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lang w:val="en-US" w:eastAsia="zh-CN"/>
        </w:rPr>
        <w:t>袁霖</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lang w:val="en-US" w:eastAsia="zh-CN"/>
        </w:rPr>
        <w:t>2019051099</w:t>
      </w:r>
      <w:r>
        <w:rPr>
          <w:rFonts w:eastAsia="楷体_GB2312"/>
          <w:sz w:val="28"/>
          <w:szCs w:val="28"/>
          <w:u w:val="single"/>
        </w:rPr>
        <w:t xml:space="preserve">                            </w:t>
      </w:r>
    </w:p>
    <w:p>
      <w:pPr>
        <w:numPr>
          <w:ins w:id="0" w:author="MC SYSTEM" w:date="2006-06-11T14:06:00Z"/>
        </w:num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lang w:val="en-US" w:eastAsia="zh-CN"/>
        </w:rPr>
        <w:t xml:space="preserve">智能科学与工程   </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hint="eastAsia" w:eastAsia="楷体_GB2312"/>
          <w:sz w:val="28"/>
          <w:szCs w:val="28"/>
          <w:u w:val="single"/>
          <w:lang w:val="en-US" w:eastAsia="zh-CN"/>
        </w:rPr>
        <w:t>信息安全</w:t>
      </w:r>
      <w:r>
        <w:rPr>
          <w:rFonts w:eastAsia="楷体_GB2312"/>
          <w:sz w:val="28"/>
          <w:szCs w:val="28"/>
          <w:u w:val="single"/>
        </w:rPr>
        <w:t xml:space="preserve">                 </w:t>
      </w:r>
      <w:r>
        <w:rPr>
          <w:rFonts w:eastAsia="楷体_GB2312"/>
          <w:sz w:val="28"/>
          <w:szCs w:val="28"/>
        </w:rPr>
        <w:t xml:space="preserve">  </w:t>
      </w:r>
    </w:p>
    <w:p>
      <w:pPr>
        <w:spacing w:line="420" w:lineRule="exact"/>
        <w:rPr>
          <w:rFonts w:eastAsia="楷体_GB2312"/>
          <w:sz w:val="28"/>
          <w:szCs w:val="28"/>
        </w:rPr>
      </w:pPr>
      <w:r>
        <w:rPr>
          <w:rFonts w:eastAsia="楷体_GB2312"/>
          <w:sz w:val="28"/>
          <w:szCs w:val="28"/>
        </w:rPr>
        <w:t>实验时间</w:t>
      </w:r>
      <w:r>
        <w:rPr>
          <w:rFonts w:eastAsia="楷体_GB2312"/>
          <w:sz w:val="28"/>
          <w:szCs w:val="28"/>
          <w:u w:val="single"/>
        </w:rPr>
        <w:t xml:space="preserve">  </w:t>
      </w:r>
      <w:r>
        <w:rPr>
          <w:rFonts w:hint="eastAsia" w:eastAsia="楷体_GB2312"/>
          <w:sz w:val="28"/>
          <w:szCs w:val="28"/>
          <w:u w:val="single"/>
          <w:lang w:val="en-US" w:eastAsia="zh-CN"/>
        </w:rPr>
        <w:t>2021</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Pr>
          <w:rFonts w:hint="eastAsia" w:eastAsia="楷体_GB2312"/>
          <w:sz w:val="28"/>
          <w:szCs w:val="28"/>
          <w:u w:val="single"/>
          <w:lang w:val="en-US" w:eastAsia="zh-CN"/>
        </w:rPr>
        <w:t>9</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lang w:val="en-US" w:eastAsia="zh-CN"/>
        </w:rPr>
        <w:t>28</w:t>
      </w:r>
      <w:r>
        <w:rPr>
          <w:rFonts w:eastAsia="楷体_GB2312"/>
          <w:sz w:val="28"/>
          <w:szCs w:val="28"/>
          <w:u w:val="single"/>
        </w:rPr>
        <w:t xml:space="preserve"> </w:t>
      </w:r>
      <w:r>
        <w:rPr>
          <w:rFonts w:eastAsia="楷体_GB2312"/>
          <w:sz w:val="28"/>
          <w:szCs w:val="28"/>
        </w:rPr>
        <w:t xml:space="preserve">日 </w:t>
      </w:r>
      <w:r>
        <w:rPr>
          <w:rFonts w:eastAsia="楷体_GB2312"/>
          <w:sz w:val="28"/>
          <w:szCs w:val="28"/>
          <w:u w:val="single"/>
        </w:rPr>
        <w:t xml:space="preserve"> </w:t>
      </w:r>
      <w:r>
        <w:rPr>
          <w:rFonts w:hint="eastAsia" w:eastAsia="楷体_GB2312"/>
          <w:sz w:val="28"/>
          <w:szCs w:val="28"/>
          <w:u w:val="single"/>
          <w:lang w:val="en-US" w:eastAsia="zh-CN"/>
        </w:rPr>
        <w:t>上</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hint="eastAsia" w:eastAsia="楷体_GB2312"/>
          <w:sz w:val="28"/>
          <w:szCs w:val="28"/>
          <w:u w:val="single"/>
          <w:lang w:val="en-US" w:eastAsia="zh-CN"/>
        </w:rPr>
        <w:t>10</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lang w:val="en-US" w:eastAsia="zh-CN"/>
        </w:rPr>
        <w:t>19</w:t>
      </w:r>
      <w:r>
        <w:rPr>
          <w:rFonts w:eastAsia="楷体_GB2312"/>
          <w:sz w:val="28"/>
          <w:szCs w:val="28"/>
          <w:u w:val="single"/>
        </w:rPr>
        <w:t xml:space="preserve"> </w:t>
      </w:r>
      <w:r>
        <w:rPr>
          <w:rFonts w:eastAsia="楷体_GB2312"/>
          <w:sz w:val="28"/>
          <w:szCs w:val="28"/>
        </w:rPr>
        <w:t xml:space="preserve">日 </w:t>
      </w:r>
      <w:r>
        <w:rPr>
          <w:rFonts w:eastAsia="楷体_GB2312"/>
          <w:sz w:val="28"/>
          <w:szCs w:val="28"/>
          <w:u w:val="single"/>
        </w:rPr>
        <w:t xml:space="preserve"> </w:t>
      </w:r>
      <w:r>
        <w:rPr>
          <w:rFonts w:hint="eastAsia" w:eastAsia="楷体_GB2312"/>
          <w:sz w:val="28"/>
          <w:szCs w:val="28"/>
          <w:u w:val="single"/>
          <w:lang w:val="en-US" w:eastAsia="zh-CN"/>
        </w:rPr>
        <w:t>下</w:t>
      </w:r>
      <w:r>
        <w:rPr>
          <w:rFonts w:eastAsia="楷体_GB2312"/>
          <w:sz w:val="28"/>
          <w:szCs w:val="28"/>
          <w:u w:val="single"/>
        </w:rPr>
        <w:t xml:space="preserve"> </w:t>
      </w:r>
      <w:r>
        <w:rPr>
          <w:rFonts w:eastAsia="楷体_GB2312"/>
          <w:sz w:val="28"/>
          <w:szCs w:val="28"/>
        </w:rPr>
        <w:t>午</w:t>
      </w:r>
    </w:p>
    <w:p>
      <w:pPr>
        <w:numPr>
          <w:ilvl w:val="0"/>
          <w:numId w:val="1"/>
        </w:numPr>
        <w:spacing w:line="360" w:lineRule="auto"/>
        <w:rPr>
          <w:rFonts w:hint="eastAsia"/>
          <w:b/>
          <w:sz w:val="28"/>
          <w:szCs w:val="28"/>
        </w:rPr>
      </w:pPr>
      <w:r>
        <w:rPr>
          <w:rFonts w:hint="eastAsia"/>
          <w:b/>
          <w:sz w:val="28"/>
          <w:szCs w:val="28"/>
        </w:rPr>
        <w:t>实验目的</w:t>
      </w:r>
    </w:p>
    <w:p>
      <w:pPr>
        <w:numPr>
          <w:ilvl w:val="0"/>
          <w:numId w:val="2"/>
        </w:numPr>
        <w:spacing w:line="360" w:lineRule="auto"/>
        <w:ind w:firstLine="420" w:firstLineChars="0"/>
        <w:rPr>
          <w:sz w:val="21"/>
          <w:szCs w:val="21"/>
        </w:rPr>
      </w:pPr>
      <w:r>
        <w:rPr>
          <w:rFonts w:hint="eastAsia"/>
          <w:sz w:val="21"/>
          <w:szCs w:val="21"/>
          <w:lang w:val="en-US" w:eastAsia="zh-CN"/>
        </w:rPr>
        <w:t>理解</w:t>
      </w:r>
      <w:r>
        <w:rPr>
          <w:rFonts w:hint="eastAsia"/>
          <w:sz w:val="21"/>
          <w:szCs w:val="21"/>
        </w:rPr>
        <w:t xml:space="preserve">WWW 、 </w:t>
      </w:r>
      <w:r>
        <w:rPr>
          <w:rFonts w:hint="eastAsia"/>
          <w:sz w:val="21"/>
          <w:szCs w:val="21"/>
          <w:lang w:val="en-US" w:eastAsia="zh-CN"/>
        </w:rPr>
        <w:t>DNS</w:t>
      </w:r>
      <w:r>
        <w:rPr>
          <w:rFonts w:hint="eastAsia"/>
          <w:sz w:val="21"/>
          <w:szCs w:val="21"/>
        </w:rPr>
        <w:t>服务</w:t>
      </w:r>
      <w:r>
        <w:rPr>
          <w:rFonts w:hint="eastAsia"/>
          <w:sz w:val="21"/>
          <w:szCs w:val="21"/>
          <w:lang w:eastAsia="zh-CN"/>
        </w:rPr>
        <w:t>、</w:t>
      </w:r>
      <w:r>
        <w:rPr>
          <w:rFonts w:hint="eastAsia"/>
          <w:sz w:val="21"/>
          <w:szCs w:val="21"/>
        </w:rPr>
        <w:t>FTP服务</w:t>
      </w:r>
      <w:r>
        <w:rPr>
          <w:rFonts w:hint="eastAsia"/>
          <w:sz w:val="21"/>
          <w:szCs w:val="21"/>
          <w:lang w:eastAsia="zh-CN"/>
        </w:rPr>
        <w:t>、</w:t>
      </w:r>
      <w:r>
        <w:rPr>
          <w:rFonts w:hint="eastAsia"/>
          <w:sz w:val="21"/>
          <w:szCs w:val="21"/>
          <w:lang w:val="en-US" w:eastAsia="zh-CN"/>
        </w:rPr>
        <w:t>SMTP</w:t>
      </w:r>
      <w:r>
        <w:rPr>
          <w:rFonts w:hint="eastAsia"/>
          <w:sz w:val="21"/>
          <w:szCs w:val="21"/>
        </w:rPr>
        <w:t>的作用和原理；</w:t>
      </w:r>
    </w:p>
    <w:p>
      <w:pPr>
        <w:numPr>
          <w:ilvl w:val="0"/>
          <w:numId w:val="2"/>
        </w:numPr>
        <w:spacing w:line="360" w:lineRule="auto"/>
        <w:ind w:left="0" w:leftChars="0" w:firstLine="420" w:firstLineChars="0"/>
        <w:rPr>
          <w:color w:val="000000"/>
          <w:sz w:val="21"/>
          <w:szCs w:val="21"/>
        </w:rPr>
      </w:pPr>
      <w:r>
        <w:rPr>
          <w:rFonts w:hint="eastAsia"/>
          <w:b/>
          <w:bCs/>
          <w:color w:val="000000"/>
          <w:sz w:val="21"/>
          <w:szCs w:val="21"/>
          <w:lang w:eastAsia="zh-CN"/>
        </w:rPr>
        <w:t>学会使用</w:t>
      </w:r>
      <w:r>
        <w:rPr>
          <w:rFonts w:hint="eastAsia"/>
          <w:b/>
          <w:bCs/>
          <w:color w:val="000000"/>
          <w:sz w:val="21"/>
          <w:szCs w:val="21"/>
          <w:lang w:val="en-US" w:eastAsia="zh-CN"/>
        </w:rPr>
        <w:t>wireshark分析HTTP、FTP、SMTP和DNS协议的工作过程，加深对协议格式和工作原理的理解。</w:t>
      </w:r>
    </w:p>
    <w:p>
      <w:pPr>
        <w:spacing w:line="360" w:lineRule="auto"/>
        <w:ind w:left="420"/>
        <w:rPr>
          <w:rFonts w:hint="eastAsia"/>
          <w:szCs w:val="21"/>
        </w:rPr>
      </w:pPr>
    </w:p>
    <w:p>
      <w:pPr>
        <w:numPr>
          <w:ilvl w:val="0"/>
          <w:numId w:val="1"/>
        </w:numPr>
        <w:spacing w:line="360" w:lineRule="auto"/>
        <w:rPr>
          <w:rFonts w:hint="eastAsia"/>
          <w:b/>
          <w:sz w:val="28"/>
          <w:szCs w:val="28"/>
        </w:rPr>
      </w:pPr>
      <w:r>
        <w:rPr>
          <w:rFonts w:hint="eastAsia"/>
          <w:b/>
          <w:sz w:val="28"/>
          <w:szCs w:val="28"/>
        </w:rPr>
        <w:t>实验内容和要求</w:t>
      </w:r>
    </w:p>
    <w:p>
      <w:pPr>
        <w:numPr>
          <w:ilvl w:val="0"/>
          <w:numId w:val="3"/>
        </w:numPr>
        <w:spacing w:line="360" w:lineRule="auto"/>
        <w:ind w:firstLine="420" w:firstLineChars="0"/>
        <w:rPr>
          <w:color w:val="000000"/>
          <w:sz w:val="21"/>
          <w:szCs w:val="21"/>
        </w:rPr>
      </w:pPr>
      <w:r>
        <w:rPr>
          <w:rFonts w:hint="eastAsia"/>
          <w:color w:val="000000"/>
          <w:sz w:val="21"/>
          <w:szCs w:val="21"/>
          <w:lang w:val="en-US" w:eastAsia="zh-CN"/>
        </w:rPr>
        <w:t>通过域名访问WWW、FTP服务器，分析DNS、WWW、FTP工作过程，并使用WireShark分析相关协议格式；</w:t>
      </w:r>
    </w:p>
    <w:p>
      <w:pPr>
        <w:numPr>
          <w:ilvl w:val="0"/>
          <w:numId w:val="3"/>
        </w:numPr>
        <w:spacing w:line="360" w:lineRule="auto"/>
        <w:ind w:left="0" w:leftChars="0" w:firstLine="420" w:firstLineChars="0"/>
        <w:rPr>
          <w:color w:val="000000"/>
          <w:sz w:val="21"/>
          <w:szCs w:val="21"/>
        </w:rPr>
      </w:pPr>
      <w:r>
        <w:rPr>
          <w:rFonts w:hint="eastAsia"/>
          <w:color w:val="000000"/>
          <w:sz w:val="21"/>
          <w:szCs w:val="21"/>
          <w:lang w:val="en-US" w:eastAsia="zh-CN"/>
        </w:rPr>
        <w:t>在客户端访问SMTP服务器，使用wireshark分析SMTP、POP3协议的工作过程。（可以在客户端安装outlook或使用QQ邮件服务器或自己编程）</w:t>
      </w:r>
    </w:p>
    <w:p>
      <w:pPr>
        <w:numPr>
          <w:ilvl w:val="0"/>
          <w:numId w:val="1"/>
        </w:numPr>
        <w:spacing w:line="360" w:lineRule="auto"/>
        <w:rPr>
          <w:rFonts w:hint="eastAsia"/>
          <w:b/>
          <w:sz w:val="28"/>
          <w:szCs w:val="28"/>
        </w:rPr>
      </w:pPr>
      <w:r>
        <w:rPr>
          <w:rFonts w:hint="eastAsia"/>
          <w:b/>
          <w:sz w:val="28"/>
          <w:szCs w:val="28"/>
        </w:rPr>
        <w:t>主要仪器设备</w:t>
      </w:r>
    </w:p>
    <w:p>
      <w:pPr>
        <w:spacing w:line="360" w:lineRule="auto"/>
        <w:ind w:firstLine="420"/>
        <w:rPr>
          <w:rFonts w:hint="eastAsia"/>
          <w:szCs w:val="21"/>
        </w:rPr>
      </w:pPr>
      <w:r>
        <w:rPr>
          <w:rFonts w:hint="eastAsia" w:ascii="宋体" w:hAnsi="宋体"/>
          <w:bCs/>
          <w:sz w:val="21"/>
          <w:szCs w:val="21"/>
        </w:rPr>
        <w:t>局部网环境，计算机若干台。</w:t>
      </w:r>
      <w:r>
        <w:rPr>
          <w:rFonts w:hint="eastAsia" w:ascii="宋体" w:hAnsi="宋体"/>
          <w:bCs/>
          <w:sz w:val="21"/>
          <w:szCs w:val="21"/>
          <w:lang w:val="en-US" w:eastAsia="zh-CN"/>
        </w:rPr>
        <w:t>本实验不分组，独立完成。</w:t>
      </w:r>
    </w:p>
    <w:p>
      <w:pPr>
        <w:numPr>
          <w:ilvl w:val="0"/>
          <w:numId w:val="1"/>
        </w:numPr>
        <w:spacing w:line="360" w:lineRule="auto"/>
        <w:rPr>
          <w:rFonts w:hint="eastAsia"/>
          <w:b/>
          <w:sz w:val="28"/>
          <w:szCs w:val="28"/>
        </w:rPr>
      </w:pPr>
      <w:r>
        <w:rPr>
          <w:rFonts w:hint="eastAsia"/>
          <w:b/>
          <w:sz w:val="28"/>
          <w:szCs w:val="28"/>
        </w:rPr>
        <w:t>实验步骤</w:t>
      </w:r>
      <w:r>
        <w:rPr>
          <w:rFonts w:hint="eastAsia"/>
          <w:b/>
          <w:sz w:val="28"/>
          <w:szCs w:val="28"/>
          <w:lang w:val="en-US" w:eastAsia="zh-CN"/>
        </w:rPr>
        <w:t>与原理</w:t>
      </w:r>
    </w:p>
    <w:p>
      <w:pPr>
        <w:numPr>
          <w:ilvl w:val="0"/>
          <w:numId w:val="4"/>
        </w:numPr>
        <w:spacing w:line="360" w:lineRule="auto"/>
        <w:ind w:firstLine="420" w:firstLineChars="0"/>
        <w:rPr>
          <w:rFonts w:hint="eastAsia"/>
          <w:b/>
          <w:bCs/>
          <w:sz w:val="21"/>
          <w:szCs w:val="21"/>
        </w:rPr>
      </w:pPr>
      <w:bookmarkStart w:id="0" w:name="_Toc132687917"/>
      <w:bookmarkStart w:id="1" w:name="_Toc134790991"/>
      <w:bookmarkStart w:id="2" w:name="_Toc172095762"/>
      <w:bookmarkStart w:id="3" w:name="_Toc2172"/>
      <w:bookmarkStart w:id="4" w:name="_Toc4265"/>
      <w:bookmarkStart w:id="5" w:name="_Toc241301406"/>
      <w:bookmarkStart w:id="6" w:name="_Toc30776"/>
      <w:r>
        <w:rPr>
          <w:rFonts w:hint="eastAsia"/>
          <w:b/>
          <w:bCs/>
          <w:sz w:val="21"/>
          <w:szCs w:val="21"/>
          <w:lang w:val="en-US" w:eastAsia="zh-CN"/>
        </w:rPr>
        <w:t>HTTP协议分析</w:t>
      </w:r>
      <w:bookmarkEnd w:id="0"/>
      <w:bookmarkEnd w:id="1"/>
      <w:bookmarkEnd w:id="2"/>
      <w:bookmarkEnd w:id="3"/>
      <w:bookmarkEnd w:id="4"/>
      <w:bookmarkEnd w:id="5"/>
      <w:bookmarkEnd w:id="6"/>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t>本次实验访问站点ip地址：111.200.241.244:53068</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t>首先，我们清空浏览器的高速缓存及客户端的DNS高速缓存。该网页的界面如下图所示，界面较为简洁，便于我们做实验分析：</w:t>
      </w:r>
    </w:p>
    <w:p>
      <w:pPr>
        <w:numPr>
          <w:ilvl w:val="0"/>
          <w:numId w:val="0"/>
        </w:numPr>
        <w:spacing w:line="360" w:lineRule="auto"/>
      </w:pPr>
      <w:r>
        <w:drawing>
          <wp:inline distT="0" distB="0" distL="114300" distR="114300">
            <wp:extent cx="5147945" cy="16002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283"/>
                    <a:stretch>
                      <a:fillRect/>
                    </a:stretch>
                  </pic:blipFill>
                  <pic:spPr>
                    <a:xfrm>
                      <a:off x="0" y="0"/>
                      <a:ext cx="5147945" cy="1600200"/>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1</w:t>
      </w:r>
      <w:r>
        <w:fldChar w:fldCharType="end"/>
      </w:r>
    </w:p>
    <w:p>
      <w:pPr>
        <w:numPr>
          <w:ilvl w:val="0"/>
          <w:numId w:val="5"/>
        </w:numPr>
        <w:spacing w:line="360" w:lineRule="auto"/>
        <w:rPr>
          <w:rFonts w:hint="default" w:eastAsia="宋体"/>
          <w:b/>
          <w:bCs/>
          <w:sz w:val="21"/>
          <w:szCs w:val="21"/>
          <w:lang w:val="en-US" w:eastAsia="zh-CN"/>
        </w:rPr>
      </w:pPr>
      <w:r>
        <w:rPr>
          <w:rFonts w:hint="eastAsia"/>
          <w:b/>
          <w:bCs/>
          <w:sz w:val="21"/>
          <w:szCs w:val="21"/>
          <w:lang w:val="en-US" w:eastAsia="zh-CN"/>
        </w:rPr>
        <w:t>利用Wireshark分析HTTP协议的工作过程</w:t>
      </w:r>
    </w:p>
    <w:p>
      <w:pPr>
        <w:numPr>
          <w:ilvl w:val="0"/>
          <w:numId w:val="0"/>
        </w:numPr>
        <w:spacing w:line="360" w:lineRule="auto"/>
        <w:ind w:firstLine="420" w:firstLineChars="0"/>
        <w:rPr>
          <w:rFonts w:hint="default" w:eastAsia="宋体"/>
          <w:b w:val="0"/>
          <w:bCs w:val="0"/>
          <w:sz w:val="21"/>
          <w:szCs w:val="21"/>
          <w:lang w:val="en-US" w:eastAsia="zh-CN"/>
        </w:rPr>
      </w:pPr>
      <w:r>
        <w:rPr>
          <w:rFonts w:hint="eastAsia"/>
          <w:b w:val="0"/>
          <w:bCs w:val="0"/>
          <w:sz w:val="21"/>
          <w:szCs w:val="21"/>
          <w:lang w:val="en-US" w:eastAsia="zh-CN"/>
        </w:rPr>
        <w:t>由于本次实验是利用IP地址访问网站，故不需要利用DNS协议来解析地址。则本次实验的HTTP协议工作过程如下：</w:t>
      </w:r>
    </w:p>
    <w:p>
      <w:pPr>
        <w:numPr>
          <w:ilvl w:val="1"/>
          <w:numId w:val="5"/>
        </w:numPr>
        <w:spacing w:line="360" w:lineRule="auto"/>
        <w:ind w:left="840" w:leftChars="0" w:hanging="420" w:firstLineChars="0"/>
        <w:rPr>
          <w:rFonts w:hint="default" w:eastAsia="宋体"/>
          <w:b w:val="0"/>
          <w:bCs w:val="0"/>
          <w:sz w:val="21"/>
          <w:szCs w:val="21"/>
          <w:lang w:val="en-US" w:eastAsia="zh-CN"/>
        </w:rPr>
      </w:pPr>
      <w:r>
        <w:rPr>
          <w:rFonts w:hint="eastAsia"/>
          <w:b w:val="0"/>
          <w:bCs w:val="0"/>
          <w:sz w:val="21"/>
          <w:szCs w:val="21"/>
          <w:lang w:val="en-US" w:eastAsia="zh-CN"/>
        </w:rPr>
        <w:t>封装HTTP请求</w:t>
      </w:r>
    </w:p>
    <w:p>
      <w:pPr>
        <w:numPr>
          <w:ilvl w:val="0"/>
          <w:numId w:val="0"/>
        </w:numPr>
        <w:spacing w:line="36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将协议类型、IP地址、端口号、请求文件名、请求参数等信息封装成一个HTTP请求数据包。</w:t>
      </w:r>
    </w:p>
    <w:p>
      <w:pPr>
        <w:numPr>
          <w:ilvl w:val="1"/>
          <w:numId w:val="5"/>
        </w:numPr>
        <w:spacing w:line="360" w:lineRule="auto"/>
        <w:ind w:left="840" w:leftChars="0" w:hanging="420" w:firstLineChars="0"/>
        <w:rPr>
          <w:rFonts w:hint="default"/>
          <w:b w:val="0"/>
          <w:bCs w:val="0"/>
          <w:sz w:val="21"/>
          <w:szCs w:val="21"/>
          <w:lang w:val="en-US" w:eastAsia="zh-CN"/>
        </w:rPr>
      </w:pPr>
      <w:r>
        <w:rPr>
          <w:rFonts w:hint="eastAsia"/>
          <w:b w:val="0"/>
          <w:bCs w:val="0"/>
          <w:sz w:val="21"/>
          <w:szCs w:val="21"/>
          <w:lang w:val="en-US" w:eastAsia="zh-CN"/>
        </w:rPr>
        <w:t>封装TCP包</w:t>
      </w:r>
    </w:p>
    <w:p>
      <w:pPr>
        <w:numPr>
          <w:ilvl w:val="0"/>
          <w:numId w:val="0"/>
        </w:numPr>
        <w:spacing w:line="36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本步骤需要封装TCP包，并建立TCP连接，即“TCP三次握手”。由于HTTP协议位于最上层的应用层，故HTTP协议在工作前需要先由TCP和IP协议建立连接。</w:t>
      </w:r>
    </w:p>
    <w:p>
      <w:pPr>
        <w:numPr>
          <w:ilvl w:val="1"/>
          <w:numId w:val="5"/>
        </w:numPr>
        <w:spacing w:line="360" w:lineRule="auto"/>
        <w:ind w:left="840" w:leftChars="0" w:hanging="420" w:firstLineChars="0"/>
        <w:rPr>
          <w:rFonts w:hint="default"/>
          <w:b w:val="0"/>
          <w:bCs w:val="0"/>
          <w:sz w:val="21"/>
          <w:szCs w:val="21"/>
          <w:lang w:val="en-US" w:eastAsia="zh-CN"/>
        </w:rPr>
      </w:pPr>
      <w:r>
        <w:rPr>
          <w:rFonts w:hint="eastAsia"/>
          <w:b w:val="0"/>
          <w:bCs w:val="0"/>
          <w:sz w:val="21"/>
          <w:szCs w:val="21"/>
          <w:lang w:val="en-US" w:eastAsia="zh-CN"/>
        </w:rPr>
        <w:t>客户端发送请求命令</w:t>
      </w:r>
    </w:p>
    <w:p>
      <w:pPr>
        <w:numPr>
          <w:ilvl w:val="0"/>
          <w:numId w:val="0"/>
        </w:numPr>
        <w:spacing w:line="360" w:lineRule="auto"/>
        <w:ind w:left="420" w:leftChars="0" w:firstLine="420" w:firstLineChars="0"/>
        <w:rPr>
          <w:rFonts w:hint="default"/>
          <w:b w:val="0"/>
          <w:bCs w:val="0"/>
          <w:sz w:val="21"/>
          <w:szCs w:val="21"/>
          <w:lang w:val="en-US" w:eastAsia="zh-CN"/>
        </w:rPr>
      </w:pPr>
      <w:r>
        <w:rPr>
          <w:sz w:val="21"/>
        </w:rPr>
        <mc:AlternateContent>
          <mc:Choice Requires="wps">
            <w:drawing>
              <wp:anchor distT="0" distB="0" distL="114300" distR="114300" simplePos="0" relativeHeight="251734016" behindDoc="0" locked="0" layoutInCell="1" allowOverlap="1">
                <wp:simplePos x="0" y="0"/>
                <wp:positionH relativeFrom="column">
                  <wp:posOffset>3970655</wp:posOffset>
                </wp:positionH>
                <wp:positionV relativeFrom="paragraph">
                  <wp:posOffset>541655</wp:posOffset>
                </wp:positionV>
                <wp:extent cx="739775" cy="27305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73977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请求包大小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65pt;margin-top:42.65pt;height:21.5pt;width:58.25pt;z-index:251734016;mso-width-relative:page;mso-height-relative:page;" filled="f" stroked="f" coordsize="21600,21600" o:gfxdata="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DeYBfaAAAACgEAAA8AAAAAAAAAAQAgAAAAIgAAAGRy&#10;cy9kb3ducmV2LnhtbFBLAQIUABQAAAAIAIdO4kApPSDoPAIAAGcEAAAOAAAAAAAAAAEAIAAAACkB&#10;AABkcnMvZTJvRG9jLnhtbFBLBQYAAAAABgAGAFkBAADXBQ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请求包大小</w:t>
                      </w:r>
                    </w:p>
                  </w:txbxContent>
                </v:textbox>
              </v:shape>
            </w:pict>
          </mc:Fallback>
        </mc:AlternateContent>
      </w:r>
      <w:r>
        <w:rPr>
          <w:sz w:val="21"/>
        </w:rPr>
        <mc:AlternateContent>
          <mc:Choice Requires="wps">
            <w:drawing>
              <wp:anchor distT="0" distB="0" distL="114300" distR="114300" simplePos="0" relativeHeight="251741184" behindDoc="0" locked="0" layoutInCell="1" allowOverlap="1">
                <wp:simplePos x="0" y="0"/>
                <wp:positionH relativeFrom="column">
                  <wp:posOffset>4596130</wp:posOffset>
                </wp:positionH>
                <wp:positionV relativeFrom="paragraph">
                  <wp:posOffset>531495</wp:posOffset>
                </wp:positionV>
                <wp:extent cx="605155" cy="27305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60515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请求方法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9pt;margin-top:41.85pt;height:21.5pt;width:47.65pt;z-index:251741184;mso-width-relative:page;mso-height-relative:page;" filled="f" stroked="f" coordsize="21600,21600" o:gfxdata="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MYbn2wAAAAoBAAAPAAAAAAAAAAEAIAAAACIAAABk&#10;cnMvZG93bnJldi54bWxQSwECFAAUAAAACACHTuJAsmMaAjwCAABnBAAADgAAAAAAAAABACAAAAAq&#10;AQAAZHJzL2Uyb0RvYy54bWxQSwUGAAAAAAYABgBZAQAA2AU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请求方法</w:t>
                      </w:r>
                    </w:p>
                  </w:txbxContent>
                </v:textbox>
              </v:shape>
            </w:pict>
          </mc:Fallback>
        </mc:AlternateContent>
      </w:r>
      <w:r>
        <w:rPr>
          <w:sz w:val="21"/>
        </w:rPr>
        <mc:AlternateContent>
          <mc:Choice Requires="wps">
            <w:drawing>
              <wp:anchor distT="0" distB="0" distL="114300" distR="114300" simplePos="0" relativeHeight="251742208" behindDoc="0" locked="0" layoutInCell="1" allowOverlap="1">
                <wp:simplePos x="0" y="0"/>
                <wp:positionH relativeFrom="column">
                  <wp:posOffset>5401310</wp:posOffset>
                </wp:positionH>
                <wp:positionV relativeFrom="paragraph">
                  <wp:posOffset>518795</wp:posOffset>
                </wp:positionV>
                <wp:extent cx="656590" cy="273050"/>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65659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协议版本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5.3pt;margin-top:40.85pt;height:21.5pt;width:51.7pt;z-index:251742208;mso-width-relative:page;mso-height-relative:page;" filled="f" stroked="f" coordsize="21600,21600" o:gfxdata="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SNkynbAAAACgEAAA8AAAAAAAAAAQAgAAAAIgAAAGRy&#10;cy9kb3ducmV2LnhtbFBLAQIUABQAAAAIAIdO4kBab4OeOwIAAGcEAAAOAAAAAAAAAAEAIAAAACoB&#10;AABkcnMvZTJvRG9jLnhtbFBLBQYAAAAABgAGAFkBAADXBQ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协议版本</w:t>
                      </w:r>
                    </w:p>
                  </w:txbxContent>
                </v:textbox>
              </v:shape>
            </w:pict>
          </mc:Fallback>
        </mc:AlternateContent>
      </w:r>
      <w:r>
        <w:rPr>
          <w:sz w:val="21"/>
        </w:rPr>
        <mc:AlternateContent>
          <mc:Choice Requires="wps">
            <w:drawing>
              <wp:anchor distT="0" distB="0" distL="114300" distR="114300" simplePos="0" relativeHeight="251736064" behindDoc="0" locked="0" layoutInCell="1" allowOverlap="1">
                <wp:simplePos x="0" y="0"/>
                <wp:positionH relativeFrom="column">
                  <wp:posOffset>5128895</wp:posOffset>
                </wp:positionH>
                <wp:positionV relativeFrom="paragraph">
                  <wp:posOffset>528320</wp:posOffset>
                </wp:positionV>
                <wp:extent cx="423545" cy="27305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42354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URL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3.85pt;margin-top:41.6pt;height:21.5pt;width:33.35pt;z-index:251736064;mso-width-relative:page;mso-height-relative:page;" filled="f" stroked="f" coordsize="21600,21600" o:gfxdata="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bckpPaAAAACgEAAA8AAAAAAAAAAQAgAAAAIgAAAGRy&#10;cy9kb3ducmV2LnhtbFBLAQIUABQAAAAIAIdO4kCl68mRPAIAAGcEAAAOAAAAAAAAAAEAIAAAACkB&#10;AABkcnMvZTJvRG9jLnhtbFBLBQYAAAAABgAGAFkBAADXBQ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URL</w:t>
                      </w:r>
                    </w:p>
                  </w:txbxContent>
                </v:textbox>
              </v:shape>
            </w:pict>
          </mc:Fallback>
        </mc:AlternateContent>
      </w:r>
      <w:r>
        <w:rPr>
          <w:sz w:val="21"/>
        </w:rPr>
        <mc:AlternateContent>
          <mc:Choice Requires="wps">
            <w:drawing>
              <wp:anchor distT="0" distB="0" distL="114300" distR="114300" simplePos="0" relativeHeight="251740160" behindDoc="0" locked="0" layoutInCell="1" allowOverlap="1">
                <wp:simplePos x="0" y="0"/>
                <wp:positionH relativeFrom="column">
                  <wp:posOffset>3514725</wp:posOffset>
                </wp:positionH>
                <wp:positionV relativeFrom="paragraph">
                  <wp:posOffset>551180</wp:posOffset>
                </wp:positionV>
                <wp:extent cx="852805" cy="27305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85280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协议名称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43.4pt;height:21.5pt;width:67.15pt;z-index:251740160;mso-width-relative:page;mso-height-relative:page;" filled="f" stroked="f" coordsize="21600,21600" o:gfxdata="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ecyYtoAAAAKAQAADwAAAAAAAAABACAAAAAiAAAAZHJz&#10;L2Rvd25yZXYueG1sUEsBAhQAFAAAAAgAh07iQETcvVE7AgAAZwQAAA4AAAAAAAAAAQAgAAAAKQEA&#10;AGRycy9lMm9Eb2MueG1sUEsFBgAAAAAGAAYAWQEAANYFA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协议名称</w:t>
                      </w:r>
                    </w:p>
                  </w:txbxContent>
                </v:textbox>
              </v:shape>
            </w:pict>
          </mc:Fallback>
        </mc:AlternateContent>
      </w:r>
      <w:r>
        <w:rPr>
          <w:sz w:val="21"/>
        </w:rPr>
        <mc:AlternateContent>
          <mc:Choice Requires="wps">
            <w:drawing>
              <wp:anchor distT="0" distB="0" distL="114300" distR="114300" simplePos="0" relativeHeight="251738112" behindDoc="0" locked="0" layoutInCell="1" allowOverlap="1">
                <wp:simplePos x="0" y="0"/>
                <wp:positionH relativeFrom="column">
                  <wp:posOffset>2804795</wp:posOffset>
                </wp:positionH>
                <wp:positionV relativeFrom="paragraph">
                  <wp:posOffset>561340</wp:posOffset>
                </wp:positionV>
                <wp:extent cx="852805" cy="27305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85280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目的IP地址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85pt;margin-top:44.2pt;height:21.5pt;width:67.15pt;z-index:251738112;mso-width-relative:page;mso-height-relative:page;" filled="f" stroked="f" coordsize="21600,21600" o:gfxdata="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&#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5ps2dsAAAAKAQAADwAAAAAAAAABACAAAAAiAAAA&#10;ZHJzL2Rvd25yZXYueG1sUEsBAhQAFAAAAAgAh07iQF879xk9AgAAZwQAAA4AAAAAAAAAAQAgAAAA&#10;KgEAAGRycy9lMm9Eb2MueG1sUEsFBgAAAAAGAAYAWQEAANkFA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目的IP地址</w:t>
                      </w:r>
                    </w:p>
                  </w:txbxContent>
                </v:textbox>
              </v:shape>
            </w:pict>
          </mc:Fallback>
        </mc:AlternateContent>
      </w:r>
      <w:r>
        <w:rPr>
          <w:sz w:val="21"/>
        </w:rPr>
        <mc:AlternateContent>
          <mc:Choice Requires="wps">
            <w:drawing>
              <wp:anchor distT="0" distB="0" distL="114300" distR="114300" simplePos="0" relativeHeight="251735040" behindDoc="0" locked="0" layoutInCell="1" allowOverlap="1">
                <wp:simplePos x="0" y="0"/>
                <wp:positionH relativeFrom="column">
                  <wp:posOffset>2052320</wp:posOffset>
                </wp:positionH>
                <wp:positionV relativeFrom="paragraph">
                  <wp:posOffset>563880</wp:posOffset>
                </wp:positionV>
                <wp:extent cx="852805" cy="27305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85280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请求方IP地址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6pt;margin-top:44.4pt;height:21.5pt;width:67.15pt;z-index:251735040;mso-width-relative:page;mso-height-relative:page;" filled="f" stroked="f" coordsize="21600,21600" o:gfxdata="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ArzraAAAACgEAAA8AAAAAAAAAAQAgAAAAIgAAAGRy&#10;cy9kb3ducmV2LnhtbFBLAQIUABQAAAAIAIdO4kAFRDTxPAIAAGcEAAAOAAAAAAAAAAEAIAAAACkB&#10;AABkcnMvZTJvRG9jLnhtbFBLBQYAAAAABgAGAFkBAADXBQ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请求方IP地址</w:t>
                      </w:r>
                    </w:p>
                  </w:txbxContent>
                </v:textbox>
              </v:shape>
            </w:pict>
          </mc:Fallback>
        </mc:AlternateContent>
      </w:r>
      <w:r>
        <w:rPr>
          <w:sz w:val="21"/>
        </w:rPr>
        <mc:AlternateContent>
          <mc:Choice Requires="wps">
            <w:drawing>
              <wp:anchor distT="0" distB="0" distL="114300" distR="114300" simplePos="0" relativeHeight="251725824" behindDoc="0" locked="0" layoutInCell="1" allowOverlap="1">
                <wp:simplePos x="0" y="0"/>
                <wp:positionH relativeFrom="column">
                  <wp:posOffset>1038860</wp:posOffset>
                </wp:positionH>
                <wp:positionV relativeFrom="paragraph">
                  <wp:posOffset>552450</wp:posOffset>
                </wp:positionV>
                <wp:extent cx="1134110" cy="27305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13411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捕获到请求包的时间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8pt;margin-top:43.5pt;height:21.5pt;width:89.3pt;z-index:251725824;mso-width-relative:page;mso-height-relative:page;" filled="f" stroked="f" coordsize="21600,21600" o:gfxdata="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72R86dkAAAAKAQAADwAAAAAAAAABACAAAAAiAAAAZHJz&#10;L2Rvd25yZXYueG1sUEsBAhQAFAAAAAgAh07iQB9zxzQ8AgAAaAQAAA4AAAAAAAAAAQAgAAAAKAEA&#10;AGRycy9lMm9Eb2MueG1sUEsFBgAAAAAGAAYAWQEAANYFA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捕获到请求包的时间</w:t>
                      </w:r>
                    </w:p>
                  </w:txbxContent>
                </v:textbox>
              </v:shape>
            </w:pict>
          </mc:Fallback>
        </mc:AlternateContent>
      </w:r>
      <w:r>
        <w:rPr>
          <w:sz w:val="21"/>
        </w:rPr>
        <mc:AlternateContent>
          <mc:Choice Requires="wps">
            <w:drawing>
              <wp:anchor distT="0" distB="0" distL="114300" distR="114300" simplePos="0" relativeHeight="251724800" behindDoc="0" locked="0" layoutInCell="1" allowOverlap="1">
                <wp:simplePos x="0" y="0"/>
                <wp:positionH relativeFrom="column">
                  <wp:posOffset>166370</wp:posOffset>
                </wp:positionH>
                <wp:positionV relativeFrom="paragraph">
                  <wp:posOffset>527050</wp:posOffset>
                </wp:positionV>
                <wp:extent cx="1022350" cy="273050"/>
                <wp:effectExtent l="0" t="0" r="0" b="0"/>
                <wp:wrapNone/>
                <wp:docPr id="78" name="文本框 78"/>
                <wp:cNvGraphicFramePr/>
                <a:graphic xmlns:a="http://schemas.openxmlformats.org/drawingml/2006/main">
                  <a:graphicData uri="http://schemas.microsoft.com/office/word/2010/wordprocessingShape">
                    <wps:wsp>
                      <wps:cNvSpPr txBox="1"/>
                      <wps:spPr>
                        <a:xfrm>
                          <a:off x="1673860" y="6563995"/>
                          <a:ext cx="102235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请求包对应的帧数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pt;margin-top:41.5pt;height:21.5pt;width:80.5pt;z-index:251724800;mso-width-relative:page;mso-height-relative:page;" filled="f" stroked="f" coordsize="21600,21600" o:gfxdata="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OdzxU2QAAAAkBAAAPAAAAAAAAAAEAIAAA&#10;ACIAAABkcnMvZG93bnJldi54bWxQSwECFAAUAAAACACHTuJAzpWE00QCAAB0BAAADgAAAAAAAAAB&#10;ACAAAAAoAQAAZHJzL2Uyb0RvYy54bWxQSwUGAAAAAAYABgBZAQAA3gU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请求包对应的帧数</w:t>
                      </w:r>
                    </w:p>
                  </w:txbxContent>
                </v:textbox>
              </v:shape>
            </w:pict>
          </mc:Fallback>
        </mc:AlternateContent>
      </w:r>
      <w:r>
        <w:rPr>
          <w:rFonts w:hint="eastAsia"/>
          <w:b w:val="0"/>
          <w:bCs w:val="0"/>
          <w:sz w:val="21"/>
          <w:szCs w:val="21"/>
          <w:lang w:val="en-US" w:eastAsia="zh-CN"/>
        </w:rPr>
        <w:t>在建立连接后，客户端会将HTTP请求包发送给服务器端，其中包括请求行、请求头部、请求正文。图2即为本机向服务器端发送的HTTP请求包：</w:t>
      </w:r>
    </w:p>
    <w:p>
      <w:pPr>
        <w:numPr>
          <w:ilvl w:val="0"/>
          <w:numId w:val="0"/>
        </w:numPr>
        <w:spacing w:line="360" w:lineRule="auto"/>
        <w:ind w:left="420" w:leftChars="0" w:firstLine="420" w:firstLineChars="0"/>
        <w:jc w:val="left"/>
        <w:rPr>
          <w:sz w:val="21"/>
        </w:rPr>
      </w:pPr>
      <w:r>
        <w:rPr>
          <w:sz w:val="21"/>
        </w:rPr>
        <mc:AlternateContent>
          <mc:Choice Requires="wps">
            <w:drawing>
              <wp:anchor distT="0" distB="0" distL="114300" distR="114300" simplePos="0" relativeHeight="251746304" behindDoc="0" locked="0" layoutInCell="1" allowOverlap="1">
                <wp:simplePos x="0" y="0"/>
                <wp:positionH relativeFrom="column">
                  <wp:posOffset>5487035</wp:posOffset>
                </wp:positionH>
                <wp:positionV relativeFrom="paragraph">
                  <wp:posOffset>197485</wp:posOffset>
                </wp:positionV>
                <wp:extent cx="242570" cy="179705"/>
                <wp:effectExtent l="2540" t="0" r="8890" b="10795"/>
                <wp:wrapNone/>
                <wp:docPr id="102" name="直接箭头连接符 102"/>
                <wp:cNvGraphicFramePr/>
                <a:graphic xmlns:a="http://schemas.openxmlformats.org/drawingml/2006/main">
                  <a:graphicData uri="http://schemas.microsoft.com/office/word/2010/wordprocessingShape">
                    <wps:wsp>
                      <wps:cNvCnPr>
                        <a:endCxn id="95" idx="2"/>
                      </wps:cNvCnPr>
                      <wps:spPr>
                        <a:xfrm flipV="1">
                          <a:off x="0" y="0"/>
                          <a:ext cx="242570" cy="1797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32.05pt;margin-top:15.55pt;height:14.15pt;width:19.1pt;z-index:251746304;mso-width-relative:page;mso-height-relative:page;" filled="f" stroked="t" coordsize="21600,21600" o:gfxdata="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8H0x3tkAAAAJAQAADwAAAAAAAAABACAAAAAiAAAAZHJzL2Rvd25yZXYueG1sUEsBAhQAFAAAAAgA&#10;h07iQP0uBUYkAgAAGAQAAA4AAAAAAAAAAQAgAAAAKAEAAGRycy9lMm9Eb2MueG1sUEsFBgAAAAAG&#10;AAYAWQEAAL4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8352" behindDoc="0" locked="0" layoutInCell="1" allowOverlap="1">
                <wp:simplePos x="0" y="0"/>
                <wp:positionH relativeFrom="column">
                  <wp:posOffset>5207635</wp:posOffset>
                </wp:positionH>
                <wp:positionV relativeFrom="paragraph">
                  <wp:posOffset>207010</wp:posOffset>
                </wp:positionV>
                <wp:extent cx="133350" cy="172720"/>
                <wp:effectExtent l="3810" t="0" r="2540" b="5080"/>
                <wp:wrapNone/>
                <wp:docPr id="101" name="直接箭头连接符 101"/>
                <wp:cNvGraphicFramePr/>
                <a:graphic xmlns:a="http://schemas.openxmlformats.org/drawingml/2006/main">
                  <a:graphicData uri="http://schemas.microsoft.com/office/word/2010/wordprocessingShape">
                    <wps:wsp>
                      <wps:cNvCnPr>
                        <a:stCxn id="86" idx="0"/>
                        <a:endCxn id="94" idx="2"/>
                      </wps:cNvCnPr>
                      <wps:spPr>
                        <a:xfrm flipV="1">
                          <a:off x="0" y="0"/>
                          <a:ext cx="133350" cy="17272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10.05pt;margin-top:16.3pt;height:13.6pt;width:10.5pt;z-index:251748352;mso-width-relative:page;mso-height-relative:page;" filled="f" stroked="t" coordsize="21600,21600" o:gfxdata="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AJ9S9kAAAAJAQAADwAAAAAAAAABACAAAAAiAAAAZHJzL2Rvd25yZXYueG1sUEsBAhQA&#10;FAAAAAgAh07iQO3jaz0qAgAAMgQAAA4AAAAAAAAAAQAgAAAAKAEAAGRycy9lMm9Eb2MueG1sUEsF&#10;BgAAAAAGAAYAWQEAAMQ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5280" behindDoc="0" locked="0" layoutInCell="1" allowOverlap="1">
                <wp:simplePos x="0" y="0"/>
                <wp:positionH relativeFrom="column">
                  <wp:posOffset>4340860</wp:posOffset>
                </wp:positionH>
                <wp:positionV relativeFrom="paragraph">
                  <wp:posOffset>220345</wp:posOffset>
                </wp:positionV>
                <wp:extent cx="477520" cy="164465"/>
                <wp:effectExtent l="0" t="19050" r="5080" b="6985"/>
                <wp:wrapNone/>
                <wp:docPr id="99" name="直接箭头连接符 99"/>
                <wp:cNvGraphicFramePr/>
                <a:graphic xmlns:a="http://schemas.openxmlformats.org/drawingml/2006/main">
                  <a:graphicData uri="http://schemas.microsoft.com/office/word/2010/wordprocessingShape">
                    <wps:wsp>
                      <wps:cNvCnPr>
                        <a:stCxn id="84" idx="0"/>
                        <a:endCxn id="91" idx="2"/>
                      </wps:cNvCnPr>
                      <wps:spPr>
                        <a:xfrm flipH="1" flipV="1">
                          <a:off x="0" y="0"/>
                          <a:ext cx="477520" cy="16446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1.8pt;margin-top:17.35pt;height:12.95pt;width:37.6pt;z-index:251745280;mso-width-relative:page;mso-height-relative:page;" filled="f" stroked="t" coordsize="21600,21600" o:gfxdata="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5oFFnXAAAACQEAAA8AAAAAAAAAAQAgAAAAIgAAAGRycy9kb3ducmV2LnhtbFBL&#10;AQIUABQAAAAIAIdO4kAEW5h0MAIAADoEAAAOAAAAAAAAAAEAIAAAACYBAABkcnMvZTJvRG9jLnht&#10;bFBLBQYAAAAABgAGAFkBAADI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50400" behindDoc="0" locked="0" layoutInCell="1" allowOverlap="1">
                <wp:simplePos x="0" y="0"/>
                <wp:positionH relativeFrom="column">
                  <wp:posOffset>4899025</wp:posOffset>
                </wp:positionH>
                <wp:positionV relativeFrom="paragraph">
                  <wp:posOffset>210185</wp:posOffset>
                </wp:positionV>
                <wp:extent cx="141605" cy="164465"/>
                <wp:effectExtent l="0" t="0" r="10795" b="13335"/>
                <wp:wrapNone/>
                <wp:docPr id="100" name="直接箭头连接符 100"/>
                <wp:cNvGraphicFramePr/>
                <a:graphic xmlns:a="http://schemas.openxmlformats.org/drawingml/2006/main">
                  <a:graphicData uri="http://schemas.microsoft.com/office/word/2010/wordprocessingShape">
                    <wps:wsp>
                      <wps:cNvCnPr>
                        <a:stCxn id="85" idx="0"/>
                        <a:endCxn id="93" idx="2"/>
                      </wps:cNvCnPr>
                      <wps:spPr>
                        <a:xfrm flipH="1" flipV="1">
                          <a:off x="0" y="0"/>
                          <a:ext cx="141605" cy="16446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85.75pt;margin-top:16.55pt;height:12.95pt;width:11.15pt;z-index:251750400;mso-width-relative:page;mso-height-relative:page;" filled="f" stroked="t" coordsize="21600,21600" o:gfxdata="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t26Qr2AAAAAkBAAAPAAAAAAAAAAEAIAAAACIAAABkcnMvZG93bnJldi54bWxQ&#10;SwECFAAUAAAACACHTuJAjDf0ZzACAAA8BAAADgAAAAAAAAABACAAAAAnAQAAZHJzL2Uyb0RvYy54&#10;bWxQSwUGAAAAAAYABgBZAQAAyQ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4256" behindDoc="0" locked="0" layoutInCell="1" allowOverlap="1">
                <wp:simplePos x="0" y="0"/>
                <wp:positionH relativeFrom="column">
                  <wp:posOffset>3941445</wp:posOffset>
                </wp:positionH>
                <wp:positionV relativeFrom="paragraph">
                  <wp:posOffset>229870</wp:posOffset>
                </wp:positionV>
                <wp:extent cx="347345" cy="157480"/>
                <wp:effectExtent l="0" t="10160" r="8255" b="10160"/>
                <wp:wrapNone/>
                <wp:docPr id="98" name="直接箭头连接符 98"/>
                <wp:cNvGraphicFramePr/>
                <a:graphic xmlns:a="http://schemas.openxmlformats.org/drawingml/2006/main">
                  <a:graphicData uri="http://schemas.microsoft.com/office/word/2010/wordprocessingShape">
                    <wps:wsp>
                      <wps:cNvCnPr>
                        <a:stCxn id="83" idx="0"/>
                        <a:endCxn id="90" idx="2"/>
                      </wps:cNvCnPr>
                      <wps:spPr>
                        <a:xfrm flipH="1" flipV="1">
                          <a:off x="0" y="0"/>
                          <a:ext cx="347345" cy="1574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10.35pt;margin-top:18.1pt;height:12.4pt;width:27.35pt;z-index:251744256;mso-width-relative:page;mso-height-relative:page;" filled="f" stroked="t" coordsize="21600,21600" o:gfxdata="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1ChJ9cAAAAJAQAADwAAAAAAAAABACAAAAAiAAAAZHJzL2Rvd25yZXYueG1s&#10;UEsBAhQAFAAAAAgAh07iQCym9DsyAgAAOgQAAA4AAAAAAAAAAQAgAAAAJgEAAGRycy9lMm9Eb2Mu&#10;eG1sUEsFBgAAAAAGAAYAWQEAAMo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3231515</wp:posOffset>
                </wp:positionH>
                <wp:positionV relativeFrom="paragraph">
                  <wp:posOffset>240030</wp:posOffset>
                </wp:positionV>
                <wp:extent cx="198755" cy="142875"/>
                <wp:effectExtent l="0" t="0" r="4445" b="9525"/>
                <wp:wrapNone/>
                <wp:docPr id="97" name="直接箭头连接符 97"/>
                <wp:cNvGraphicFramePr/>
                <a:graphic xmlns:a="http://schemas.openxmlformats.org/drawingml/2006/main">
                  <a:graphicData uri="http://schemas.microsoft.com/office/word/2010/wordprocessingShape">
                    <wps:wsp>
                      <wps:cNvCnPr>
                        <a:stCxn id="82" idx="0"/>
                        <a:endCxn id="89" idx="2"/>
                      </wps:cNvCnPr>
                      <wps:spPr>
                        <a:xfrm flipH="1" flipV="1">
                          <a:off x="0" y="0"/>
                          <a:ext cx="198755" cy="1428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4.45pt;margin-top:18.9pt;height:11.25pt;width:15.65pt;z-index:251743232;mso-width-relative:page;mso-height-relative:page;" filled="f" stroked="t" coordsize="21600,21600" o:gfxdata="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9H8lNgAAAAJAQAADwAAAAAAAAABACAAAAAiAAAAZHJzL2Rvd25yZXYueG1sUEsB&#10;AhQAFAAAAAgAh07iQP77WRYuAgAAOgQAAA4AAAAAAAAAAQAgAAAAJwEAAGRycy9lMm9Eb2MueG1s&#10;UEsFBgAAAAAGAAYAWQEAAMc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39136" behindDoc="0" locked="0" layoutInCell="1" allowOverlap="1">
                <wp:simplePos x="0" y="0"/>
                <wp:positionH relativeFrom="column">
                  <wp:posOffset>2223135</wp:posOffset>
                </wp:positionH>
                <wp:positionV relativeFrom="paragraph">
                  <wp:posOffset>236220</wp:posOffset>
                </wp:positionV>
                <wp:extent cx="208280" cy="149225"/>
                <wp:effectExtent l="2540" t="0" r="5080" b="15875"/>
                <wp:wrapNone/>
                <wp:docPr id="96" name="直接箭头连接符 96"/>
                <wp:cNvGraphicFramePr/>
                <a:graphic xmlns:a="http://schemas.openxmlformats.org/drawingml/2006/main">
                  <a:graphicData uri="http://schemas.microsoft.com/office/word/2010/wordprocessingShape">
                    <wps:wsp>
                      <wps:cNvCnPr>
                        <a:stCxn id="81" idx="0"/>
                      </wps:cNvCnPr>
                      <wps:spPr>
                        <a:xfrm flipV="1">
                          <a:off x="0" y="0"/>
                          <a:ext cx="208280" cy="1492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05pt;margin-top:18.6pt;height:11.75pt;width:16.4pt;z-index:251739136;mso-width-relative:page;mso-height-relative:page;" filled="f" stroked="t" coordsize="21600,21600" o:gfxdata="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CEm&#10;+tkAAAAJAQAADwAAAAAAAAABACAAAAAiAAAAZHJzL2Rvd25yZXYueG1sUEsBAhQAFAAAAAgAh07i&#10;QCrHI7khAgAAFQQAAA4AAAAAAAAAAQAgAAAAKAEAAGRycy9lMm9Eb2MueG1sUEsFBgAAAAAGAAYA&#10;WQEAALs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26848" behindDoc="0" locked="0" layoutInCell="1" allowOverlap="1">
                <wp:simplePos x="0" y="0"/>
                <wp:positionH relativeFrom="column">
                  <wp:posOffset>1291590</wp:posOffset>
                </wp:positionH>
                <wp:positionV relativeFrom="paragraph">
                  <wp:posOffset>231140</wp:posOffset>
                </wp:positionV>
                <wp:extent cx="314325" cy="149860"/>
                <wp:effectExtent l="1905" t="8255" r="1270" b="6985"/>
                <wp:wrapNone/>
                <wp:docPr id="80" name="直接箭头连接符 80"/>
                <wp:cNvGraphicFramePr/>
                <a:graphic xmlns:a="http://schemas.openxmlformats.org/drawingml/2006/main">
                  <a:graphicData uri="http://schemas.microsoft.com/office/word/2010/wordprocessingShape">
                    <wps:wsp>
                      <wps:cNvCnPr>
                        <a:stCxn id="76" idx="0"/>
                        <a:endCxn id="79" idx="2"/>
                      </wps:cNvCnPr>
                      <wps:spPr>
                        <a:xfrm flipV="1">
                          <a:off x="2432685" y="6791960"/>
                          <a:ext cx="314325" cy="1498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1.7pt;margin-top:18.2pt;height:11.8pt;width:24.75pt;z-index:251726848;mso-width-relative:page;mso-height-relative:page;" filled="f" stroked="t" coordsize="21600,21600" o:gfxdata="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4hZ0NkAAAAJAQAADwAAAAAAAAABACAAAAAiAAAAZHJzL2Rvd25y&#10;ZXYueG1sUEsBAhQAFAAAAAgAh07iQGR/CSA2AgAAPAQAAA4AAAAAAAAAAQAgAAAAKAEAAGRycy9l&#10;Mm9Eb2MueG1sUEsFBgAAAAAGAAYAWQEAANA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23776" behindDoc="0" locked="0" layoutInCell="1" allowOverlap="1">
                <wp:simplePos x="0" y="0"/>
                <wp:positionH relativeFrom="column">
                  <wp:posOffset>677545</wp:posOffset>
                </wp:positionH>
                <wp:positionV relativeFrom="paragraph">
                  <wp:posOffset>205740</wp:posOffset>
                </wp:positionV>
                <wp:extent cx="284480" cy="178435"/>
                <wp:effectExtent l="0" t="0" r="7620" b="12065"/>
                <wp:wrapNone/>
                <wp:docPr id="77" name="直接箭头连接符 77"/>
                <wp:cNvGraphicFramePr/>
                <a:graphic xmlns:a="http://schemas.openxmlformats.org/drawingml/2006/main">
                  <a:graphicData uri="http://schemas.microsoft.com/office/word/2010/wordprocessingShape">
                    <wps:wsp>
                      <wps:cNvCnPr>
                        <a:stCxn id="75" idx="0"/>
                        <a:endCxn id="78" idx="2"/>
                      </wps:cNvCnPr>
                      <wps:spPr>
                        <a:xfrm flipH="1" flipV="1">
                          <a:off x="1892935" y="6740525"/>
                          <a:ext cx="284480" cy="17843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53.35pt;margin-top:16.2pt;height:14.05pt;width:22.4pt;z-index:251723776;mso-width-relative:page;mso-height-relative:page;" filled="f" stroked="t" coordsize="21600,21600" o:gfxdata="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vT7KF1wAAAAkBAAAPAAAAAAAAAAEAIAAAACIAAABkcnMv&#10;ZG93bnJldi54bWxQSwECFAAUAAAACACHTuJAvrQGaT0CAABGBAAADgAAAAAAAAABACAAAAAmAQAA&#10;ZHJzL2Uyb0RvYy54bWxQSwUGAAAAAAYABgBZAQAA1QUAAAAA&#10;">
                <v:fill on="f" focussize="0,0"/>
                <v:stroke weight="0.5pt" color="#FF0000 [3204]" miterlimit="8" joinstyle="miter" endarrow="open"/>
                <v:imagedata o:title=""/>
                <o:lock v:ext="edit" aspectratio="f"/>
              </v:shape>
            </w:pict>
          </mc:Fallback>
        </mc:AlternateContent>
      </w:r>
    </w:p>
    <w:p>
      <w:pPr>
        <w:numPr>
          <w:ilvl w:val="0"/>
          <w:numId w:val="0"/>
        </w:numPr>
        <w:spacing w:line="360" w:lineRule="auto"/>
        <w:ind w:left="420" w:leftChars="0" w:firstLine="420" w:firstLineChars="0"/>
        <w:jc w:val="left"/>
      </w:pPr>
      <w:r>
        <w:rPr>
          <w:sz w:val="21"/>
        </w:rPr>
        <mc:AlternateContent>
          <mc:Choice Requires="wps">
            <w:drawing>
              <wp:anchor distT="0" distB="0" distL="114300" distR="114300" simplePos="0" relativeHeight="251737088" behindDoc="0" locked="0" layoutInCell="1" allowOverlap="1">
                <wp:simplePos x="0" y="0"/>
                <wp:positionH relativeFrom="column">
                  <wp:posOffset>5276850</wp:posOffset>
                </wp:positionH>
                <wp:positionV relativeFrom="paragraph">
                  <wp:posOffset>86995</wp:posOffset>
                </wp:positionV>
                <wp:extent cx="466725" cy="106045"/>
                <wp:effectExtent l="6350" t="6350" r="9525" b="14605"/>
                <wp:wrapNone/>
                <wp:docPr id="87" name="矩形 87"/>
                <wp:cNvGraphicFramePr/>
                <a:graphic xmlns:a="http://schemas.openxmlformats.org/drawingml/2006/main">
                  <a:graphicData uri="http://schemas.microsoft.com/office/word/2010/wordprocessingShape">
                    <wps:wsp>
                      <wps:cNvSpPr/>
                      <wps:spPr>
                        <a:xfrm>
                          <a:off x="0" y="0"/>
                          <a:ext cx="466725"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5pt;margin-top:6.85pt;height:8.35pt;width:36.75pt;z-index:251737088;v-text-anchor:middle;mso-width-relative:page;mso-height-relative:page;" filled="f" stroked="t" coordsize="21600,21600" o:gfxdata="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SkLf1gAAAAkBAAAPAAAAAAAAAAEAIAAAACIAAABkcnMvZG93bnJldi54bWxQ&#10;SwECFAAUAAAACACHTuJAqK8kg2sCAADMBAAADgAAAAAAAAABACAAAAAlAQAAZHJzL2Uyb0RvYy54&#10;bWxQSwUGAAAAAAYABgBZAQAAAg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30944" behindDoc="0" locked="0" layoutInCell="1" allowOverlap="1">
                <wp:simplePos x="0" y="0"/>
                <wp:positionH relativeFrom="column">
                  <wp:posOffset>5157470</wp:posOffset>
                </wp:positionH>
                <wp:positionV relativeFrom="paragraph">
                  <wp:posOffset>82550</wp:posOffset>
                </wp:positionV>
                <wp:extent cx="100330" cy="134620"/>
                <wp:effectExtent l="6350" t="6350" r="7620" b="11430"/>
                <wp:wrapNone/>
                <wp:docPr id="86" name="矩形 86"/>
                <wp:cNvGraphicFramePr/>
                <a:graphic xmlns:a="http://schemas.openxmlformats.org/drawingml/2006/main">
                  <a:graphicData uri="http://schemas.microsoft.com/office/word/2010/wordprocessingShape">
                    <wps:wsp>
                      <wps:cNvSpPr/>
                      <wps:spPr>
                        <a:xfrm>
                          <a:off x="0" y="0"/>
                          <a:ext cx="100330" cy="134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1pt;margin-top:6.5pt;height:10.6pt;width:7.9pt;z-index:251730944;v-text-anchor:middle;mso-width-relative:page;mso-height-relative:page;" filled="f" stroked="t" coordsize="21600,21600" o:gfxdata="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ro0ROtUAAAAJAQAADwAAAAAAAAABACAAAAAiAAAAZHJzL2Rvd25yZXYueG1sUEsB&#10;AhQAFAAAAAgAh07iQKzMMyBqAgAAzAQAAA4AAAAAAAAAAQAgAAAAJAEAAGRycy9lMm9Eb2MueG1s&#10;UEsFBgAAAAAGAAYAWQEAAAA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31968" behindDoc="0" locked="0" layoutInCell="1" allowOverlap="1">
                <wp:simplePos x="0" y="0"/>
                <wp:positionH relativeFrom="column">
                  <wp:posOffset>4954905</wp:posOffset>
                </wp:positionH>
                <wp:positionV relativeFrom="paragraph">
                  <wp:posOffset>77470</wp:posOffset>
                </wp:positionV>
                <wp:extent cx="171450" cy="120650"/>
                <wp:effectExtent l="6350" t="6350" r="12700" b="12700"/>
                <wp:wrapNone/>
                <wp:docPr id="85" name="矩形 85"/>
                <wp:cNvGraphicFramePr/>
                <a:graphic xmlns:a="http://schemas.openxmlformats.org/drawingml/2006/main">
                  <a:graphicData uri="http://schemas.microsoft.com/office/word/2010/wordprocessingShape">
                    <wps:wsp>
                      <wps:cNvSpPr/>
                      <wps:spPr>
                        <a:xfrm>
                          <a:off x="0" y="0"/>
                          <a:ext cx="1714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0.15pt;margin-top:6.1pt;height:9.5pt;width:13.5pt;z-index:251731968;v-text-anchor:middle;mso-width-relative:page;mso-height-relative:page;" filled="f" stroked="t" coordsize="21600,21600" o:gfxdata="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cl4KXVAAAACQEAAA8AAAAAAAAAAQAgAAAAIgAAAGRycy9kb3ducmV2LnhtbFBLAQIU&#10;ABQAAAAIAIdO4kB7RZaSaAIAAMwEAAAOAAAAAAAAAAEAIAAAACQBAABkcnMvZTJvRG9jLnhtbFBL&#10;BQYAAAAABgAGAFkBAAD+BQ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32992" behindDoc="0" locked="0" layoutInCell="1" allowOverlap="1">
                <wp:simplePos x="0" y="0"/>
                <wp:positionH relativeFrom="column">
                  <wp:posOffset>4697730</wp:posOffset>
                </wp:positionH>
                <wp:positionV relativeFrom="paragraph">
                  <wp:posOffset>87630</wp:posOffset>
                </wp:positionV>
                <wp:extent cx="241300" cy="120015"/>
                <wp:effectExtent l="6350" t="6350" r="6350" b="13335"/>
                <wp:wrapNone/>
                <wp:docPr id="84" name="矩形 84"/>
                <wp:cNvGraphicFramePr/>
                <a:graphic xmlns:a="http://schemas.openxmlformats.org/drawingml/2006/main">
                  <a:graphicData uri="http://schemas.microsoft.com/office/word/2010/wordprocessingShape">
                    <wps:wsp>
                      <wps:cNvSpPr/>
                      <wps:spPr>
                        <a:xfrm>
                          <a:off x="0" y="0"/>
                          <a:ext cx="241300" cy="120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9.9pt;margin-top:6.9pt;height:9.45pt;width:19pt;z-index:251732992;v-text-anchor:middle;mso-width-relative:page;mso-height-relative:page;" filled="f" stroked="t" coordsize="21600,21600" o:gfxdata="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Mh67jVAAAACQEAAA8AAAAAAAAAAQAgAAAAIgAAAGRycy9kb3ducmV2LnhtbFBLAQIU&#10;ABQAAAAIAIdO4kAyNfynaAIAAMwEAAAOAAAAAAAAAAEAIAAAACQBAABkcnMvZTJvRG9jLnhtbFBL&#10;BQYAAAAABgAGAFkBAAD+BQ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27872" behindDoc="0" locked="0" layoutInCell="1" allowOverlap="1">
                <wp:simplePos x="0" y="0"/>
                <wp:positionH relativeFrom="column">
                  <wp:posOffset>4143375</wp:posOffset>
                </wp:positionH>
                <wp:positionV relativeFrom="paragraph">
                  <wp:posOffset>90170</wp:posOffset>
                </wp:positionV>
                <wp:extent cx="290195" cy="113030"/>
                <wp:effectExtent l="6350" t="6350" r="8255" b="7620"/>
                <wp:wrapNone/>
                <wp:docPr id="83" name="矩形 83"/>
                <wp:cNvGraphicFramePr/>
                <a:graphic xmlns:a="http://schemas.openxmlformats.org/drawingml/2006/main">
                  <a:graphicData uri="http://schemas.microsoft.com/office/word/2010/wordprocessingShape">
                    <wps:wsp>
                      <wps:cNvSpPr/>
                      <wps:spPr>
                        <a:xfrm>
                          <a:off x="0" y="0"/>
                          <a:ext cx="290195" cy="113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25pt;margin-top:7.1pt;height:8.9pt;width:22.85pt;z-index:251727872;v-text-anchor:middle;mso-width-relative:page;mso-height-relative:page;" filled="f" stroked="t" coordsize="21600,21600" o:gfxdata="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Vtx7L1gAAAAkBAAAPAAAAAAAAAAEAIAAAACIAAABkcnMvZG93bnJldi54bWxQ&#10;SwECFAAUAAAACACHTuJAMSBvj2sCAADMBAAADgAAAAAAAAABACAAAAAlAQAAZHJzL2Uyb0RvYy54&#10;bWxQSwUGAAAAAAYABgBZAQAAAg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29920" behindDoc="0" locked="0" layoutInCell="1" allowOverlap="1">
                <wp:simplePos x="0" y="0"/>
                <wp:positionH relativeFrom="column">
                  <wp:posOffset>2995930</wp:posOffset>
                </wp:positionH>
                <wp:positionV relativeFrom="paragraph">
                  <wp:posOffset>85725</wp:posOffset>
                </wp:positionV>
                <wp:extent cx="868680" cy="113030"/>
                <wp:effectExtent l="6350" t="6350" r="13970" b="7620"/>
                <wp:wrapNone/>
                <wp:docPr id="82" name="矩形 82"/>
                <wp:cNvGraphicFramePr/>
                <a:graphic xmlns:a="http://schemas.openxmlformats.org/drawingml/2006/main">
                  <a:graphicData uri="http://schemas.microsoft.com/office/word/2010/wordprocessingShape">
                    <wps:wsp>
                      <wps:cNvSpPr/>
                      <wps:spPr>
                        <a:xfrm>
                          <a:off x="0" y="0"/>
                          <a:ext cx="868680" cy="113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9pt;margin-top:6.75pt;height:8.9pt;width:68.4pt;z-index:251729920;v-text-anchor:middle;mso-width-relative:page;mso-height-relative:page;" filled="f" stroked="t" coordsize="21600,21600" o:gfxdata="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BAusZ1gAAAAkBAAAPAAAAAAAAAAEAIAAAACIAAABkcnMvZG93bnJldi54bWxQSwEC&#10;FAAUAAAACACHTuJA6qP+rmgCAADMBAAADgAAAAAAAAABACAAAAAlAQAAZHJzL2Uyb0RvYy54bWxQ&#10;SwUGAAAAAAYABgBZAQAA/wU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28896" behindDoc="0" locked="0" layoutInCell="1" allowOverlap="1">
                <wp:simplePos x="0" y="0"/>
                <wp:positionH relativeFrom="column">
                  <wp:posOffset>1806575</wp:posOffset>
                </wp:positionH>
                <wp:positionV relativeFrom="paragraph">
                  <wp:posOffset>88265</wp:posOffset>
                </wp:positionV>
                <wp:extent cx="833120" cy="113030"/>
                <wp:effectExtent l="6350" t="6350" r="11430" b="7620"/>
                <wp:wrapNone/>
                <wp:docPr id="81" name="矩形 81"/>
                <wp:cNvGraphicFramePr/>
                <a:graphic xmlns:a="http://schemas.openxmlformats.org/drawingml/2006/main">
                  <a:graphicData uri="http://schemas.microsoft.com/office/word/2010/wordprocessingShape">
                    <wps:wsp>
                      <wps:cNvSpPr/>
                      <wps:spPr>
                        <a:xfrm>
                          <a:off x="0" y="0"/>
                          <a:ext cx="833120" cy="113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25pt;margin-top:6.95pt;height:8.9pt;width:65.6pt;z-index:251728896;v-text-anchor:middle;mso-width-relative:page;mso-height-relative:page;" filled="f" stroked="t" coordsize="21600,21600" o:gfxdata="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11c/XAAAACQEAAA8AAAAAAAAAAQAgAAAAIgAAAGRycy9kb3ducmV2LnhtbFBL&#10;AQIUABQAAAAIAIdO4kBOKRU1aQIAAMwEAAAOAAAAAAAAAAEAIAAAACYBAABkcnMvZTJvRG9jLnht&#10;bFBLBQYAAAAABgAGAFkBAAAB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22752" behindDoc="0" locked="0" layoutInCell="1" allowOverlap="1">
                <wp:simplePos x="0" y="0"/>
                <wp:positionH relativeFrom="column">
                  <wp:posOffset>1061720</wp:posOffset>
                </wp:positionH>
                <wp:positionV relativeFrom="paragraph">
                  <wp:posOffset>83820</wp:posOffset>
                </wp:positionV>
                <wp:extent cx="459105" cy="113030"/>
                <wp:effectExtent l="6350" t="6350" r="17145" b="7620"/>
                <wp:wrapNone/>
                <wp:docPr id="76" name="矩形 76"/>
                <wp:cNvGraphicFramePr/>
                <a:graphic xmlns:a="http://schemas.openxmlformats.org/drawingml/2006/main">
                  <a:graphicData uri="http://schemas.microsoft.com/office/word/2010/wordprocessingShape">
                    <wps:wsp>
                      <wps:cNvSpPr/>
                      <wps:spPr>
                        <a:xfrm>
                          <a:off x="0" y="0"/>
                          <a:ext cx="459105" cy="113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6pt;margin-top:6.6pt;height:8.9pt;width:36.15pt;z-index:251722752;v-text-anchor:middle;mso-width-relative:page;mso-height-relative:page;" filled="f" stroked="t" coordsize="21600,21600" o:gfxdata="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PY3TJ1gAAAAkBAAAPAAAAAAAAAAEAIAAAACIAAABkcnMvZG93bnJldi54bWxQ&#10;SwECFAAUAAAACACHTuJAiDo9u2sCAADMBAAADgAAAAAAAAABACAAAAAlAQAAZHJzL2Uyb0RvYy54&#10;bWxQSwUGAAAAAAYABgBZAQAAAg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21728" behindDoc="0" locked="0" layoutInCell="1" allowOverlap="1">
                <wp:simplePos x="0" y="0"/>
                <wp:positionH relativeFrom="column">
                  <wp:posOffset>880745</wp:posOffset>
                </wp:positionH>
                <wp:positionV relativeFrom="paragraph">
                  <wp:posOffset>86995</wp:posOffset>
                </wp:positionV>
                <wp:extent cx="162560" cy="106045"/>
                <wp:effectExtent l="6350" t="6350" r="8890" b="14605"/>
                <wp:wrapNone/>
                <wp:docPr id="75" name="矩形 75"/>
                <wp:cNvGraphicFramePr/>
                <a:graphic xmlns:a="http://schemas.openxmlformats.org/drawingml/2006/main">
                  <a:graphicData uri="http://schemas.microsoft.com/office/word/2010/wordprocessingShape">
                    <wps:wsp>
                      <wps:cNvSpPr/>
                      <wps:spPr>
                        <a:xfrm>
                          <a:off x="2021840" y="6944995"/>
                          <a:ext cx="162560"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35pt;margin-top:6.85pt;height:8.35pt;width:12.8pt;z-index:251721728;v-text-anchor:middle;mso-width-relative:page;mso-height-relative:page;" filled="f" stroked="t" coordsize="21600,21600" o:gfxdata="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3Vfc31QAAAAkBAAAPAAAAAAAAAAEAIAAAACIAAABkcnMv&#10;ZG93bnJldi54bWxQSwECFAAUAAAACACHTuJAwoTUO3gCAADYBAAADgAAAAAAAAABACAAAAAkAQAA&#10;ZHJzL2Uyb0RvYy54bWxQSwUGAAAAAAYABgBZAQAADgYAAAAA&#10;">
                <v:fill on="f" focussize="0,0"/>
                <v:stroke weight="1pt" color="#FF0000 [3204]" miterlimit="8" joinstyle="miter"/>
                <v:imagedata o:title=""/>
                <o:lock v:ext="edit" aspectratio="f"/>
              </v:rect>
            </w:pict>
          </mc:Fallback>
        </mc:AlternateContent>
      </w:r>
      <w:r>
        <w:drawing>
          <wp:inline distT="0" distB="0" distL="114300" distR="114300">
            <wp:extent cx="5273040" cy="132080"/>
            <wp:effectExtent l="0" t="0" r="10160" b="762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5"/>
                    <a:stretch>
                      <a:fillRect/>
                    </a:stretch>
                  </pic:blipFill>
                  <pic:spPr>
                    <a:xfrm>
                      <a:off x="0" y="0"/>
                      <a:ext cx="5273040" cy="132080"/>
                    </a:xfrm>
                    <a:prstGeom prst="rect">
                      <a:avLst/>
                    </a:prstGeom>
                    <a:noFill/>
                    <a:ln>
                      <a:noFill/>
                    </a:ln>
                  </pic:spPr>
                </pic:pic>
              </a:graphicData>
            </a:graphic>
          </wp:inline>
        </w:drawing>
      </w:r>
    </w:p>
    <w:p>
      <w:pPr>
        <w:pStyle w:val="2"/>
        <w:numPr>
          <w:ilvl w:val="0"/>
          <w:numId w:val="0"/>
        </w:numPr>
        <w:spacing w:line="360" w:lineRule="auto"/>
        <w:ind w:left="3360" w:leftChars="0" w:firstLine="600" w:firstLineChars="300"/>
        <w:jc w:val="both"/>
        <w:rPr>
          <w:rFonts w:hint="default"/>
          <w:lang w:val="en-US" w:eastAsia="zh-CN"/>
        </w:rPr>
      </w:pPr>
      <w:r>
        <w:t xml:space="preserve">图 </w:t>
      </w:r>
      <w:r>
        <w:fldChar w:fldCharType="begin"/>
      </w:r>
      <w:r>
        <w:instrText xml:space="preserve"> SEQ 图 \* ARABIC </w:instrText>
      </w:r>
      <w:r>
        <w:fldChar w:fldCharType="separate"/>
      </w:r>
      <w:r>
        <w:t>2</w:t>
      </w:r>
      <w:r>
        <w:fldChar w:fldCharType="end"/>
      </w:r>
    </w:p>
    <w:p>
      <w:pPr>
        <w:numPr>
          <w:ilvl w:val="0"/>
          <w:numId w:val="0"/>
        </w:numPr>
        <w:spacing w:line="360" w:lineRule="auto"/>
        <w:jc w:val="center"/>
      </w:pPr>
      <w:r>
        <w:drawing>
          <wp:inline distT="0" distB="0" distL="114300" distR="114300">
            <wp:extent cx="4381500" cy="876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81500" cy="876300"/>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3</w:t>
      </w:r>
      <w:r>
        <w:fldChar w:fldCharType="end"/>
      </w:r>
    </w:p>
    <w:p>
      <w:pPr>
        <w:numPr>
          <w:ilvl w:val="1"/>
          <w:numId w:val="5"/>
        </w:numPr>
        <w:spacing w:line="360" w:lineRule="auto"/>
        <w:ind w:left="840" w:leftChars="0" w:hanging="420" w:firstLineChars="0"/>
        <w:rPr>
          <w:rFonts w:hint="default" w:eastAsia="宋体"/>
          <w:b w:val="0"/>
          <w:bCs w:val="0"/>
          <w:sz w:val="21"/>
          <w:szCs w:val="21"/>
          <w:lang w:val="en-US" w:eastAsia="zh-CN"/>
        </w:rPr>
      </w:pPr>
      <w:r>
        <w:rPr>
          <w:rFonts w:hint="eastAsia"/>
          <w:b w:val="0"/>
          <w:bCs w:val="0"/>
          <w:sz w:val="21"/>
          <w:szCs w:val="21"/>
          <w:lang w:val="en-US" w:eastAsia="zh-CN"/>
        </w:rPr>
        <w:t>服务器端响应</w:t>
      </w:r>
    </w:p>
    <w:p>
      <w:pPr>
        <w:numPr>
          <w:ilvl w:val="0"/>
          <w:numId w:val="0"/>
        </w:numPr>
        <w:spacing w:line="36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服务器在收到请求后，会根据客户端的请求发送相应的信息给客户端。相关信息都会放在状态行、响应头部及响应正文中。图4即为服务器端向本机发送的HTTP响应包：</w:t>
      </w:r>
    </w:p>
    <w:p>
      <w:pPr>
        <w:numPr>
          <w:ilvl w:val="0"/>
          <w:numId w:val="0"/>
        </w:numPr>
        <w:spacing w:line="360" w:lineRule="auto"/>
        <w:jc w:val="center"/>
        <w:rPr>
          <w:sz w:val="21"/>
        </w:rPr>
      </w:pPr>
      <w:r>
        <w:rPr>
          <w:sz w:val="21"/>
        </w:rPr>
        <mc:AlternateContent>
          <mc:Choice Requires="wps">
            <w:drawing>
              <wp:anchor distT="0" distB="0" distL="114300" distR="114300" simplePos="0" relativeHeight="251761664" behindDoc="0" locked="0" layoutInCell="1" allowOverlap="1">
                <wp:simplePos x="0" y="0"/>
                <wp:positionH relativeFrom="column">
                  <wp:posOffset>-43180</wp:posOffset>
                </wp:positionH>
                <wp:positionV relativeFrom="paragraph">
                  <wp:posOffset>198120</wp:posOffset>
                </wp:positionV>
                <wp:extent cx="5499100" cy="335915"/>
                <wp:effectExtent l="0" t="0" r="0" b="0"/>
                <wp:wrapNone/>
                <wp:docPr id="116" name="文本框 116"/>
                <wp:cNvGraphicFramePr/>
                <a:graphic xmlns:a="http://schemas.openxmlformats.org/drawingml/2006/main">
                  <a:graphicData uri="http://schemas.microsoft.com/office/word/2010/wordprocessingShape">
                    <wps:wsp>
                      <wps:cNvSpPr txBox="1"/>
                      <wps:spPr>
                        <a:xfrm>
                          <a:off x="1290955" y="723900"/>
                          <a:ext cx="5499100" cy="3359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0000"/>
                                <w:sz w:val="16"/>
                                <w:szCs w:val="16"/>
                                <w:lang w:val="en-US" w:eastAsia="zh-CN"/>
                              </w:rPr>
                            </w:pPr>
                            <w:r>
                              <w:rPr>
                                <w:rFonts w:hint="eastAsia"/>
                                <w:color w:val="FF0000"/>
                                <w:sz w:val="16"/>
                                <w:szCs w:val="16"/>
                                <w:lang w:val="en-US" w:eastAsia="zh-CN"/>
                              </w:rPr>
                              <w:t>响应包帧数 捕获响应包时间 服务器IP 客户端IP 协议名 响应包大小 协议版本 状态码 状态码描述 返回文本类型</w:t>
                            </w: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pt;margin-top:15.6pt;height:26.45pt;width:433pt;z-index:251761664;mso-width-relative:page;mso-height-relative:page;" filled="f" stroked="f" coordsize="21600,21600" o:gfxdata="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VcGmtkAAAAIAQAADwAAAAAAAAAB&#10;ACAAAAAiAAAAZHJzL2Rvd25yZXYueG1sUEsBAhQAFAAAAAgAh07iQPx9IkhIAgAAdQQAAA4AAAAA&#10;AAAAAQAgAAAAKAEAAGRycy9lMm9Eb2MueG1sUEsFBgAAAAAGAAYAWQEAAOIFAAAAAA==&#10;">
                <v:fill on="f" focussize="0,0"/>
                <v:stroke on="f" weight="0.5pt"/>
                <v:imagedata o:title=""/>
                <o:lock v:ext="edit" aspectratio="f"/>
                <v:textbox>
                  <w:txbxContent>
                    <w:p>
                      <w:pPr>
                        <w:rPr>
                          <w:rFonts w:hint="default" w:eastAsia="宋体"/>
                          <w:color w:val="FF0000"/>
                          <w:sz w:val="16"/>
                          <w:szCs w:val="16"/>
                          <w:lang w:val="en-US" w:eastAsia="zh-CN"/>
                        </w:rPr>
                      </w:pPr>
                      <w:r>
                        <w:rPr>
                          <w:rFonts w:hint="eastAsia"/>
                          <w:color w:val="FF0000"/>
                          <w:sz w:val="16"/>
                          <w:szCs w:val="16"/>
                          <w:lang w:val="en-US" w:eastAsia="zh-CN"/>
                        </w:rPr>
                        <w:t>响应包帧数 捕获响应包时间 服务器IP 客户端IP 协议名 响应包大小 协议版本 状态码 状态码描述 返回文本类型</w:t>
                      </w: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pPr>
                        <w:rPr>
                          <w:rFonts w:hint="default" w:eastAsia="宋体"/>
                          <w:color w:val="FF0000"/>
                          <w:sz w:val="16"/>
                          <w:szCs w:val="16"/>
                          <w:lang w:val="en-US" w:eastAsia="zh-CN"/>
                        </w:rPr>
                      </w:pPr>
                    </w:p>
                    <w:p/>
                  </w:txbxContent>
                </v:textbox>
              </v:shape>
            </w:pict>
          </mc:Fallback>
        </mc:AlternateContent>
      </w:r>
    </w:p>
    <w:p>
      <w:pPr>
        <w:numPr>
          <w:ilvl w:val="0"/>
          <w:numId w:val="0"/>
        </w:numPr>
        <w:spacing w:line="360" w:lineRule="auto"/>
        <w:jc w:val="center"/>
        <w:rPr>
          <w:sz w:val="21"/>
        </w:rPr>
      </w:pPr>
      <w:r>
        <w:rPr>
          <w:sz w:val="21"/>
        </w:rPr>
        <mc:AlternateContent>
          <mc:Choice Requires="wps">
            <w:drawing>
              <wp:anchor distT="0" distB="0" distL="114300" distR="114300" simplePos="0" relativeHeight="251770880" behindDoc="0" locked="0" layoutInCell="1" allowOverlap="1">
                <wp:simplePos x="0" y="0"/>
                <wp:positionH relativeFrom="column">
                  <wp:posOffset>4876800</wp:posOffset>
                </wp:positionH>
                <wp:positionV relativeFrom="paragraph">
                  <wp:posOffset>128905</wp:posOffset>
                </wp:positionV>
                <wp:extent cx="106680" cy="260350"/>
                <wp:effectExtent l="13335" t="0" r="6985" b="6350"/>
                <wp:wrapNone/>
                <wp:docPr id="126" name="直接箭头连接符 126"/>
                <wp:cNvGraphicFramePr/>
                <a:graphic xmlns:a="http://schemas.openxmlformats.org/drawingml/2006/main">
                  <a:graphicData uri="http://schemas.microsoft.com/office/word/2010/wordprocessingShape">
                    <wps:wsp>
                      <wps:cNvCnPr>
                        <a:stCxn id="115" idx="0"/>
                      </wps:cNvCnPr>
                      <wps:spPr>
                        <a:xfrm flipH="1" flipV="1">
                          <a:off x="0" y="0"/>
                          <a:ext cx="106680" cy="2603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84pt;margin-top:10.15pt;height:20.5pt;width:8.4pt;z-index:251770880;mso-width-relative:page;mso-height-relative:page;" filled="f" stroked="t" coordsize="21600,21600" o:gfxdata="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l1cW3YAAAACQEAAA8AAAAAAAAAAQAgAAAAIgAAAGRycy9kb3ducmV2LnhtbFBLAQIUABQAAAAI&#10;AIdO4kC13VRyJgIAACIEAAAOAAAAAAAAAAEAIAAAACcBAABkcnMvZTJvRG9jLnhtbFBLBQYAAAAA&#10;BgAGAFkBAAC/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4269740</wp:posOffset>
                </wp:positionH>
                <wp:positionV relativeFrom="paragraph">
                  <wp:posOffset>142875</wp:posOffset>
                </wp:positionV>
                <wp:extent cx="294005" cy="246380"/>
                <wp:effectExtent l="0" t="0" r="10795" b="7620"/>
                <wp:wrapNone/>
                <wp:docPr id="125" name="直接箭头连接符 125"/>
                <wp:cNvGraphicFramePr/>
                <a:graphic xmlns:a="http://schemas.openxmlformats.org/drawingml/2006/main">
                  <a:graphicData uri="http://schemas.microsoft.com/office/word/2010/wordprocessingShape">
                    <wps:wsp>
                      <wps:cNvCnPr>
                        <a:stCxn id="114" idx="0"/>
                      </wps:cNvCnPr>
                      <wps:spPr>
                        <a:xfrm flipH="1" flipV="1">
                          <a:off x="0" y="0"/>
                          <a:ext cx="294005" cy="2463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36.2pt;margin-top:11.25pt;height:19.4pt;width:23.15pt;z-index:251776000;mso-width-relative:page;mso-height-relative:page;" filled="f" stroked="t" coordsize="21600,21600" o:gfxdata="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Ex/ltcAAAAJAQAADwAAAAAAAAABACAAAAAiAAAAZHJzL2Rvd25yZXYueG1sUEsBAhQAFAAA&#10;AAgAh07iQKs4Zv0pAgAAIgQAAA4AAAAAAAAAAQAgAAAAJgEAAGRycy9lMm9Eb2MueG1sUEsFBgAA&#10;AAAGAAYAWQEAAME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4736" behindDoc="0" locked="0" layoutInCell="1" allowOverlap="1">
                <wp:simplePos x="0" y="0"/>
                <wp:positionH relativeFrom="column">
                  <wp:posOffset>3903345</wp:posOffset>
                </wp:positionH>
                <wp:positionV relativeFrom="paragraph">
                  <wp:posOffset>144145</wp:posOffset>
                </wp:positionV>
                <wp:extent cx="492760" cy="237490"/>
                <wp:effectExtent l="0" t="7620" r="2540" b="8890"/>
                <wp:wrapNone/>
                <wp:docPr id="124" name="直接箭头连接符 124"/>
                <wp:cNvGraphicFramePr/>
                <a:graphic xmlns:a="http://schemas.openxmlformats.org/drawingml/2006/main">
                  <a:graphicData uri="http://schemas.microsoft.com/office/word/2010/wordprocessingShape">
                    <wps:wsp>
                      <wps:cNvCnPr/>
                      <wps:spPr>
                        <a:xfrm flipH="1" flipV="1">
                          <a:off x="0" y="0"/>
                          <a:ext cx="492760" cy="2374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07.35pt;margin-top:11.35pt;height:18.7pt;width:38.8pt;z-index:251764736;mso-width-relative:page;mso-height-relative:page;" filled="f" stroked="t" coordsize="21600,21600" o:gfxdata="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Kay9R1wAAAAkBAAAP&#10;AAAAAAAAAAEAIAAAACIAAABkcnMvZG93bnJldi54bWxQSwECFAAUAAAACACHTuJAXcLe2xkCAAD6&#10;AwAADgAAAAAAAAABACAAAAAmAQAAZHJzL2Uyb0RvYy54bWxQSwUGAAAAAAYABgBZAQAAsQ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9856" behindDoc="0" locked="0" layoutInCell="1" allowOverlap="1">
                <wp:simplePos x="0" y="0"/>
                <wp:positionH relativeFrom="column">
                  <wp:posOffset>3501390</wp:posOffset>
                </wp:positionH>
                <wp:positionV relativeFrom="paragraph">
                  <wp:posOffset>123190</wp:posOffset>
                </wp:positionV>
                <wp:extent cx="571500" cy="273050"/>
                <wp:effectExtent l="0" t="7620" r="12700" b="11430"/>
                <wp:wrapNone/>
                <wp:docPr id="123" name="直接箭头连接符 123"/>
                <wp:cNvGraphicFramePr/>
                <a:graphic xmlns:a="http://schemas.openxmlformats.org/drawingml/2006/main">
                  <a:graphicData uri="http://schemas.microsoft.com/office/word/2010/wordprocessingShape">
                    <wps:wsp>
                      <wps:cNvCnPr>
                        <a:stCxn id="112" idx="0"/>
                      </wps:cNvCnPr>
                      <wps:spPr>
                        <a:xfrm flipH="1" flipV="1">
                          <a:off x="0" y="0"/>
                          <a:ext cx="571500" cy="2730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5.7pt;margin-top:9.7pt;height:21.5pt;width:45pt;z-index:251769856;mso-width-relative:page;mso-height-relative:page;" filled="f" stroked="t" coordsize="21600,21600" o:gfxdata="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b44+HWAAAACQEAAA8AAAAAAAAAAQAgAAAAIgAAAGRycy9kb3ducmV2LnhtbFBLAQIUABQAAAAI&#10;AIdO4kCU7FMfKAIAACIEAAAOAAAAAAAAAAEAIAAAACUBAABkcnMvZTJvRG9jLnhtbFBLBQYAAAAA&#10;BgAGAFkBAAC/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3712" behindDoc="0" locked="0" layoutInCell="1" allowOverlap="1">
                <wp:simplePos x="0" y="0"/>
                <wp:positionH relativeFrom="column">
                  <wp:posOffset>3021330</wp:posOffset>
                </wp:positionH>
                <wp:positionV relativeFrom="paragraph">
                  <wp:posOffset>123190</wp:posOffset>
                </wp:positionV>
                <wp:extent cx="741680" cy="273685"/>
                <wp:effectExtent l="0" t="16510" r="7620" b="14605"/>
                <wp:wrapNone/>
                <wp:docPr id="122" name="直接箭头连接符 122"/>
                <wp:cNvGraphicFramePr/>
                <a:graphic xmlns:a="http://schemas.openxmlformats.org/drawingml/2006/main">
                  <a:graphicData uri="http://schemas.microsoft.com/office/word/2010/wordprocessingShape">
                    <wps:wsp>
                      <wps:cNvCnPr>
                        <a:stCxn id="111" idx="0"/>
                      </wps:cNvCnPr>
                      <wps:spPr>
                        <a:xfrm flipH="1" flipV="1">
                          <a:off x="0" y="0"/>
                          <a:ext cx="741680" cy="2736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7.9pt;margin-top:9.7pt;height:21.55pt;width:58.4pt;z-index:251763712;mso-width-relative:page;mso-height-relative:page;" filled="f" stroked="t" coordsize="21600,21600" o:gfxdata="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baFiYNcAAAAJAQAADwAAAAAAAAABACAAAAAiAAAAZHJzL2Rvd25yZXYueG1sUEsBAhQAFAAAAAgA&#10;h07iQGb81DAmAgAAIgQAAA4AAAAAAAAAAQAgAAAAJgEAAGRycy9lMm9Eb2MueG1sUEsFBgAAAAAG&#10;AAYAWQEAAL4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8832" behindDoc="0" locked="0" layoutInCell="1" allowOverlap="1">
                <wp:simplePos x="0" y="0"/>
                <wp:positionH relativeFrom="column">
                  <wp:posOffset>2485390</wp:posOffset>
                </wp:positionH>
                <wp:positionV relativeFrom="paragraph">
                  <wp:posOffset>137160</wp:posOffset>
                </wp:positionV>
                <wp:extent cx="801370" cy="259715"/>
                <wp:effectExtent l="0" t="20320" r="11430" b="12065"/>
                <wp:wrapNone/>
                <wp:docPr id="121" name="直接箭头连接符 121"/>
                <wp:cNvGraphicFramePr/>
                <a:graphic xmlns:a="http://schemas.openxmlformats.org/drawingml/2006/main">
                  <a:graphicData uri="http://schemas.microsoft.com/office/word/2010/wordprocessingShape">
                    <wps:wsp>
                      <wps:cNvCnPr>
                        <a:stCxn id="110" idx="0"/>
                      </wps:cNvCnPr>
                      <wps:spPr>
                        <a:xfrm flipH="1" flipV="1">
                          <a:off x="0" y="0"/>
                          <a:ext cx="801370" cy="2597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95.7pt;margin-top:10.8pt;height:20.45pt;width:63.1pt;z-index:251768832;mso-width-relative:page;mso-height-relative:page;" filled="f" stroked="t" coordsize="21600,21600" o:gfxdata="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VZLT7YAAAACQEAAA8AAAAAAAAAAQAgAAAAIgAAAGRycy9kb3ducmV2LnhtbFBLAQIUABQAAAAI&#10;AIdO4kBo/xyyJgIAACIEAAAOAAAAAAAAAAEAIAAAACcBAABkcnMvZTJvRG9jLnhtbFBLBQYAAAAA&#10;BgAGAFkBAAC/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5760" behindDoc="0" locked="0" layoutInCell="1" allowOverlap="1">
                <wp:simplePos x="0" y="0"/>
                <wp:positionH relativeFrom="column">
                  <wp:posOffset>2040890</wp:posOffset>
                </wp:positionH>
                <wp:positionV relativeFrom="paragraph">
                  <wp:posOffset>137160</wp:posOffset>
                </wp:positionV>
                <wp:extent cx="461645" cy="252730"/>
                <wp:effectExtent l="0" t="2540" r="8255" b="11430"/>
                <wp:wrapNone/>
                <wp:docPr id="120" name="直接箭头连接符 120"/>
                <wp:cNvGraphicFramePr/>
                <a:graphic xmlns:a="http://schemas.openxmlformats.org/drawingml/2006/main">
                  <a:graphicData uri="http://schemas.microsoft.com/office/word/2010/wordprocessingShape">
                    <wps:wsp>
                      <wps:cNvCnPr>
                        <a:stCxn id="109" idx="0"/>
                      </wps:cNvCnPr>
                      <wps:spPr>
                        <a:xfrm flipH="1" flipV="1">
                          <a:off x="0" y="0"/>
                          <a:ext cx="461645" cy="2527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0.7pt;margin-top:10.8pt;height:19.9pt;width:36.35pt;z-index:251765760;mso-width-relative:page;mso-height-relative:page;" filled="f" stroked="t" coordsize="21600,21600" o:gfxdata="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yYHedcAAAAJAQAADwAAAAAAAAABACAAAAAiAAAAZHJzL2Rvd25yZXYueG1sUEsBAhQAFAAA&#10;AAgAh07iQLuq5CcpAgAAIgQAAA4AAAAAAAAAAQAgAAAAJgEAAGRycy9lMm9Eb2MueG1sUEsFBgAA&#10;AAAGAAYAWQEAAME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7328" behindDoc="0" locked="0" layoutInCell="1" allowOverlap="1">
                <wp:simplePos x="0" y="0"/>
                <wp:positionH relativeFrom="column">
                  <wp:posOffset>1494790</wp:posOffset>
                </wp:positionH>
                <wp:positionV relativeFrom="paragraph">
                  <wp:posOffset>144145</wp:posOffset>
                </wp:positionV>
                <wp:extent cx="207645" cy="245745"/>
                <wp:effectExtent l="3810" t="0" r="4445" b="8255"/>
                <wp:wrapNone/>
                <wp:docPr id="119" name="直接箭头连接符 119"/>
                <wp:cNvGraphicFramePr/>
                <a:graphic xmlns:a="http://schemas.openxmlformats.org/drawingml/2006/main">
                  <a:graphicData uri="http://schemas.microsoft.com/office/word/2010/wordprocessingShape">
                    <wps:wsp>
                      <wps:cNvCnPr>
                        <a:stCxn id="107" idx="0"/>
                      </wps:cNvCnPr>
                      <wps:spPr>
                        <a:xfrm flipV="1">
                          <a:off x="0" y="0"/>
                          <a:ext cx="207645" cy="24574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7.7pt;margin-top:11.35pt;height:19.35pt;width:16.35pt;z-index:251747328;mso-width-relative:page;mso-height-relative:page;" filled="f" stroked="t" coordsize="21600,21600" o:gfxdata="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eQ&#10;703ZAAAACQEAAA8AAAAAAAAAAQAgAAAAIgAAAGRycy9kb3ducmV2LnhtbFBLAQIUABQAAAAIAIdO&#10;4kA4IjQOIgIAABgEAAAOAAAAAAAAAAEAIAAAACgBAABkcnMvZTJvRG9jLnhtbFBLBQYAAAAABgAG&#10;AFkBAAC8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9376" behindDoc="0" locked="0" layoutInCell="1" allowOverlap="1">
                <wp:simplePos x="0" y="0"/>
                <wp:positionH relativeFrom="column">
                  <wp:posOffset>651510</wp:posOffset>
                </wp:positionH>
                <wp:positionV relativeFrom="paragraph">
                  <wp:posOffset>151130</wp:posOffset>
                </wp:positionV>
                <wp:extent cx="267335" cy="252730"/>
                <wp:effectExtent l="3175" t="0" r="8890" b="13970"/>
                <wp:wrapNone/>
                <wp:docPr id="118" name="直接箭头连接符 118"/>
                <wp:cNvGraphicFramePr/>
                <a:graphic xmlns:a="http://schemas.openxmlformats.org/drawingml/2006/main">
                  <a:graphicData uri="http://schemas.microsoft.com/office/word/2010/wordprocessingShape">
                    <wps:wsp>
                      <wps:cNvCnPr>
                        <a:stCxn id="106" idx="0"/>
                      </wps:cNvCnPr>
                      <wps:spPr>
                        <a:xfrm flipV="1">
                          <a:off x="0" y="0"/>
                          <a:ext cx="267335" cy="2527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1.3pt;margin-top:11.9pt;height:19.9pt;width:21.05pt;z-index:251749376;mso-width-relative:page;mso-height-relative:page;" filled="f" stroked="t" coordsize="21600,21600" o:gfxdata="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B&#10;p3vZ2AAAAAkBAAAPAAAAAAAAAAEAIAAAACIAAABkcnMvZG93bnJldi54bWxQSwECFAAUAAAACACH&#10;TuJAVQ8JJSQCAAAYBAAADgAAAAAAAAABACAAAAAnAQAAZHJzL2Uyb0RvYy54bWxQSwUGAAAAAAYA&#10;BgBZAQAAvQ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2688" behindDoc="0" locked="0" layoutInCell="1" allowOverlap="1">
                <wp:simplePos x="0" y="0"/>
                <wp:positionH relativeFrom="column">
                  <wp:posOffset>318135</wp:posOffset>
                </wp:positionH>
                <wp:positionV relativeFrom="paragraph">
                  <wp:posOffset>127635</wp:posOffset>
                </wp:positionV>
                <wp:extent cx="43180" cy="268605"/>
                <wp:effectExtent l="34925" t="0" r="23495" b="10795"/>
                <wp:wrapNone/>
                <wp:docPr id="117" name="直接箭头连接符 117"/>
                <wp:cNvGraphicFramePr/>
                <a:graphic xmlns:a="http://schemas.openxmlformats.org/drawingml/2006/main">
                  <a:graphicData uri="http://schemas.microsoft.com/office/word/2010/wordprocessingShape">
                    <wps:wsp>
                      <wps:cNvCnPr>
                        <a:stCxn id="104" idx="0"/>
                      </wps:cNvCnPr>
                      <wps:spPr>
                        <a:xfrm flipH="1" flipV="1">
                          <a:off x="1459230" y="1339215"/>
                          <a:ext cx="43180" cy="2686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05pt;margin-top:10.05pt;height:21.15pt;width:3.4pt;z-index:251762688;mso-width-relative:page;mso-height-relative:page;" filled="f" stroked="t" coordsize="21600,21600" o:gfxdata="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KMnA1QAAAAcBAAAPAAAAAAAAAAEAIAAAACIAAABkcnMvZG93bnJldi54bWxQ&#10;SwECFAAUAAAACACHTuJA67G5GzMCAAAtBAAADgAAAAAAAAABACAAAAAkAQAAZHJzL2Uyb0RvYy54&#10;bWxQSwUGAAAAAAYABgBZAQAAyQUAAAAA&#10;">
                <v:fill on="f" focussize="0,0"/>
                <v:stroke weight="0.5pt" color="#FF0000 [3204]" miterlimit="8" joinstyle="miter" endarrow="open"/>
                <v:imagedata o:title=""/>
                <o:lock v:ext="edit" aspectratio="f"/>
              </v:shape>
            </w:pict>
          </mc:Fallback>
        </mc:AlternateContent>
      </w:r>
    </w:p>
    <w:p>
      <w:pPr>
        <w:numPr>
          <w:ilvl w:val="0"/>
          <w:numId w:val="0"/>
        </w:numPr>
        <w:spacing w:line="360" w:lineRule="auto"/>
        <w:jc w:val="center"/>
      </w:pPr>
      <w:r>
        <w:rPr>
          <w:sz w:val="21"/>
        </w:rPr>
        <mc:AlternateContent>
          <mc:Choice Requires="wps">
            <w:drawing>
              <wp:anchor distT="0" distB="0" distL="114300" distR="114300" simplePos="0" relativeHeight="251760640" behindDoc="0" locked="0" layoutInCell="1" allowOverlap="1">
                <wp:simplePos x="0" y="0"/>
                <wp:positionH relativeFrom="column">
                  <wp:posOffset>4714875</wp:posOffset>
                </wp:positionH>
                <wp:positionV relativeFrom="paragraph">
                  <wp:posOffset>92075</wp:posOffset>
                </wp:positionV>
                <wp:extent cx="536575" cy="106045"/>
                <wp:effectExtent l="6350" t="6350" r="15875" b="14605"/>
                <wp:wrapNone/>
                <wp:docPr id="115" name="矩形 115"/>
                <wp:cNvGraphicFramePr/>
                <a:graphic xmlns:a="http://schemas.openxmlformats.org/drawingml/2006/main">
                  <a:graphicData uri="http://schemas.microsoft.com/office/word/2010/wordprocessingShape">
                    <wps:wsp>
                      <wps:cNvSpPr/>
                      <wps:spPr>
                        <a:xfrm>
                          <a:off x="5855970" y="1008380"/>
                          <a:ext cx="536575"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1.25pt;margin-top:7.25pt;height:8.35pt;width:42.25pt;z-index:251760640;v-text-anchor:middle;mso-width-relative:page;mso-height-relative:page;" filled="f" stroked="t" coordsize="21600,21600" o:gfxdata="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LeYXTTWAAAACQEAAA8AAAAAAAAAAQAgAAAAIgAAAGRycy9k&#10;b3ducmV2LnhtbFBLAQIUABQAAAAIAIdO4kA0gx3ldgIAANoEAAAOAAAAAAAAAAEAIAAAACUBAABk&#10;cnMvZTJvRG9jLnhtbFBLBQYAAAAABgAGAFkBAAAN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9616" behindDoc="0" locked="0" layoutInCell="1" allowOverlap="1">
                <wp:simplePos x="0" y="0"/>
                <wp:positionH relativeFrom="column">
                  <wp:posOffset>4503420</wp:posOffset>
                </wp:positionH>
                <wp:positionV relativeFrom="paragraph">
                  <wp:posOffset>92075</wp:posOffset>
                </wp:positionV>
                <wp:extent cx="120015" cy="106045"/>
                <wp:effectExtent l="6350" t="6350" r="13335" b="14605"/>
                <wp:wrapNone/>
                <wp:docPr id="114" name="矩形 114"/>
                <wp:cNvGraphicFramePr/>
                <a:graphic xmlns:a="http://schemas.openxmlformats.org/drawingml/2006/main">
                  <a:graphicData uri="http://schemas.microsoft.com/office/word/2010/wordprocessingShape">
                    <wps:wsp>
                      <wps:cNvSpPr/>
                      <wps:spPr>
                        <a:xfrm>
                          <a:off x="5637530" y="1008380"/>
                          <a:ext cx="120015"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6pt;margin-top:7.25pt;height:8.35pt;width:9.45pt;z-index:251759616;v-text-anchor:middle;mso-width-relative:page;mso-height-relative:page;" filled="f" stroked="t" coordsize="21600,21600" o:gfxdata="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lwYEP1wAAAAkBAAAPAAAAAAAAAAEAIAAAACIAAABkcnMv&#10;ZG93bnJldi54bWxQSwECFAAUAAAACACHTuJANLtWz3YCAADaBAAADgAAAAAAAAABACAAAAAmAQAA&#10;ZHJzL2Uyb0RvYy54bWxQSwUGAAAAAAYABgBZAQAADg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8592" behindDoc="0" locked="0" layoutInCell="1" allowOverlap="1">
                <wp:simplePos x="0" y="0"/>
                <wp:positionH relativeFrom="column">
                  <wp:posOffset>4305935</wp:posOffset>
                </wp:positionH>
                <wp:positionV relativeFrom="paragraph">
                  <wp:posOffset>99695</wp:posOffset>
                </wp:positionV>
                <wp:extent cx="176530" cy="98425"/>
                <wp:effectExtent l="6350" t="6350" r="7620" b="9525"/>
                <wp:wrapNone/>
                <wp:docPr id="113" name="矩形 113"/>
                <wp:cNvGraphicFramePr/>
                <a:graphic xmlns:a="http://schemas.openxmlformats.org/drawingml/2006/main">
                  <a:graphicData uri="http://schemas.microsoft.com/office/word/2010/wordprocessingShape">
                    <wps:wsp>
                      <wps:cNvSpPr/>
                      <wps:spPr>
                        <a:xfrm>
                          <a:off x="5447030" y="1016000"/>
                          <a:ext cx="176530" cy="98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05pt;margin-top:7.85pt;height:7.75pt;width:13.9pt;z-index:251758592;v-text-anchor:middle;mso-width-relative:page;mso-height-relative:page;" filled="f" stroked="t" coordsize="21600,21600" o:gfxdata="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VTO2DWAAAACQEAAA8AAAAAAAAAAQAgAAAAIgAAAGRycy9k&#10;b3ducmV2LnhtbFBLAQIUABQAAAAIAIdO4kCPJn+mdgIAANkEAAAOAAAAAAAAAAEAIAAAACUBAABk&#10;cnMvZTJvRG9jLnhtbFBLBQYAAAAABgAGAFkBAAAN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7568" behindDoc="0" locked="0" layoutInCell="1" allowOverlap="1">
                <wp:simplePos x="0" y="0"/>
                <wp:positionH relativeFrom="column">
                  <wp:posOffset>3868420</wp:posOffset>
                </wp:positionH>
                <wp:positionV relativeFrom="paragraph">
                  <wp:posOffset>99060</wp:posOffset>
                </wp:positionV>
                <wp:extent cx="408940" cy="106045"/>
                <wp:effectExtent l="6350" t="6350" r="16510" b="14605"/>
                <wp:wrapNone/>
                <wp:docPr id="112" name="矩形 112"/>
                <wp:cNvGraphicFramePr/>
                <a:graphic xmlns:a="http://schemas.openxmlformats.org/drawingml/2006/main">
                  <a:graphicData uri="http://schemas.microsoft.com/office/word/2010/wordprocessingShape">
                    <wps:wsp>
                      <wps:cNvSpPr/>
                      <wps:spPr>
                        <a:xfrm>
                          <a:off x="5016500" y="1008380"/>
                          <a:ext cx="408940"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4.6pt;margin-top:7.8pt;height:8.35pt;width:32.2pt;z-index:251757568;v-text-anchor:middle;mso-width-relative:page;mso-height-relative:page;" filled="f" stroked="t" coordsize="21600,21600" o:gfxdata="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x5oOL9YAAAAJAQAADwAAAAAAAAABACAAAAAiAAAAZHJzL2Rv&#10;d25yZXYueG1sUEsBAhQAFAAAAAgAh07iQBLm07h1AgAA2gQAAA4AAAAAAAAAAQAgAAAAJQEAAGRy&#10;cy9lMm9Eb2MueG1sUEsFBgAAAAAGAAYAWQEAAAw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6544" behindDoc="0" locked="0" layoutInCell="1" allowOverlap="1">
                <wp:simplePos x="0" y="0"/>
                <wp:positionH relativeFrom="column">
                  <wp:posOffset>3663950</wp:posOffset>
                </wp:positionH>
                <wp:positionV relativeFrom="paragraph">
                  <wp:posOffset>99695</wp:posOffset>
                </wp:positionV>
                <wp:extent cx="197485" cy="99060"/>
                <wp:effectExtent l="6350" t="6350" r="12065" b="8890"/>
                <wp:wrapNone/>
                <wp:docPr id="111" name="矩形 111"/>
                <wp:cNvGraphicFramePr/>
                <a:graphic xmlns:a="http://schemas.openxmlformats.org/drawingml/2006/main">
                  <a:graphicData uri="http://schemas.microsoft.com/office/word/2010/wordprocessingShape">
                    <wps:wsp>
                      <wps:cNvSpPr/>
                      <wps:spPr>
                        <a:xfrm>
                          <a:off x="4805045" y="1008380"/>
                          <a:ext cx="197485"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8.5pt;margin-top:7.85pt;height:7.8pt;width:15.55pt;z-index:251756544;v-text-anchor:middle;mso-width-relative:page;mso-height-relative:page;" filled="f" stroked="t" coordsize="21600,21600" o:gfxdata="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KmsxLWAAAACQEAAA8AAAAAAAAAAQAgAAAAIgAAAGRycy9k&#10;b3ducmV2LnhtbFBLAQIUABQAAAAIAIdO4kBdN6MrdgIAANkEAAAOAAAAAAAAAAEAIAAAACUBAABk&#10;cnMvZTJvRG9jLnhtbFBLBQYAAAAABgAGAFkBAAAN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5520" behindDoc="0" locked="0" layoutInCell="1" allowOverlap="1">
                <wp:simplePos x="0" y="0"/>
                <wp:positionH relativeFrom="column">
                  <wp:posOffset>3155950</wp:posOffset>
                </wp:positionH>
                <wp:positionV relativeFrom="paragraph">
                  <wp:posOffset>99695</wp:posOffset>
                </wp:positionV>
                <wp:extent cx="260985" cy="98425"/>
                <wp:effectExtent l="6350" t="6350" r="12065" b="9525"/>
                <wp:wrapNone/>
                <wp:docPr id="110" name="矩形 110"/>
                <wp:cNvGraphicFramePr/>
                <a:graphic xmlns:a="http://schemas.openxmlformats.org/drawingml/2006/main">
                  <a:graphicData uri="http://schemas.microsoft.com/office/word/2010/wordprocessingShape">
                    <wps:wsp>
                      <wps:cNvSpPr/>
                      <wps:spPr>
                        <a:xfrm>
                          <a:off x="4297045" y="1016000"/>
                          <a:ext cx="260985" cy="98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5pt;margin-top:7.85pt;height:7.75pt;width:20.55pt;z-index:251755520;v-text-anchor:middle;mso-width-relative:page;mso-height-relative:page;" filled="f" stroked="t" coordsize="21600,21600" o:gfxdata="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K7Ove1gAAAAkBAAAPAAAAAAAAAAEAIAAAACIAAABkcnMv&#10;ZG93bnJldi54bWxQSwECFAAUAAAACACHTuJADHsMz3cCAADZBAAADgAAAAAAAAABACAAAAAlAQAA&#10;ZHJzL2Uyb0RvYy54bWxQSwUGAAAAAAYABgBZAQAADg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4496" behindDoc="0" locked="0" layoutInCell="1" allowOverlap="1">
                <wp:simplePos x="0" y="0"/>
                <wp:positionH relativeFrom="column">
                  <wp:posOffset>2146300</wp:posOffset>
                </wp:positionH>
                <wp:positionV relativeFrom="paragraph">
                  <wp:posOffset>92710</wp:posOffset>
                </wp:positionV>
                <wp:extent cx="712470" cy="91440"/>
                <wp:effectExtent l="6350" t="6350" r="17780" b="16510"/>
                <wp:wrapNone/>
                <wp:docPr id="109" name="矩形 109"/>
                <wp:cNvGraphicFramePr/>
                <a:graphic xmlns:a="http://schemas.openxmlformats.org/drawingml/2006/main">
                  <a:graphicData uri="http://schemas.microsoft.com/office/word/2010/wordprocessingShape">
                    <wps:wsp>
                      <wps:cNvSpPr/>
                      <wps:spPr>
                        <a:xfrm>
                          <a:off x="3302000" y="1016000"/>
                          <a:ext cx="71247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pt;margin-top:7.3pt;height:7.2pt;width:56.1pt;z-index:251754496;v-text-anchor:middle;mso-width-relative:page;mso-height-relative:page;" filled="f" stroked="t" coordsize="21600,21600" o:gfxdata="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DfIRzWAAAACQEAAA8AAAAAAAAAAQAgAAAAIgAAAGRycy9kb3ducmV2&#10;LnhtbFBLAQIUABQAAAAIAIdO4kBb198scAIAANkEAAAOAAAAAAAAAAEAIAAAACUBAABkcnMvZTJv&#10;RG9jLnhtbFBLBQYAAAAABgAGAFkBAAAH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3472" behindDoc="0" locked="0" layoutInCell="1" allowOverlap="1">
                <wp:simplePos x="0" y="0"/>
                <wp:positionH relativeFrom="column">
                  <wp:posOffset>1109980</wp:posOffset>
                </wp:positionH>
                <wp:positionV relativeFrom="paragraph">
                  <wp:posOffset>92710</wp:posOffset>
                </wp:positionV>
                <wp:extent cx="768985" cy="99060"/>
                <wp:effectExtent l="6350" t="6350" r="12065" b="8890"/>
                <wp:wrapNone/>
                <wp:docPr id="107" name="矩形 107"/>
                <wp:cNvGraphicFramePr/>
                <a:graphic xmlns:a="http://schemas.openxmlformats.org/drawingml/2006/main">
                  <a:graphicData uri="http://schemas.microsoft.com/office/word/2010/wordprocessingShape">
                    <wps:wsp>
                      <wps:cNvSpPr/>
                      <wps:spPr>
                        <a:xfrm>
                          <a:off x="2265045" y="1008380"/>
                          <a:ext cx="768985"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4pt;margin-top:7.3pt;height:7.8pt;width:60.55pt;z-index:251753472;v-text-anchor:middle;mso-width-relative:page;mso-height-relative:page;" filled="f" stroked="t" coordsize="21600,21600" o:gfxdata="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rpz4rWAAAACQEAAA8AAAAAAAAAAQAgAAAAIgAAAGRycy9k&#10;b3ducmV2LnhtbFBLAQIUABQAAAAIAIdO4kBxS72ldgIAANkEAAAOAAAAAAAAAAEAIAAAACUBAABk&#10;cnMvZTJvRG9jLnhtbFBLBQYAAAAABgAGAFkBAAAN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2448" behindDoc="0" locked="0" layoutInCell="1" allowOverlap="1">
                <wp:simplePos x="0" y="0"/>
                <wp:positionH relativeFrom="column">
                  <wp:posOffset>446405</wp:posOffset>
                </wp:positionH>
                <wp:positionV relativeFrom="paragraph">
                  <wp:posOffset>106680</wp:posOffset>
                </wp:positionV>
                <wp:extent cx="409575" cy="91440"/>
                <wp:effectExtent l="6350" t="6350" r="15875" b="16510"/>
                <wp:wrapNone/>
                <wp:docPr id="106" name="矩形 106"/>
                <wp:cNvGraphicFramePr/>
                <a:graphic xmlns:a="http://schemas.openxmlformats.org/drawingml/2006/main">
                  <a:graphicData uri="http://schemas.microsoft.com/office/word/2010/wordprocessingShape">
                    <wps:wsp>
                      <wps:cNvSpPr/>
                      <wps:spPr>
                        <a:xfrm>
                          <a:off x="1601470" y="1016000"/>
                          <a:ext cx="409575"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15pt;margin-top:8.4pt;height:7.2pt;width:32.25pt;z-index:251752448;v-text-anchor:middle;mso-width-relative:page;mso-height-relative:page;" filled="f" stroked="t" coordsize="21600,21600" o:gfxdata="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584VF0wAAAAgBAAAPAAAAAAAAAAEAIAAAACIAAABkcnMvZG93bnJldi54&#10;bWxQSwECFAAUAAAACACHTuJATYLA8XECAADZBAAADgAAAAAAAAABACAAAAAiAQAAZHJzL2Uyb0Rv&#10;Yy54bWxQSwUGAAAAAAYABgBZAQAABQ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51424" behindDoc="0" locked="0" layoutInCell="1" allowOverlap="1">
                <wp:simplePos x="0" y="0"/>
                <wp:positionH relativeFrom="column">
                  <wp:posOffset>290830</wp:posOffset>
                </wp:positionH>
                <wp:positionV relativeFrom="paragraph">
                  <wp:posOffset>99060</wp:posOffset>
                </wp:positionV>
                <wp:extent cx="140970" cy="92075"/>
                <wp:effectExtent l="6350" t="6350" r="17780" b="15875"/>
                <wp:wrapNone/>
                <wp:docPr id="104" name="矩形 104"/>
                <wp:cNvGraphicFramePr/>
                <a:graphic xmlns:a="http://schemas.openxmlformats.org/drawingml/2006/main">
                  <a:graphicData uri="http://schemas.microsoft.com/office/word/2010/wordprocessingShape">
                    <wps:wsp>
                      <wps:cNvSpPr/>
                      <wps:spPr>
                        <a:xfrm>
                          <a:off x="1446530" y="1008380"/>
                          <a:ext cx="140970" cy="92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pt;margin-top:7.8pt;height:7.25pt;width:11.1pt;z-index:251751424;v-text-anchor:middle;mso-width-relative:page;mso-height-relative:page;" filled="f" stroked="t" coordsize="21600,21600" o:gfxdata="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uGWOR1AAAAAcBAAAPAAAAAAAAAAEAIAAAACIAAABkcnMvZG93bnJl&#10;di54bWxQSwECFAAUAAAACACHTuJAfd8IzXMCAADZBAAADgAAAAAAAAABACAAAAAjAQAAZHJzL2Uy&#10;b0RvYy54bWxQSwUGAAAAAAYABgBZAQAACAYAAAAA&#10;">
                <v:fill on="f" focussize="0,0"/>
                <v:stroke weight="1pt" color="#FF0000 [3204]" miterlimit="8" joinstyle="miter"/>
                <v:imagedata o:title=""/>
                <o:lock v:ext="edit" aspectratio="f"/>
              </v:rect>
            </w:pict>
          </mc:Fallback>
        </mc:AlternateContent>
      </w:r>
      <w:r>
        <w:drawing>
          <wp:inline distT="0" distB="0" distL="114300" distR="114300">
            <wp:extent cx="5275580" cy="106680"/>
            <wp:effectExtent l="0" t="0" r="7620" b="7620"/>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pic:cNvPicPr>
                      <a:picLocks noChangeAspect="1"/>
                    </pic:cNvPicPr>
                  </pic:nvPicPr>
                  <pic:blipFill>
                    <a:blip r:embed="rId7"/>
                    <a:stretch>
                      <a:fillRect/>
                    </a:stretch>
                  </pic:blipFill>
                  <pic:spPr>
                    <a:xfrm>
                      <a:off x="0" y="0"/>
                      <a:ext cx="5275580" cy="106680"/>
                    </a:xfrm>
                    <a:prstGeom prst="rect">
                      <a:avLst/>
                    </a:prstGeom>
                    <a:noFill/>
                    <a:ln>
                      <a:noFill/>
                    </a:ln>
                  </pic:spPr>
                </pic:pic>
              </a:graphicData>
            </a:graphic>
          </wp:inline>
        </w:drawing>
      </w:r>
    </w:p>
    <w:p>
      <w:pPr>
        <w:pStyle w:val="2"/>
        <w:numPr>
          <w:ilvl w:val="0"/>
          <w:numId w:val="0"/>
        </w:numPr>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p>
    <w:p>
      <w:pPr>
        <w:numPr>
          <w:ilvl w:val="1"/>
          <w:numId w:val="5"/>
        </w:numPr>
        <w:spacing w:line="360" w:lineRule="auto"/>
        <w:ind w:left="840" w:leftChars="0" w:hanging="420" w:firstLineChars="0"/>
        <w:rPr>
          <w:rFonts w:hint="default"/>
          <w:b w:val="0"/>
          <w:bCs w:val="0"/>
          <w:sz w:val="21"/>
          <w:szCs w:val="21"/>
          <w:lang w:val="en-US" w:eastAsia="zh-CN"/>
        </w:rPr>
      </w:pPr>
      <w:r>
        <w:rPr>
          <w:rFonts w:hint="eastAsia"/>
          <w:b w:val="0"/>
          <w:bCs w:val="0"/>
          <w:sz w:val="21"/>
          <w:szCs w:val="21"/>
          <w:lang w:val="en-US" w:eastAsia="zh-CN"/>
        </w:rPr>
        <w:t>关闭连接</w:t>
      </w:r>
    </w:p>
    <w:p>
      <w:pPr>
        <w:numPr>
          <w:ilvl w:val="0"/>
          <w:numId w:val="0"/>
        </w:numPr>
        <w:spacing w:line="36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服务器端在发送完响应之后，就会关闭连接。但如果客户端的请求头部中有keep-alive（如图5所示），则服务器端在响应完该请求后不会关闭连接，直到客户端所有请求都响应完毕（超过最大响应时间，或最大请求次数也会关闭连接）。这会节省带宽和I/O资源。</w:t>
      </w:r>
    </w:p>
    <w:p>
      <w:pPr>
        <w:numPr>
          <w:ilvl w:val="0"/>
          <w:numId w:val="0"/>
        </w:numPr>
        <w:spacing w:line="360" w:lineRule="auto"/>
        <w:jc w:val="center"/>
      </w:pPr>
      <w:r>
        <w:drawing>
          <wp:inline distT="0" distB="0" distL="114300" distR="114300">
            <wp:extent cx="2908300" cy="260350"/>
            <wp:effectExtent l="0" t="0" r="0" b="6350"/>
            <wp:docPr id="1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
                    <pic:cNvPicPr>
                      <a:picLocks noChangeAspect="1"/>
                    </pic:cNvPicPr>
                  </pic:nvPicPr>
                  <pic:blipFill>
                    <a:blip r:embed="rId8"/>
                    <a:stretch>
                      <a:fillRect/>
                    </a:stretch>
                  </pic:blipFill>
                  <pic:spPr>
                    <a:xfrm>
                      <a:off x="0" y="0"/>
                      <a:ext cx="2908300" cy="260350"/>
                    </a:xfrm>
                    <a:prstGeom prst="rect">
                      <a:avLst/>
                    </a:prstGeom>
                    <a:noFill/>
                    <a:ln>
                      <a:noFill/>
                    </a:ln>
                  </pic:spPr>
                </pic:pic>
              </a:graphicData>
            </a:graphic>
          </wp:inline>
        </w:drawing>
      </w:r>
    </w:p>
    <w:p>
      <w:pPr>
        <w:pStyle w:val="2"/>
        <w:numPr>
          <w:ilvl w:val="0"/>
          <w:numId w:val="0"/>
        </w:numPr>
        <w:spacing w:line="360" w:lineRule="auto"/>
        <w:jc w:val="center"/>
        <w:rPr>
          <w:rFonts w:hint="default" w:eastAsia="宋体"/>
          <w:b w:val="0"/>
          <w:bCs w:val="0"/>
          <w:sz w:val="21"/>
          <w:szCs w:val="21"/>
          <w:lang w:val="en-US" w:eastAsia="zh-CN"/>
        </w:rPr>
      </w:pPr>
      <w:r>
        <w:t xml:space="preserve">图 </w:t>
      </w:r>
      <w:r>
        <w:fldChar w:fldCharType="begin"/>
      </w:r>
      <w:r>
        <w:instrText xml:space="preserve"> SEQ 图 \* ARABIC </w:instrText>
      </w:r>
      <w:r>
        <w:fldChar w:fldCharType="separate"/>
      </w:r>
      <w:r>
        <w:t>5</w:t>
      </w:r>
      <w:r>
        <w:fldChar w:fldCharType="end"/>
      </w:r>
    </w:p>
    <w:p>
      <w:pPr>
        <w:numPr>
          <w:ilvl w:val="0"/>
          <w:numId w:val="5"/>
        </w:numPr>
        <w:spacing w:line="360" w:lineRule="auto"/>
        <w:rPr>
          <w:rFonts w:hint="default" w:eastAsia="宋体"/>
          <w:b/>
          <w:bCs/>
          <w:sz w:val="21"/>
          <w:szCs w:val="21"/>
          <w:lang w:val="en-US" w:eastAsia="zh-CN"/>
        </w:rPr>
      </w:pPr>
      <w:r>
        <w:rPr>
          <w:rFonts w:hint="eastAsia"/>
          <w:b/>
          <w:bCs/>
          <w:sz w:val="21"/>
          <w:szCs w:val="21"/>
          <w:lang w:val="en-US" w:eastAsia="zh-CN"/>
        </w:rPr>
        <w:t>利用Wireshark分析HTTP协议的格式</w:t>
      </w:r>
    </w:p>
    <w:p>
      <w:pPr>
        <w:widowControl w:val="0"/>
        <w:numPr>
          <w:ilvl w:val="0"/>
          <w:numId w:val="0"/>
        </w:numPr>
        <w:spacing w:line="360" w:lineRule="auto"/>
        <w:jc w:val="both"/>
        <w:rPr>
          <w:rFonts w:hint="default"/>
          <w:b/>
          <w:bCs/>
          <w:sz w:val="21"/>
          <w:szCs w:val="21"/>
          <w:highlight w:val="none"/>
          <w:lang w:val="en-US" w:eastAsia="zh-CN"/>
        </w:rPr>
      </w:pPr>
      <w:r>
        <w:rPr>
          <w:rFonts w:hint="eastAsia"/>
          <w:b/>
          <w:bCs/>
          <w:sz w:val="21"/>
          <w:szCs w:val="21"/>
          <w:highlight w:val="none"/>
          <w:lang w:val="en-US" w:eastAsia="zh-CN"/>
        </w:rPr>
        <w:t>HTTP报文格式简介</w:t>
      </w:r>
    </w:p>
    <w:p>
      <w:pPr>
        <w:widowControl w:val="0"/>
        <w:numPr>
          <w:ilvl w:val="0"/>
          <w:numId w:val="0"/>
        </w:numPr>
        <w:spacing w:line="360" w:lineRule="auto"/>
        <w:ind w:firstLine="420" w:firstLineChars="0"/>
        <w:jc w:val="center"/>
      </w:pPr>
      <w:r>
        <w:drawing>
          <wp:inline distT="0" distB="0" distL="114300" distR="114300">
            <wp:extent cx="3136900" cy="1117600"/>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9"/>
                    <a:stretch>
                      <a:fillRect/>
                    </a:stretch>
                  </pic:blipFill>
                  <pic:spPr>
                    <a:xfrm>
                      <a:off x="0" y="0"/>
                      <a:ext cx="3136900" cy="1117600"/>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HTTP请求报文格式</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图2中的第1行为“请求行”，中间部分为“请求头部”，最底下为“请求正文”，在“请求头部”与“请求正文”之间还有一行“空行”。下面分别介绍以上这四部分的含义：</w:t>
      </w:r>
    </w:p>
    <w:p>
      <w:pPr>
        <w:widowControl w:val="0"/>
        <w:numPr>
          <w:ilvl w:val="0"/>
          <w:numId w:val="6"/>
        </w:numPr>
        <w:spacing w:line="360" w:lineRule="auto"/>
        <w:ind w:firstLine="420" w:firstLineChars="0"/>
        <w:jc w:val="left"/>
        <w:rPr>
          <w:rFonts w:hint="eastAsia"/>
          <w:lang w:val="en-US" w:eastAsia="zh-CN"/>
        </w:rPr>
      </w:pPr>
      <w:r>
        <w:rPr>
          <w:rFonts w:hint="eastAsia"/>
          <w:lang w:val="en-US" w:eastAsia="zh-CN"/>
        </w:rPr>
        <w:t>请求行：它由三部分组成，分别为：请求方法、</w:t>
      </w:r>
      <w:r>
        <w:rPr>
          <w:rFonts w:hint="eastAsia"/>
          <w:highlight w:val="none"/>
          <w:lang w:val="en-US" w:eastAsia="zh-CN"/>
        </w:rPr>
        <w:t>URL</w:t>
      </w:r>
      <w:r>
        <w:rPr>
          <w:rFonts w:hint="eastAsia"/>
          <w:lang w:val="en-US" w:eastAsia="zh-CN"/>
        </w:rPr>
        <w:t>、协议版本，中间用空格隔开，并以回车符及换行符结束。</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其中，请求方法主要有以下8种：</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1255"/>
        <w:gridCol w:w="6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序号</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方法</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1</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GET</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请求指定的页面信息，并返回实体主体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2</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HEAD</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类似于GET请求，但是返回的响应中没有具体内容，用于获取报头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3</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POST</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向指定资源提交数据进行处理请求（提交表单、上传文件），数据被包含在请求体中。POST请求可能会导致新的资源的建立/已有资源的修改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4</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PUT</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从客户端向服务器传送的数据取代指定的文档的内容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5</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DELETE</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请求服务器删除指定的页面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6</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CONNECT</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HTTP/1.1协议中预留给能够将连接改为管道方式的代理服务器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7</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OPTIONS</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允许客户端查看服务器的性能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8</w:t>
            </w:r>
          </w:p>
        </w:tc>
        <w:tc>
          <w:tcPr>
            <w:tcW w:w="1255"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TRACE</w:t>
            </w:r>
          </w:p>
        </w:tc>
        <w:tc>
          <w:tcPr>
            <w:tcW w:w="6467"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回显服务器收到的请求，主要用于测试或判断</w:t>
            </w:r>
          </w:p>
        </w:tc>
      </w:tr>
    </w:tbl>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协议版本主要有以下4种，格式为HTTP/主版本号.次版本号：</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2"/>
        <w:gridCol w:w="1200"/>
        <w:gridCol w:w="6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序号</w:t>
            </w:r>
          </w:p>
        </w:tc>
        <w:tc>
          <w:tcPr>
            <w:tcW w:w="1200"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版本</w:t>
            </w:r>
          </w:p>
        </w:tc>
        <w:tc>
          <w:tcPr>
            <w:tcW w:w="6636"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1</w:t>
            </w:r>
          </w:p>
        </w:tc>
        <w:tc>
          <w:tcPr>
            <w:tcW w:w="1200"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HTTP/0.9</w:t>
            </w:r>
          </w:p>
        </w:tc>
        <w:tc>
          <w:tcPr>
            <w:tcW w:w="6636" w:type="dxa"/>
          </w:tcPr>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原型版本，功能简陋，只有一个命令GET,服务器只能回应HTML格式字符串，该版本已过时。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2</w:t>
            </w:r>
          </w:p>
        </w:tc>
        <w:tc>
          <w:tcPr>
            <w:tcW w:w="1200"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HTTP/1.0</w:t>
            </w:r>
          </w:p>
        </w:tc>
        <w:tc>
          <w:tcPr>
            <w:tcW w:w="6636" w:type="dxa"/>
          </w:tcPr>
          <w:p>
            <w:pPr>
              <w:widowControl w:val="0"/>
              <w:numPr>
                <w:ilvl w:val="0"/>
                <w:numId w:val="0"/>
              </w:numPr>
              <w:spacing w:line="360" w:lineRule="auto"/>
              <w:jc w:val="left"/>
              <w:rPr>
                <w:rFonts w:hint="eastAsia"/>
                <w:vertAlign w:val="baseline"/>
                <w:lang w:val="en-US" w:eastAsia="zh-CN"/>
              </w:rPr>
            </w:pPr>
            <w:r>
              <w:rPr>
                <w:rFonts w:hint="default"/>
                <w:vertAlign w:val="baseline"/>
                <w:lang w:val="en-US" w:eastAsia="zh-CN"/>
              </w:rPr>
              <w:t>任何格式的内容都可以发送</w:t>
            </w:r>
            <w:r>
              <w:rPr>
                <w:rFonts w:hint="eastAsia"/>
                <w:vertAlign w:val="baseline"/>
                <w:lang w:val="en-US" w:eastAsia="zh-CN"/>
              </w:rPr>
              <w:t>。</w:t>
            </w:r>
          </w:p>
          <w:p>
            <w:pPr>
              <w:widowControl w:val="0"/>
              <w:numPr>
                <w:ilvl w:val="0"/>
                <w:numId w:val="0"/>
              </w:numPr>
              <w:spacing w:line="360" w:lineRule="auto"/>
              <w:jc w:val="left"/>
              <w:rPr>
                <w:rFonts w:hint="eastAsia"/>
                <w:vertAlign w:val="baseline"/>
                <w:lang w:val="en-US" w:eastAsia="zh-CN"/>
              </w:rPr>
            </w:pPr>
            <w:r>
              <w:rPr>
                <w:rFonts w:hint="eastAsia"/>
                <w:vertAlign w:val="baseline"/>
                <w:lang w:val="en-US" w:eastAsia="zh-CN"/>
              </w:rPr>
              <w:t>除了GET命令，还引入了POST命令和HEAD命令。</w:t>
            </w:r>
          </w:p>
          <w:p>
            <w:pPr>
              <w:widowControl w:val="0"/>
              <w:numPr>
                <w:ilvl w:val="0"/>
                <w:numId w:val="0"/>
              </w:numPr>
              <w:spacing w:line="360" w:lineRule="auto"/>
              <w:jc w:val="left"/>
              <w:rPr>
                <w:rFonts w:hint="eastAsia"/>
                <w:vertAlign w:val="baseline"/>
                <w:lang w:val="en-US" w:eastAsia="zh-CN"/>
              </w:rPr>
            </w:pPr>
            <w:r>
              <w:rPr>
                <w:rFonts w:hint="eastAsia"/>
                <w:vertAlign w:val="baseline"/>
                <w:lang w:val="en-US" w:eastAsia="zh-CN"/>
              </w:rPr>
              <w:t>每次通信都必须包括头信息。</w:t>
            </w:r>
          </w:p>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每个TCP连接只能发送一个请求，发送数据完毕，连接就关闭，如果还要请求其他资源，就必须再新建一个连接。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3</w:t>
            </w:r>
          </w:p>
        </w:tc>
        <w:tc>
          <w:tcPr>
            <w:tcW w:w="1200"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HTTP/1.1</w:t>
            </w:r>
          </w:p>
        </w:tc>
        <w:tc>
          <w:tcPr>
            <w:tcW w:w="6636" w:type="dxa"/>
          </w:tcPr>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引入了持久连接（ persistent connection），即TCP连接默认不关闭，可以被多个请求复用，不用声明Connection: keep-alive。</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引入了管道机制，即在同一个TCP连接里，客户端可以同时发送多个请求改进了HTTP协议的效率。</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新增</w:t>
            </w:r>
            <w:r>
              <w:rPr>
                <w:rFonts w:hint="eastAsia"/>
                <w:vertAlign w:val="baseline"/>
                <w:lang w:val="en-US" w:eastAsia="zh-CN"/>
              </w:rPr>
              <w:t>了4种</w:t>
            </w:r>
            <w:r>
              <w:rPr>
                <w:rFonts w:hint="default"/>
                <w:vertAlign w:val="baseline"/>
                <w:lang w:val="en-US" w:eastAsia="zh-CN"/>
              </w:rPr>
              <w:t>方法：PUT、 PATCH、 OPTIONS、 DELETE。</w:t>
            </w:r>
          </w:p>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HTTP</w:t>
            </w:r>
            <w:r>
              <w:rPr>
                <w:rFonts w:hint="default"/>
                <w:vertAlign w:val="baseline"/>
                <w:lang w:val="en-US" w:eastAsia="zh-CN"/>
              </w:rPr>
              <w:t>协议不带有状态，每次请求都必须附上所有信息。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4</w:t>
            </w:r>
          </w:p>
        </w:tc>
        <w:tc>
          <w:tcPr>
            <w:tcW w:w="1200"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HTTP/2</w:t>
            </w:r>
          </w:p>
        </w:tc>
        <w:tc>
          <w:tcPr>
            <w:tcW w:w="6636" w:type="dxa"/>
          </w:tcPr>
          <w:p>
            <w:pPr>
              <w:widowControl w:val="0"/>
              <w:numPr>
                <w:ilvl w:val="0"/>
                <w:numId w:val="0"/>
              </w:numPr>
              <w:spacing w:line="360" w:lineRule="auto"/>
              <w:jc w:val="left"/>
              <w:rPr>
                <w:rFonts w:hint="eastAsia"/>
                <w:vertAlign w:val="baseline"/>
                <w:lang w:val="en-US" w:eastAsia="zh-CN"/>
              </w:rPr>
            </w:pPr>
            <w:r>
              <w:rPr>
                <w:rFonts w:hint="default"/>
                <w:vertAlign w:val="baseline"/>
                <w:lang w:val="en-US" w:eastAsia="zh-CN"/>
              </w:rPr>
              <w:t>头信息和数据体都是二进制</w:t>
            </w:r>
            <w:r>
              <w:rPr>
                <w:rFonts w:hint="eastAsia"/>
                <w:vertAlign w:val="baseline"/>
                <w:lang w:val="en-US" w:eastAsia="zh-CN"/>
              </w:rPr>
              <w:t>。</w:t>
            </w:r>
          </w:p>
          <w:p>
            <w:pPr>
              <w:widowControl w:val="0"/>
              <w:numPr>
                <w:ilvl w:val="0"/>
                <w:numId w:val="0"/>
              </w:numPr>
              <w:spacing w:line="360" w:lineRule="auto"/>
              <w:jc w:val="left"/>
              <w:rPr>
                <w:rFonts w:hint="eastAsia"/>
                <w:vertAlign w:val="baseline"/>
                <w:lang w:val="en-US" w:eastAsia="zh-CN"/>
              </w:rPr>
            </w:pPr>
            <w:r>
              <w:rPr>
                <w:rFonts w:hint="default"/>
                <w:vertAlign w:val="baseline"/>
                <w:lang w:val="en-US" w:eastAsia="zh-CN"/>
              </w:rPr>
              <w:t>复用TCP连接，在一个连接里，客户端和浏览器都可以同时发送多个请求或回应，且不用按顺序一一对应</w:t>
            </w:r>
            <w:r>
              <w:rPr>
                <w:rFonts w:hint="eastAsia"/>
                <w:vertAlign w:val="baseline"/>
                <w:lang w:val="en-US" w:eastAsia="zh-CN"/>
              </w:rPr>
              <w:t>。</w:t>
            </w:r>
          </w:p>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HTTP/2 允许服务器未经请求，主动向客户端发送资源，即服务器推送。</w:t>
            </w:r>
          </w:p>
        </w:tc>
      </w:tr>
    </w:tbl>
    <w:p>
      <w:pPr>
        <w:widowControl w:val="0"/>
        <w:numPr>
          <w:ilvl w:val="0"/>
          <w:numId w:val="6"/>
        </w:numPr>
        <w:spacing w:line="360" w:lineRule="auto"/>
        <w:ind w:left="0" w:leftChars="0" w:firstLine="420" w:firstLineChars="0"/>
        <w:jc w:val="left"/>
        <w:rPr>
          <w:rFonts w:hint="default"/>
          <w:lang w:val="en-US" w:eastAsia="zh-CN"/>
        </w:rPr>
      </w:pPr>
      <w:r>
        <w:rPr>
          <w:rFonts w:hint="eastAsia"/>
          <w:lang w:val="en-US" w:eastAsia="zh-CN"/>
        </w:rPr>
        <w:t>请求头部：它包含了很多客户端环境以及请求正文的有用信息，由“关键字：值”构成，各主要头部类型及所包含的信息会在下文进行描述。</w:t>
      </w:r>
    </w:p>
    <w:p>
      <w:pPr>
        <w:widowControl w:val="0"/>
        <w:numPr>
          <w:ilvl w:val="0"/>
          <w:numId w:val="6"/>
        </w:numPr>
        <w:spacing w:line="360" w:lineRule="auto"/>
        <w:ind w:left="0" w:leftChars="0" w:firstLine="420" w:firstLineChars="0"/>
        <w:jc w:val="left"/>
        <w:rPr>
          <w:rFonts w:hint="default"/>
          <w:lang w:val="en-US" w:eastAsia="zh-CN"/>
        </w:rPr>
      </w:pPr>
      <w:r>
        <w:rPr>
          <w:rFonts w:hint="eastAsia"/>
          <w:lang w:val="en-US" w:eastAsia="zh-CN"/>
        </w:rPr>
        <w:t>空行：表示请求头部的结束，下面是请求正文。</w:t>
      </w:r>
    </w:p>
    <w:p>
      <w:pPr>
        <w:widowControl w:val="0"/>
        <w:numPr>
          <w:ilvl w:val="0"/>
          <w:numId w:val="6"/>
        </w:numPr>
        <w:spacing w:line="360" w:lineRule="auto"/>
        <w:ind w:left="0" w:leftChars="0" w:firstLine="420" w:firstLineChars="0"/>
        <w:jc w:val="left"/>
        <w:rPr>
          <w:rFonts w:hint="default"/>
          <w:lang w:val="en-US" w:eastAsia="zh-CN"/>
        </w:rPr>
      </w:pPr>
      <w:r>
        <w:rPr>
          <w:rFonts w:hint="eastAsia"/>
          <w:lang w:val="en-US" w:eastAsia="zh-CN"/>
        </w:rPr>
        <w:t>请求正文：可选，GET请求没有请求正文，POST请求可以以提交表单数据方式为请求正文。</w:t>
      </w:r>
    </w:p>
    <w:p>
      <w:pPr>
        <w:widowControl w:val="0"/>
        <w:numPr>
          <w:ilvl w:val="0"/>
          <w:numId w:val="0"/>
        </w:numPr>
        <w:spacing w:line="360" w:lineRule="auto"/>
        <w:ind w:firstLine="420" w:firstLineChars="0"/>
        <w:jc w:val="center"/>
      </w:pPr>
      <w:r>
        <w:drawing>
          <wp:inline distT="0" distB="0" distL="114300" distR="114300">
            <wp:extent cx="3155950" cy="1174750"/>
            <wp:effectExtent l="0" t="0" r="6350" b="635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0"/>
                    <a:stretch>
                      <a:fillRect/>
                    </a:stretch>
                  </pic:blipFill>
                  <pic:spPr>
                    <a:xfrm>
                      <a:off x="0" y="0"/>
                      <a:ext cx="3155950" cy="1174750"/>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w:t>
      </w:r>
      <w:r>
        <w:rPr>
          <w:rFonts w:hint="eastAsia"/>
          <w:lang w:eastAsia="zh-CN"/>
        </w:rPr>
        <w:t>HTTP响应报文格式</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图3中的第1行为“状态行”，中间部分为“响应头部”，最底下为“响应正文”，在“响应头部”与“响应正文”之间还有一行“空行”。下面分别介绍以上这四部分的含义：</w:t>
      </w:r>
    </w:p>
    <w:p>
      <w:pPr>
        <w:widowControl w:val="0"/>
        <w:numPr>
          <w:ilvl w:val="0"/>
          <w:numId w:val="7"/>
        </w:numPr>
        <w:spacing w:line="360" w:lineRule="auto"/>
        <w:ind w:firstLine="420" w:firstLineChars="0"/>
        <w:jc w:val="left"/>
        <w:rPr>
          <w:rFonts w:hint="default"/>
          <w:lang w:val="en-US" w:eastAsia="zh-CN"/>
        </w:rPr>
      </w:pPr>
      <w:r>
        <w:rPr>
          <w:rFonts w:hint="eastAsia"/>
          <w:lang w:val="en-US" w:eastAsia="zh-CN"/>
        </w:rPr>
        <w:t>状态行：它由三部分组成，分别为：协议版本、状态码、状态码描述，中间用空格隔开，并以回车符及换行符结束。</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其中，协议版本上文已做过介绍，不再赘述。状态码主要有5类：</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1089"/>
        <w:gridCol w:w="6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序号</w:t>
            </w:r>
          </w:p>
        </w:tc>
        <w:tc>
          <w:tcPr>
            <w:tcW w:w="1089"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分类</w:t>
            </w:r>
          </w:p>
        </w:tc>
        <w:tc>
          <w:tcPr>
            <w:tcW w:w="6724"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1</w:t>
            </w:r>
          </w:p>
        </w:tc>
        <w:tc>
          <w:tcPr>
            <w:tcW w:w="1089"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100~199</w:t>
            </w:r>
          </w:p>
        </w:tc>
        <w:tc>
          <w:tcPr>
            <w:tcW w:w="6724" w:type="dxa"/>
          </w:tcPr>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信息，服务器收到请求，需要请求者继续执行操作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2</w:t>
            </w:r>
          </w:p>
        </w:tc>
        <w:tc>
          <w:tcPr>
            <w:tcW w:w="1089"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200~299</w:t>
            </w:r>
          </w:p>
        </w:tc>
        <w:tc>
          <w:tcPr>
            <w:tcW w:w="6724" w:type="dxa"/>
          </w:tcPr>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成功，操作被成功接收并处理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3</w:t>
            </w:r>
          </w:p>
        </w:tc>
        <w:tc>
          <w:tcPr>
            <w:tcW w:w="1089"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300~399</w:t>
            </w:r>
          </w:p>
        </w:tc>
        <w:tc>
          <w:tcPr>
            <w:tcW w:w="6724" w:type="dxa"/>
          </w:tcPr>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重定向，需要进一步的操作以完成请求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4</w:t>
            </w:r>
          </w:p>
        </w:tc>
        <w:tc>
          <w:tcPr>
            <w:tcW w:w="1089"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400~499</w:t>
            </w:r>
          </w:p>
        </w:tc>
        <w:tc>
          <w:tcPr>
            <w:tcW w:w="6724" w:type="dxa"/>
          </w:tcPr>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客户端错误，请求包含语法错误或无法完成请求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5</w:t>
            </w:r>
          </w:p>
        </w:tc>
        <w:tc>
          <w:tcPr>
            <w:tcW w:w="1089" w:type="dxa"/>
          </w:tcPr>
          <w:p>
            <w:pPr>
              <w:widowControl w:val="0"/>
              <w:numPr>
                <w:ilvl w:val="0"/>
                <w:numId w:val="0"/>
              </w:numPr>
              <w:spacing w:line="360" w:lineRule="auto"/>
              <w:jc w:val="left"/>
              <w:rPr>
                <w:rFonts w:hint="default"/>
                <w:vertAlign w:val="baseline"/>
                <w:lang w:val="en-US" w:eastAsia="zh-CN"/>
              </w:rPr>
            </w:pPr>
            <w:r>
              <w:rPr>
                <w:rFonts w:hint="eastAsia"/>
                <w:vertAlign w:val="baseline"/>
                <w:lang w:val="en-US" w:eastAsia="zh-CN"/>
              </w:rPr>
              <w:t>500~599</w:t>
            </w:r>
          </w:p>
        </w:tc>
        <w:tc>
          <w:tcPr>
            <w:tcW w:w="6724" w:type="dxa"/>
          </w:tcPr>
          <w:p>
            <w:pPr>
              <w:widowControl w:val="0"/>
              <w:numPr>
                <w:ilvl w:val="0"/>
                <w:numId w:val="0"/>
              </w:numPr>
              <w:spacing w:line="360" w:lineRule="auto"/>
              <w:jc w:val="left"/>
              <w:rPr>
                <w:rFonts w:hint="default"/>
                <w:vertAlign w:val="baseline"/>
                <w:lang w:val="en-US" w:eastAsia="zh-CN"/>
              </w:rPr>
            </w:pPr>
            <w:r>
              <w:rPr>
                <w:rFonts w:hint="default"/>
                <w:vertAlign w:val="baseline"/>
                <w:lang w:val="en-US" w:eastAsia="zh-CN"/>
              </w:rPr>
              <w:t>服务器错误，服务器在处理请求的过程中发生了错误</w:t>
            </w:r>
          </w:p>
        </w:tc>
      </w:tr>
    </w:tbl>
    <w:p>
      <w:pPr>
        <w:widowControl w:val="0"/>
        <w:numPr>
          <w:ilvl w:val="0"/>
          <w:numId w:val="7"/>
        </w:numPr>
        <w:spacing w:line="360" w:lineRule="auto"/>
        <w:ind w:left="0" w:leftChars="0" w:firstLine="420" w:firstLineChars="0"/>
        <w:jc w:val="left"/>
        <w:rPr>
          <w:rFonts w:hint="default"/>
          <w:lang w:val="en-US" w:eastAsia="zh-CN"/>
        </w:rPr>
      </w:pPr>
      <w:r>
        <w:rPr>
          <w:rFonts w:hint="eastAsia"/>
          <w:lang w:val="en-US" w:eastAsia="zh-CN"/>
        </w:rPr>
        <w:t>响应头部：它包含了很多有用信息，由“关键字：值”构成，各主要头部类型及所包含的信息会在下文进行描述。</w:t>
      </w:r>
    </w:p>
    <w:p>
      <w:pPr>
        <w:widowControl w:val="0"/>
        <w:numPr>
          <w:ilvl w:val="0"/>
          <w:numId w:val="7"/>
        </w:numPr>
        <w:spacing w:line="360" w:lineRule="auto"/>
        <w:ind w:left="0" w:leftChars="0" w:firstLine="420" w:firstLineChars="0"/>
        <w:jc w:val="left"/>
        <w:rPr>
          <w:rFonts w:hint="default" w:eastAsia="宋体"/>
          <w:b w:val="0"/>
          <w:bCs w:val="0"/>
          <w:sz w:val="21"/>
          <w:szCs w:val="21"/>
          <w:lang w:val="en-US" w:eastAsia="zh-CN"/>
        </w:rPr>
      </w:pPr>
      <w:r>
        <w:rPr>
          <w:rFonts w:hint="eastAsia"/>
          <w:lang w:val="en-US" w:eastAsia="zh-CN"/>
        </w:rPr>
        <w:t>空行：表示响应头部的结束，下面是响应正文。</w:t>
      </w:r>
    </w:p>
    <w:p>
      <w:pPr>
        <w:widowControl w:val="0"/>
        <w:numPr>
          <w:ilvl w:val="0"/>
          <w:numId w:val="7"/>
        </w:numPr>
        <w:spacing w:line="360" w:lineRule="auto"/>
        <w:ind w:left="0" w:leftChars="0" w:firstLine="420" w:firstLineChars="0"/>
        <w:jc w:val="left"/>
        <w:rPr>
          <w:rFonts w:hint="default" w:eastAsia="宋体"/>
          <w:b w:val="0"/>
          <w:bCs w:val="0"/>
          <w:sz w:val="21"/>
          <w:szCs w:val="21"/>
          <w:lang w:val="en-US" w:eastAsia="zh-CN"/>
        </w:rPr>
      </w:pPr>
      <w:r>
        <w:rPr>
          <w:rFonts w:hint="eastAsia"/>
          <w:lang w:val="en-US" w:eastAsia="zh-CN"/>
        </w:rPr>
        <w:t>响应正文：由服务器返回的文档，常见的为HTML网页。</w:t>
      </w:r>
    </w:p>
    <w:p>
      <w:pPr>
        <w:widowControl w:val="0"/>
        <w:numPr>
          <w:ilvl w:val="0"/>
          <w:numId w:val="0"/>
        </w:numPr>
        <w:spacing w:line="360" w:lineRule="auto"/>
        <w:jc w:val="left"/>
        <w:rPr>
          <w:rFonts w:hint="default" w:eastAsia="宋体"/>
          <w:b/>
          <w:bCs/>
          <w:sz w:val="21"/>
          <w:szCs w:val="21"/>
          <w:lang w:val="en-US" w:eastAsia="zh-CN"/>
        </w:rPr>
      </w:pPr>
      <w:r>
        <w:rPr>
          <w:rFonts w:hint="eastAsia"/>
          <w:b/>
          <w:bCs/>
          <w:sz w:val="21"/>
          <w:szCs w:val="21"/>
          <w:lang w:val="en-US" w:eastAsia="zh-CN"/>
        </w:rPr>
        <w:t>分析捕获到的HTTP数据包</w:t>
      </w:r>
    </w:p>
    <w:p>
      <w:pPr>
        <w:numPr>
          <w:ilvl w:val="0"/>
          <w:numId w:val="0"/>
        </w:numPr>
        <w:spacing w:line="360" w:lineRule="auto"/>
        <w:rPr>
          <w:rFonts w:hint="default" w:eastAsia="宋体"/>
          <w:b w:val="0"/>
          <w:bCs w:val="0"/>
          <w:sz w:val="21"/>
          <w:szCs w:val="21"/>
          <w:lang w:val="en-US" w:eastAsia="zh-CN"/>
        </w:rPr>
      </w:pPr>
      <w:r>
        <w:rPr>
          <w:sz w:val="21"/>
        </w:rPr>
        <mc:AlternateContent>
          <mc:Choice Requires="wps">
            <w:drawing>
              <wp:anchor distT="0" distB="0" distL="114300" distR="114300" simplePos="0" relativeHeight="251680768" behindDoc="0" locked="0" layoutInCell="1" allowOverlap="1">
                <wp:simplePos x="0" y="0"/>
                <wp:positionH relativeFrom="column">
                  <wp:posOffset>4364355</wp:posOffset>
                </wp:positionH>
                <wp:positionV relativeFrom="paragraph">
                  <wp:posOffset>262255</wp:posOffset>
                </wp:positionV>
                <wp:extent cx="437515" cy="324485"/>
                <wp:effectExtent l="2540" t="0" r="4445" b="5715"/>
                <wp:wrapNone/>
                <wp:docPr id="31" name="直接箭头连接符 31"/>
                <wp:cNvGraphicFramePr/>
                <a:graphic xmlns:a="http://schemas.openxmlformats.org/drawingml/2006/main">
                  <a:graphicData uri="http://schemas.microsoft.com/office/word/2010/wordprocessingShape">
                    <wps:wsp>
                      <wps:cNvCnPr/>
                      <wps:spPr>
                        <a:xfrm flipV="1">
                          <a:off x="0" y="0"/>
                          <a:ext cx="437515" cy="3244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3.65pt;margin-top:20.65pt;height:25.55pt;width:34.45pt;z-index:251680768;mso-width-relative:page;mso-height-relative:page;" filled="f" stroked="t" coordsize="21600,21600" o:gfxdata="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JlI6eNoAAAAJAQAADwAA&#10;AAAAAAABACAAAAAiAAAAZHJzL2Rvd25yZXYueG1sUEsBAhQAFAAAAAgAh07iQCel5ggUAgAA7gMA&#10;AA4AAAAAAAAAAQAgAAAAKQEAAGRycy9lMm9Eb2MueG1sUEsFBgAAAAAGAAYAWQEAAK8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4032885</wp:posOffset>
                </wp:positionH>
                <wp:positionV relativeFrom="paragraph">
                  <wp:posOffset>262255</wp:posOffset>
                </wp:positionV>
                <wp:extent cx="162560" cy="331470"/>
                <wp:effectExtent l="4445" t="0" r="10795" b="11430"/>
                <wp:wrapNone/>
                <wp:docPr id="27" name="直接箭头连接符 27"/>
                <wp:cNvGraphicFramePr/>
                <a:graphic xmlns:a="http://schemas.openxmlformats.org/drawingml/2006/main">
                  <a:graphicData uri="http://schemas.microsoft.com/office/word/2010/wordprocessingShape">
                    <wps:wsp>
                      <wps:cNvCnPr/>
                      <wps:spPr>
                        <a:xfrm flipV="1">
                          <a:off x="0" y="0"/>
                          <a:ext cx="162560" cy="33147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7.55pt;margin-top:20.65pt;height:26.1pt;width:12.8pt;z-index:251679744;mso-width-relative:page;mso-height-relative:page;" filled="f" stroked="t" coordsize="21600,21600" o:gfxdata="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RFX1nZAAAACQEAAA8AAAAA&#10;AAAAAQAgAAAAIgAAAGRycy9kb3ducmV2LnhtbFBLAQIUABQAAAAIAIdO4kCbAW34EwIAAO4DAAAO&#10;AAAAAAAAAAEAIAAAACgBAABkcnMvZTJvRG9jLnhtbFBLBQYAAAAABgAGAFkBAACt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3545840</wp:posOffset>
                </wp:positionH>
                <wp:positionV relativeFrom="paragraph">
                  <wp:posOffset>36195</wp:posOffset>
                </wp:positionV>
                <wp:extent cx="1854200" cy="32258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54200" cy="32258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20"/>
                                <w:lang w:val="en-US" w:eastAsia="zh-CN"/>
                              </w:rPr>
                            </w:pPr>
                            <w:r>
                              <w:rPr>
                                <w:rFonts w:hint="eastAsia"/>
                                <w:b/>
                                <w:bCs/>
                                <w:color w:val="FF0000"/>
                                <w:sz w:val="16"/>
                                <w:szCs w:val="20"/>
                                <w:lang w:val="en-US" w:eastAsia="zh-CN"/>
                              </w:rPr>
                              <w:t>请求方法 URL    HTTP协议版本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2pt;margin-top:2.85pt;height:25.4pt;width:146pt;z-index:251678720;mso-width-relative:page;mso-height-relative:page;" fillcolor="#000000" filled="t" stroked="f" coordsize="21600,21600" o:gfxdata="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1zfXJ9UA&#10;AAAIAQAADwAAAAAAAAABACAAAAAiAAAAZHJzL2Rvd25yZXYueG1sUEsBAhQAFAAAAAgAh07iQGLr&#10;F+pbAgAArgQAAA4AAAAAAAAAAQAgAAAAJAEAAGRycy9lMm9Eb2MueG1sUEsFBgAAAAAGAAYAWQEA&#10;APEFAAAAAA==&#10;">
                <v:fill on="t" opacity="0f" focussize="0,0"/>
                <v:stroke on="f" weight="0.5pt"/>
                <v:imagedata o:title=""/>
                <o:lock v:ext="edit" aspectratio="f"/>
                <v:textbox>
                  <w:txbxContent>
                    <w:p>
                      <w:pPr>
                        <w:rPr>
                          <w:rFonts w:hint="default" w:eastAsia="宋体"/>
                          <w:b/>
                          <w:bCs/>
                          <w:color w:val="FF0000"/>
                          <w:sz w:val="16"/>
                          <w:szCs w:val="20"/>
                          <w:lang w:val="en-US" w:eastAsia="zh-CN"/>
                        </w:rPr>
                      </w:pPr>
                      <w:r>
                        <w:rPr>
                          <w:rFonts w:hint="eastAsia"/>
                          <w:b/>
                          <w:bCs/>
                          <w:color w:val="FF0000"/>
                          <w:sz w:val="16"/>
                          <w:szCs w:val="20"/>
                          <w:lang w:val="en-US" w:eastAsia="zh-CN"/>
                        </w:rPr>
                        <w:t>请求方法 URL    HTTP协议版本</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3835400</wp:posOffset>
                </wp:positionH>
                <wp:positionV relativeFrom="paragraph">
                  <wp:posOffset>276225</wp:posOffset>
                </wp:positionV>
                <wp:extent cx="42545" cy="324485"/>
                <wp:effectExtent l="37465" t="0" r="21590" b="5715"/>
                <wp:wrapNone/>
                <wp:docPr id="32" name="直接箭头连接符 32"/>
                <wp:cNvGraphicFramePr/>
                <a:graphic xmlns:a="http://schemas.openxmlformats.org/drawingml/2006/main">
                  <a:graphicData uri="http://schemas.microsoft.com/office/word/2010/wordprocessingShape">
                    <wps:wsp>
                      <wps:cNvCnPr/>
                      <wps:spPr>
                        <a:xfrm flipH="1" flipV="1">
                          <a:off x="4928235" y="4180205"/>
                          <a:ext cx="42545" cy="3244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02pt;margin-top:21.75pt;height:25.55pt;width:3.35pt;z-index:251677696;mso-width-relative:page;mso-height-relative:page;" filled="f" stroked="t" coordsize="21600,21600" o:gfxdata="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Fq+&#10;ltcAAAAJAQAADwAAAAAAAAABACAAAAAiAAAAZHJzL2Rvd25yZXYueG1sUEsBAhQAFAAAAAgAh07i&#10;QOquDDYjAgAAAwQAAA4AAAAAAAAAAQAgAAAAJgEAAGRycy9lMm9Eb2MueG1sUEsFBgAAAAAGAAYA&#10;WQEAALsFAAAAAA==&#10;">
                <v:fill on="f" focussize="0,0"/>
                <v:stroke weight="0.5pt" color="#FF0000 [3204]" miterlimit="8" joinstyle="miter" endarrow="open"/>
                <v:imagedata o:title=""/>
                <o:lock v:ext="edit" aspectratio="f"/>
              </v:shape>
            </w:pict>
          </mc:Fallback>
        </mc:AlternateContent>
      </w:r>
    </w:p>
    <w:p>
      <w:pPr>
        <w:widowControl w:val="0"/>
        <w:numPr>
          <w:ilvl w:val="0"/>
          <w:numId w:val="0"/>
        </w:numPr>
        <w:spacing w:line="360" w:lineRule="auto"/>
        <w:jc w:val="center"/>
      </w:pPr>
      <w:r>
        <w:rPr>
          <w:sz w:val="21"/>
        </w:rPr>
        <mc:AlternateContent>
          <mc:Choice Requires="wps">
            <w:drawing>
              <wp:anchor distT="0" distB="0" distL="114300" distR="114300" simplePos="0" relativeHeight="251666432" behindDoc="0" locked="0" layoutInCell="1" allowOverlap="1">
                <wp:simplePos x="0" y="0"/>
                <wp:positionH relativeFrom="column">
                  <wp:posOffset>4860925</wp:posOffset>
                </wp:positionH>
                <wp:positionV relativeFrom="paragraph">
                  <wp:posOffset>546735</wp:posOffset>
                </wp:positionV>
                <wp:extent cx="408940" cy="154305"/>
                <wp:effectExtent l="1905" t="4445" r="8255" b="19050"/>
                <wp:wrapNone/>
                <wp:docPr id="15" name="直接箭头连接符 15"/>
                <wp:cNvGraphicFramePr/>
                <a:graphic xmlns:a="http://schemas.openxmlformats.org/drawingml/2006/main">
                  <a:graphicData uri="http://schemas.microsoft.com/office/word/2010/wordprocessingShape">
                    <wps:wsp>
                      <wps:cNvCnPr/>
                      <wps:spPr>
                        <a:xfrm>
                          <a:off x="0" y="0"/>
                          <a:ext cx="408940" cy="154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2.75pt;margin-top:43.05pt;height:12.15pt;width:32.2pt;z-index:251666432;mso-width-relative:page;mso-height-relative:page;" filled="f" stroked="t" coordsize="21600,21600" o:gfxdata="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LtJZF1wAAAAoBAAAPAAAAAAAAAAEAIAAA&#10;ACIAAABkcnMvZG93bnJldi54bWxQSwECFAAUAAAACACHTuJAFLDmsg0CAADkAwAADgAAAAAAAAAB&#10;ACAAAAAmAQAAZHJzL2Uyb0RvYy54bWxQSwUGAAAAAAYABgBZAQAAp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4469765</wp:posOffset>
                </wp:positionH>
                <wp:positionV relativeFrom="paragraph">
                  <wp:posOffset>556895</wp:posOffset>
                </wp:positionV>
                <wp:extent cx="193675" cy="179070"/>
                <wp:effectExtent l="3175" t="3810" r="6350" b="7620"/>
                <wp:wrapNone/>
                <wp:docPr id="14" name="直接箭头连接符 14"/>
                <wp:cNvGraphicFramePr/>
                <a:graphic xmlns:a="http://schemas.openxmlformats.org/drawingml/2006/main">
                  <a:graphicData uri="http://schemas.microsoft.com/office/word/2010/wordprocessingShape">
                    <wps:wsp>
                      <wps:cNvCnPr/>
                      <wps:spPr>
                        <a:xfrm>
                          <a:off x="0" y="0"/>
                          <a:ext cx="193675" cy="1790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1.95pt;margin-top:43.85pt;height:14.1pt;width:15.25pt;z-index:251665408;mso-width-relative:page;mso-height-relative:page;" filled="f" stroked="t" coordsize="21600,21600" o:gfxdata="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IT2Mb2AAAAAoBAAAPAAAAAAAAAAEA&#10;IAAAACIAAABkcnMvZG93bnJldi54bWxQSwECFAAUAAAACACHTuJALdYvhg8CAADkAwAADgAAAAAA&#10;AAABACAAAAAnAQAAZHJzL2Uyb0RvYy54bWxQSwUGAAAAAAYABgBZAQAAq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4225925</wp:posOffset>
                </wp:positionH>
                <wp:positionV relativeFrom="paragraph">
                  <wp:posOffset>558165</wp:posOffset>
                </wp:positionV>
                <wp:extent cx="26670" cy="179070"/>
                <wp:effectExtent l="36195" t="635" r="38735" b="10795"/>
                <wp:wrapNone/>
                <wp:docPr id="13" name="直接箭头连接符 13"/>
                <wp:cNvGraphicFramePr/>
                <a:graphic xmlns:a="http://schemas.openxmlformats.org/drawingml/2006/main">
                  <a:graphicData uri="http://schemas.microsoft.com/office/word/2010/wordprocessingShape">
                    <wps:wsp>
                      <wps:cNvCnPr/>
                      <wps:spPr>
                        <a:xfrm flipH="1">
                          <a:off x="0" y="0"/>
                          <a:ext cx="26670" cy="1790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2.75pt;margin-top:43.95pt;height:14.1pt;width:2.1pt;z-index:251664384;mso-width-relative:page;mso-height-relative:page;" filled="f" stroked="t" coordsize="21600,21600" o:gfxdata="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YVrlzZAAAACgEAAA8AAAAA&#10;AAAAAQAgAAAAIgAAAGRycy9kb3ducmV2LnhtbFBLAQIUABQAAAAIAIdO4kAmZ7qSEwIAAO0DAAAO&#10;AAAAAAAAAAEAIAAAACgBAABkcnMvZTJvRG9jLnhtbFBLBQYAAAAABgAGAFkBAACt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3768090</wp:posOffset>
                </wp:positionH>
                <wp:positionV relativeFrom="paragraph">
                  <wp:posOffset>431800</wp:posOffset>
                </wp:positionV>
                <wp:extent cx="1354455" cy="106045"/>
                <wp:effectExtent l="6350" t="6350" r="10795" b="14605"/>
                <wp:wrapNone/>
                <wp:docPr id="6" name="矩形 6"/>
                <wp:cNvGraphicFramePr/>
                <a:graphic xmlns:a="http://schemas.openxmlformats.org/drawingml/2006/main">
                  <a:graphicData uri="http://schemas.microsoft.com/office/word/2010/wordprocessingShape">
                    <wps:wsp>
                      <wps:cNvSpPr/>
                      <wps:spPr>
                        <a:xfrm>
                          <a:off x="0" y="0"/>
                          <a:ext cx="1354455" cy="10604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6.7pt;margin-top:34pt;height:8.35pt;width:106.65pt;z-index:251661312;v-text-anchor:middle;mso-width-relative:page;mso-height-relative:page;" filled="f" stroked="t" coordsize="21600,21600" o:gfxdata="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p1D+dkAAAAJAQAADwAAAAAAAAABACAAAAAiAAAAZHJzL2Rvd25yZXYu&#10;eG1sUEsBAhQAFAAAAAgAh07iQPQ0GK1sAgAAywQAAA4AAAAAAAAAAQAgAAAAKAEAAGRycy9lMm9E&#10;b2MueG1sUEsFBgAAAAAGAAYAWQEAAAYGAAAAAA==&#10;">
                <v:fill on="f" focussize="0,0"/>
                <v:stroke weight="1pt" color="#5B9BD5 [3204]" miterlimit="8" joinstyle="miter"/>
                <v:imagedata o:title=""/>
                <o:lock v:ext="edit" aspectratio="f"/>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3865880</wp:posOffset>
                </wp:positionH>
                <wp:positionV relativeFrom="paragraph">
                  <wp:posOffset>539115</wp:posOffset>
                </wp:positionV>
                <wp:extent cx="91440" cy="190500"/>
                <wp:effectExtent l="7620" t="1905" r="15240" b="10795"/>
                <wp:wrapNone/>
                <wp:docPr id="12" name="直接箭头连接符 12"/>
                <wp:cNvGraphicFramePr/>
                <a:graphic xmlns:a="http://schemas.openxmlformats.org/drawingml/2006/main">
                  <a:graphicData uri="http://schemas.microsoft.com/office/word/2010/wordprocessingShape">
                    <wps:wsp>
                      <wps:cNvCnPr/>
                      <wps:spPr>
                        <a:xfrm flipH="1">
                          <a:off x="5006975" y="2345055"/>
                          <a:ext cx="9144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4.4pt;margin-top:42.45pt;height:15pt;width:7.2pt;z-index:251663360;mso-width-relative:page;mso-height-relative:page;" filled="f" stroked="t" coordsize="21600,21600" o:gfxdata="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YQPev&#10;2AAAAAoBAAAPAAAAAAAAAAEAIAAAACIAAABkcnMvZG93bnJldi54bWxQSwECFAAUAAAACACHTuJA&#10;vQQOxSECAAD5AwAADgAAAAAAAAABACAAAAAnAQAAZHJzL2Uyb0RvYy54bWxQSwUGAAAAAAYABgBZ&#10;AQAAu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5075555</wp:posOffset>
                </wp:positionH>
                <wp:positionV relativeFrom="paragraph">
                  <wp:posOffset>318135</wp:posOffset>
                </wp:positionV>
                <wp:extent cx="838200" cy="322580"/>
                <wp:effectExtent l="0" t="0" r="0" b="0"/>
                <wp:wrapNone/>
                <wp:docPr id="7" name="文本框 7"/>
                <wp:cNvGraphicFramePr/>
                <a:graphic xmlns:a="http://schemas.openxmlformats.org/drawingml/2006/main">
                  <a:graphicData uri="http://schemas.microsoft.com/office/word/2010/wordprocessingShape">
                    <wps:wsp>
                      <wps:cNvSpPr txBox="1"/>
                      <wps:spPr>
                        <a:xfrm>
                          <a:off x="0" y="0"/>
                          <a:ext cx="838200" cy="32258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5B9BD5" w:themeColor="accent1"/>
                                <w:sz w:val="16"/>
                                <w:szCs w:val="20"/>
                                <w:lang w:val="en-US" w:eastAsia="zh-CN"/>
                                <w14:textFill>
                                  <w14:solidFill>
                                    <w14:schemeClr w14:val="accent1"/>
                                  </w14:solidFill>
                                </w14:textFill>
                              </w:rPr>
                            </w:pPr>
                            <w:r>
                              <w:rPr>
                                <w:rFonts w:hint="eastAsia"/>
                                <w:b/>
                                <w:bCs/>
                                <w:color w:val="5B9BD5" w:themeColor="accent1"/>
                                <w:sz w:val="16"/>
                                <w:szCs w:val="20"/>
                                <w:lang w:val="en-US" w:eastAsia="zh-CN"/>
                                <w14:textFill>
                                  <w14:solidFill>
                                    <w14:schemeClr w14:val="accent1"/>
                                  </w14:solidFill>
                                </w14:textFill>
                              </w:rPr>
                              <w:t>响应行信息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65pt;margin-top:25.05pt;height:25.4pt;width:66pt;z-index:251662336;mso-width-relative:page;mso-height-relative:page;" fillcolor="#000000" filled="t" stroked="f" coordsize="21600,21600" o:gfxdata="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wpeyldcA&#10;AAAKAQAADwAAAAAAAAABACAAAAAiAAAAZHJzL2Rvd25yZXYueG1sUEsBAhQAFAAAAAgAh07iQNqW&#10;K5VZAgAAqwQAAA4AAAAAAAAAAQAgAAAAJgEAAGRycy9lMm9Eb2MueG1sUEsFBgAAAAAGAAYAWQEA&#10;APEFAAAAAA==&#10;">
                <v:fill on="t" opacity="0f" focussize="0,0"/>
                <v:stroke on="f" weight="0.5pt"/>
                <v:imagedata o:title=""/>
                <o:lock v:ext="edit" aspectratio="f"/>
                <v:textbox>
                  <w:txbxContent>
                    <w:p>
                      <w:pPr>
                        <w:rPr>
                          <w:rFonts w:hint="default" w:eastAsia="宋体"/>
                          <w:b/>
                          <w:bCs/>
                          <w:color w:val="5B9BD5" w:themeColor="accent1"/>
                          <w:sz w:val="16"/>
                          <w:szCs w:val="20"/>
                          <w:lang w:val="en-US" w:eastAsia="zh-CN"/>
                          <w14:textFill>
                            <w14:solidFill>
                              <w14:schemeClr w14:val="accent1"/>
                            </w14:solidFill>
                          </w14:textFill>
                        </w:rPr>
                      </w:pPr>
                      <w:r>
                        <w:rPr>
                          <w:rFonts w:hint="eastAsia"/>
                          <w:b/>
                          <w:bCs/>
                          <w:color w:val="5B9BD5" w:themeColor="accent1"/>
                          <w:sz w:val="16"/>
                          <w:szCs w:val="20"/>
                          <w:lang w:val="en-US" w:eastAsia="zh-CN"/>
                          <w14:textFill>
                            <w14:solidFill>
                              <w14:schemeClr w14:val="accent1"/>
                            </w14:solidFill>
                          </w14:textFill>
                        </w:rPr>
                        <w:t>响应行信息</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4443095</wp:posOffset>
                </wp:positionH>
                <wp:positionV relativeFrom="paragraph">
                  <wp:posOffset>194945</wp:posOffset>
                </wp:positionV>
                <wp:extent cx="838200" cy="322580"/>
                <wp:effectExtent l="0" t="0" r="0" b="0"/>
                <wp:wrapNone/>
                <wp:docPr id="5" name="文本框 5"/>
                <wp:cNvGraphicFramePr/>
                <a:graphic xmlns:a="http://schemas.openxmlformats.org/drawingml/2006/main">
                  <a:graphicData uri="http://schemas.microsoft.com/office/word/2010/wordprocessingShape">
                    <wps:wsp>
                      <wps:cNvSpPr txBox="1"/>
                      <wps:spPr>
                        <a:xfrm>
                          <a:off x="5661660" y="1986915"/>
                          <a:ext cx="838200" cy="32258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20"/>
                                <w:lang w:val="en-US" w:eastAsia="zh-CN"/>
                              </w:rPr>
                            </w:pPr>
                            <w:r>
                              <w:rPr>
                                <w:rFonts w:hint="eastAsia"/>
                                <w:b/>
                                <w:bCs/>
                                <w:color w:val="FF0000"/>
                                <w:sz w:val="16"/>
                                <w:szCs w:val="20"/>
                                <w:lang w:val="en-US" w:eastAsia="zh-CN"/>
                              </w:rPr>
                              <w:t>请求行信息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85pt;margin-top:15.35pt;height:25.4pt;width:66pt;z-index:251660288;mso-width-relative:page;mso-height-relative:page;" fillcolor="#000000" filled="t" stroked="f" coordsize="21600,21600" o:gfxdata="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QERjLXAAAACQEAAA8AAAAAAAAAAQAgAAAAIgAAAGRycy9kb3ducmV2LnhtbFBLAQIU&#10;ABQAAAAIAIdO4kC3xTTIZgIAALcEAAAOAAAAAAAAAAEAIAAAACYBAABkcnMvZTJvRG9jLnhtbFBL&#10;BQYAAAAABgAGAFkBAAD+BQAAAAA=&#10;">
                <v:fill on="t" opacity="0f" focussize="0,0"/>
                <v:stroke on="f" weight="0.5pt"/>
                <v:imagedata o:title=""/>
                <o:lock v:ext="edit" aspectratio="f"/>
                <v:textbox>
                  <w:txbxContent>
                    <w:p>
                      <w:pPr>
                        <w:rPr>
                          <w:rFonts w:hint="default" w:eastAsia="宋体"/>
                          <w:b/>
                          <w:bCs/>
                          <w:color w:val="FF0000"/>
                          <w:sz w:val="16"/>
                          <w:szCs w:val="20"/>
                          <w:lang w:val="en-US" w:eastAsia="zh-CN"/>
                        </w:rPr>
                      </w:pPr>
                      <w:r>
                        <w:rPr>
                          <w:rFonts w:hint="eastAsia"/>
                          <w:b/>
                          <w:bCs/>
                          <w:color w:val="FF0000"/>
                          <w:sz w:val="16"/>
                          <w:szCs w:val="20"/>
                          <w:lang w:val="en-US" w:eastAsia="zh-CN"/>
                        </w:rPr>
                        <w:t>请求行信息</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3771265</wp:posOffset>
                </wp:positionH>
                <wp:positionV relativeFrom="paragraph">
                  <wp:posOffset>300990</wp:posOffset>
                </wp:positionV>
                <wp:extent cx="712470" cy="99060"/>
                <wp:effectExtent l="6350" t="6350" r="17780" b="8890"/>
                <wp:wrapNone/>
                <wp:docPr id="4" name="矩形 4"/>
                <wp:cNvGraphicFramePr/>
                <a:graphic xmlns:a="http://schemas.openxmlformats.org/drawingml/2006/main">
                  <a:graphicData uri="http://schemas.microsoft.com/office/word/2010/wordprocessingShape">
                    <wps:wsp>
                      <wps:cNvSpPr/>
                      <wps:spPr>
                        <a:xfrm>
                          <a:off x="4912360" y="2106930"/>
                          <a:ext cx="71247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6.95pt;margin-top:23.7pt;height:7.8pt;width:56.1pt;z-index:251659264;v-text-anchor:middle;mso-width-relative:page;mso-height-relative:page;" filled="f" stroked="t" coordsize="21600,21600" o:gfxdata="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Vei3rXAAAACQEAAA8AAAAAAAAAAQAgAAAAIgAAAGRycy9k&#10;b3ducmV2LnhtbFBLAQIUABQAAAAIAIdO4kCjK0XddQIAANUEAAAOAAAAAAAAAAEAIAAAACYBAABk&#10;cnMvZTJvRG9jLnhtbFBLBQYAAAAABgAGAFkBAAANBgAAAAA=&#10;">
                <v:fill on="f" focussize="0,0"/>
                <v:stroke weight="1pt" color="#FF0000 [3204]" miterlimit="8" joinstyle="miter"/>
                <v:imagedata o:title=""/>
                <o:lock v:ext="edit" aspectratio="f"/>
              </v:rect>
            </w:pict>
          </mc:Fallback>
        </mc:AlternateContent>
      </w:r>
      <w:r>
        <w:drawing>
          <wp:inline distT="0" distB="0" distL="114300" distR="114300">
            <wp:extent cx="5275580" cy="489585"/>
            <wp:effectExtent l="0" t="0" r="762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5580" cy="489585"/>
                    </a:xfrm>
                    <a:prstGeom prst="rect">
                      <a:avLst/>
                    </a:prstGeom>
                    <a:noFill/>
                    <a:ln>
                      <a:noFill/>
                    </a:ln>
                  </pic:spPr>
                </pic:pic>
              </a:graphicData>
            </a:graphic>
          </wp:inline>
        </w:drawing>
      </w:r>
    </w:p>
    <w:p>
      <w:pPr>
        <w:pStyle w:val="2"/>
        <w:widowControl w:val="0"/>
        <w:numPr>
          <w:ilvl w:val="0"/>
          <w:numId w:val="0"/>
        </w:numPr>
        <w:spacing w:line="360" w:lineRule="auto"/>
        <w:jc w:val="center"/>
      </w:pPr>
      <w:r>
        <w:rPr>
          <w:sz w:val="21"/>
        </w:rPr>
        <mc:AlternateContent>
          <mc:Choice Requires="wps">
            <w:drawing>
              <wp:anchor distT="0" distB="0" distL="114300" distR="114300" simplePos="0" relativeHeight="251667456" behindDoc="0" locked="0" layoutInCell="1" allowOverlap="1">
                <wp:simplePos x="0" y="0"/>
                <wp:positionH relativeFrom="column">
                  <wp:posOffset>3323590</wp:posOffset>
                </wp:positionH>
                <wp:positionV relativeFrom="paragraph">
                  <wp:posOffset>44450</wp:posOffset>
                </wp:positionV>
                <wp:extent cx="2590165" cy="32258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590165" cy="32258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5B9BD5" w:themeColor="accent1"/>
                                <w:sz w:val="16"/>
                                <w:szCs w:val="20"/>
                                <w:lang w:val="en-US" w:eastAsia="zh-CN"/>
                                <w14:textFill>
                                  <w14:solidFill>
                                    <w14:schemeClr w14:val="accent1"/>
                                  </w14:solidFill>
                                </w14:textFill>
                              </w:rPr>
                            </w:pPr>
                            <w:r>
                              <w:rPr>
                                <w:rFonts w:hint="eastAsia"/>
                                <w:b/>
                                <w:bCs/>
                                <w:color w:val="5B9BD5" w:themeColor="accent1"/>
                                <w:sz w:val="16"/>
                                <w:szCs w:val="20"/>
                                <w:lang w:val="en-US" w:eastAsia="zh-CN"/>
                                <w14:textFill>
                                  <w14:solidFill>
                                    <w14:schemeClr w14:val="accent1"/>
                                  </w14:solidFill>
                                </w14:textFill>
                              </w:rPr>
                              <w:t>HTTP协议版本 状态码 状态码描述 返回的文本类型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7pt;margin-top:3.5pt;height:25.4pt;width:203.95pt;z-index:251667456;mso-width-relative:page;mso-height-relative:page;" fillcolor="#000000" filled="t" stroked="f" coordsize="21600,21600" o:gfxdata="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NHk6XW&#10;AAAACAEAAA8AAAAAAAAAAQAgAAAAIgAAAGRycy9kb3ducmV2LnhtbFBLAQIUABQAAAAIAIdO4kBd&#10;+CwrWwIAAK4EAAAOAAAAAAAAAAEAIAAAACUBAABkcnMvZTJvRG9jLnhtbFBLBQYAAAAABgAGAFkB&#10;AADyBQAAAAA=&#10;">
                <v:fill on="t" opacity="0f" focussize="0,0"/>
                <v:stroke on="f" weight="0.5pt"/>
                <v:imagedata o:title=""/>
                <o:lock v:ext="edit" aspectratio="f"/>
                <v:textbox>
                  <w:txbxContent>
                    <w:p>
                      <w:pPr>
                        <w:rPr>
                          <w:rFonts w:hint="default" w:eastAsia="宋体"/>
                          <w:b/>
                          <w:bCs/>
                          <w:color w:val="5B9BD5" w:themeColor="accent1"/>
                          <w:sz w:val="16"/>
                          <w:szCs w:val="20"/>
                          <w:lang w:val="en-US" w:eastAsia="zh-CN"/>
                          <w14:textFill>
                            <w14:solidFill>
                              <w14:schemeClr w14:val="accent1"/>
                            </w14:solidFill>
                          </w14:textFill>
                        </w:rPr>
                      </w:pPr>
                      <w:r>
                        <w:rPr>
                          <w:rFonts w:hint="eastAsia"/>
                          <w:b/>
                          <w:bCs/>
                          <w:color w:val="5B9BD5" w:themeColor="accent1"/>
                          <w:sz w:val="16"/>
                          <w:szCs w:val="20"/>
                          <w:lang w:val="en-US" w:eastAsia="zh-CN"/>
                          <w14:textFill>
                            <w14:solidFill>
                              <w14:schemeClr w14:val="accent1"/>
                            </w14:solidFill>
                          </w14:textFill>
                        </w:rPr>
                        <w:t>HTTP协议版本 状态码 状态码描述 返回的文本类型</w:t>
                      </w:r>
                    </w:p>
                  </w:txbxContent>
                </v:textbox>
              </v:shape>
            </w:pict>
          </mc:Fallback>
        </mc:AlternateContent>
      </w:r>
      <w:r>
        <w:t xml:space="preserve">图 </w:t>
      </w:r>
      <w:r>
        <w:fldChar w:fldCharType="begin"/>
      </w:r>
      <w:r>
        <w:instrText xml:space="preserve"> SEQ 图 \* ARABIC </w:instrText>
      </w:r>
      <w:r>
        <w:fldChar w:fldCharType="separate"/>
      </w:r>
      <w:r>
        <w:t>8</w:t>
      </w:r>
      <w:r>
        <w:fldChar w:fldCharType="end"/>
      </w:r>
    </w:p>
    <w:p>
      <w:pPr>
        <w:widowControl w:val="0"/>
        <w:numPr>
          <w:ilvl w:val="0"/>
          <w:numId w:val="0"/>
        </w:numPr>
        <w:spacing w:line="360" w:lineRule="auto"/>
        <w:ind w:firstLine="420" w:firstLineChars="0"/>
        <w:jc w:val="both"/>
        <w:rPr>
          <w:rFonts w:hint="eastAsia"/>
          <w:b w:val="0"/>
          <w:bCs w:val="0"/>
          <w:sz w:val="21"/>
          <w:szCs w:val="21"/>
          <w:lang w:val="en-US" w:eastAsia="zh-CN"/>
        </w:rPr>
      </w:pPr>
      <w:r>
        <w:rPr>
          <w:rFonts w:hint="eastAsia"/>
          <w:lang w:val="en-US" w:eastAsia="zh-CN"/>
        </w:rPr>
        <w:t>由</w:t>
      </w:r>
      <w:r>
        <w:rPr>
          <w:rFonts w:hint="eastAsia"/>
          <w:b w:val="0"/>
          <w:bCs w:val="0"/>
          <w:sz w:val="21"/>
          <w:szCs w:val="21"/>
          <w:lang w:val="en-US" w:eastAsia="zh-CN"/>
        </w:rPr>
        <w:t>Wireshark捕获到的HTTP协议及本机IP地址如上图所示。</w:t>
      </w:r>
    </w:p>
    <w:p>
      <w:pPr>
        <w:widowControl w:val="0"/>
        <w:numPr>
          <w:ilvl w:val="0"/>
          <w:numId w:val="0"/>
        </w:numPr>
        <w:spacing w:line="360" w:lineRule="auto"/>
        <w:ind w:firstLine="420" w:firstLineChars="0"/>
        <w:jc w:val="both"/>
        <w:rPr>
          <w:rFonts w:hint="default"/>
          <w:b w:val="0"/>
          <w:bCs w:val="0"/>
          <w:sz w:val="21"/>
          <w:szCs w:val="21"/>
          <w:lang w:val="en-US" w:eastAsia="zh-CN"/>
        </w:rPr>
      </w:pPr>
      <w:r>
        <w:rPr>
          <w:rFonts w:hint="eastAsia"/>
          <w:b w:val="0"/>
          <w:bCs w:val="0"/>
          <w:sz w:val="21"/>
          <w:szCs w:val="21"/>
          <w:lang w:val="en-US" w:eastAsia="zh-CN"/>
        </w:rPr>
        <w:t>通过图4可知，本机通过Get方法向目的IP地址111.200.241.244发送了一个长度为494字节的HTTP请求包。红框中的GET表示HTTP的请求方法，</w:t>
      </w:r>
      <w:r>
        <w:rPr>
          <w:rFonts w:hint="eastAsia"/>
          <w:b w:val="0"/>
          <w:bCs w:val="0"/>
          <w:sz w:val="21"/>
          <w:szCs w:val="21"/>
          <w:highlight w:val="none"/>
          <w:lang w:val="en-US" w:eastAsia="zh-CN"/>
        </w:rPr>
        <w:t>/表示URL，HTTP/1.1表示HTTP协议版本。</w:t>
      </w:r>
    </w:p>
    <w:p>
      <w:pPr>
        <w:widowControl w:val="0"/>
        <w:numPr>
          <w:ilvl w:val="0"/>
          <w:numId w:val="0"/>
        </w:numPr>
        <w:spacing w:line="360" w:lineRule="auto"/>
        <w:ind w:firstLine="420" w:firstLineChars="0"/>
        <w:jc w:val="both"/>
        <w:rPr>
          <w:rFonts w:hint="eastAsia"/>
          <w:b w:val="0"/>
          <w:bCs w:val="0"/>
          <w:sz w:val="21"/>
          <w:szCs w:val="21"/>
          <w:highlight w:val="none"/>
          <w:lang w:val="en-US" w:eastAsia="zh-CN"/>
        </w:rPr>
      </w:pPr>
      <w:r>
        <w:rPr>
          <w:rFonts w:hint="eastAsia"/>
          <w:b w:val="0"/>
          <w:bCs w:val="0"/>
          <w:sz w:val="21"/>
          <w:szCs w:val="21"/>
          <w:lang w:val="en-US" w:eastAsia="zh-CN"/>
        </w:rPr>
        <w:t>同时，目的IP地址向本机返回了一个长度为590字节的HTTP响应包。蓝框中的</w:t>
      </w:r>
      <w:r>
        <w:rPr>
          <w:rFonts w:hint="eastAsia"/>
          <w:b w:val="0"/>
          <w:bCs w:val="0"/>
          <w:sz w:val="21"/>
          <w:szCs w:val="21"/>
          <w:highlight w:val="none"/>
          <w:lang w:val="en-US" w:eastAsia="zh-CN"/>
        </w:rPr>
        <w:t>HTTP/1.1表示HTTP协议版本，200表示状态码，OK表示状态码描述，(text/html)表示返回的文本类型。</w:t>
      </w:r>
    </w:p>
    <w:p>
      <w:pPr>
        <w:widowControl w:val="0"/>
        <w:numPr>
          <w:ilvl w:val="0"/>
          <w:numId w:val="0"/>
        </w:numPr>
        <w:spacing w:line="360" w:lineRule="auto"/>
        <w:ind w:firstLine="420" w:firstLineChars="0"/>
        <w:jc w:val="both"/>
        <w:rPr>
          <w:rFonts w:hint="default"/>
          <w:b/>
          <w:bCs/>
          <w:sz w:val="21"/>
          <w:szCs w:val="21"/>
          <w:highlight w:val="none"/>
          <w:lang w:val="en-US" w:eastAsia="zh-CN"/>
        </w:rPr>
      </w:pPr>
      <w:r>
        <w:rPr>
          <w:rFonts w:hint="eastAsia"/>
          <w:b/>
          <w:bCs/>
          <w:sz w:val="21"/>
          <w:szCs w:val="21"/>
          <w:highlight w:val="none"/>
          <w:lang w:val="en-US" w:eastAsia="zh-CN"/>
        </w:rPr>
        <w:t>分析HTTP请求包</w:t>
      </w:r>
    </w:p>
    <w:p>
      <w:pPr>
        <w:widowControl w:val="0"/>
        <w:numPr>
          <w:ilvl w:val="0"/>
          <w:numId w:val="0"/>
        </w:numPr>
        <w:spacing w:line="360" w:lineRule="auto"/>
        <w:ind w:firstLine="420" w:firstLineChars="0"/>
        <w:jc w:val="both"/>
        <w:rPr>
          <w:rFonts w:hint="eastAsia"/>
          <w:b w:val="0"/>
          <w:bCs w:val="0"/>
          <w:sz w:val="21"/>
          <w:szCs w:val="21"/>
          <w:highlight w:val="none"/>
          <w:lang w:val="en-US" w:eastAsia="zh-CN"/>
        </w:rPr>
      </w:pPr>
      <w:r>
        <w:rPr>
          <w:rFonts w:hint="eastAsia"/>
          <w:b w:val="0"/>
          <w:bCs w:val="0"/>
          <w:sz w:val="21"/>
          <w:szCs w:val="21"/>
          <w:highlight w:val="none"/>
          <w:lang w:val="en-US" w:eastAsia="zh-CN"/>
        </w:rPr>
        <w:t>双击HTTP请求包，具体内容如下图所示（仅HTTP协议）：</w:t>
      </w:r>
    </w:p>
    <w:p>
      <w:pPr>
        <w:widowControl w:val="0"/>
        <w:numPr>
          <w:ilvl w:val="0"/>
          <w:numId w:val="0"/>
        </w:numPr>
        <w:spacing w:line="360" w:lineRule="auto"/>
        <w:ind w:firstLine="420" w:firstLineChars="0"/>
        <w:jc w:val="center"/>
      </w:pPr>
      <w:r>
        <w:rPr>
          <w:sz w:val="21"/>
        </w:rPr>
        <mc:AlternateContent>
          <mc:Choice Requires="wps">
            <w:drawing>
              <wp:anchor distT="0" distB="0" distL="114300" distR="114300" simplePos="0" relativeHeight="251695104" behindDoc="0" locked="0" layoutInCell="1" allowOverlap="1">
                <wp:simplePos x="0" y="0"/>
                <wp:positionH relativeFrom="column">
                  <wp:posOffset>1629410</wp:posOffset>
                </wp:positionH>
                <wp:positionV relativeFrom="paragraph">
                  <wp:posOffset>2308860</wp:posOffset>
                </wp:positionV>
                <wp:extent cx="1649730" cy="260985"/>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64973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应答是第24帧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181.8pt;height:20.55pt;width:129.9pt;z-index:251695104;mso-width-relative:page;mso-height-relative:page;" filled="f" stroked="f" coordsize="21600,21600" o:gfxdata="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GfX7ncAAAACwEAAA8AAAAAAAAAAQAgAAAAIgAA&#10;AGRycy9kb3ducmV2LnhtbFBLAQIUABQAAAAIAIdO4kAs31qjPQIAAGgEAAAOAAAAAAAAAAEAIAAA&#10;ACs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应答是第24帧</w:t>
                      </w:r>
                    </w:p>
                  </w:txbxContent>
                </v:textbox>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1316355</wp:posOffset>
                </wp:positionH>
                <wp:positionV relativeFrom="paragraph">
                  <wp:posOffset>2164715</wp:posOffset>
                </wp:positionV>
                <wp:extent cx="1649730" cy="260985"/>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64973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HTTP请求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65pt;margin-top:170.45pt;height:20.55pt;width:129.9pt;z-index:251701248;mso-width-relative:page;mso-height-relative:page;" filled="f" stroked="f" coordsize="21600,21600" o:gfxdata="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5bNincAAAACwEAAA8AAAAAAAAAAQAgAAAAIgAA&#10;AGRycy9kb3ducmV2LnhtbFBLAQIUABQAAAAIAIdO4kD3H2nuPQIAAGgEAAAOAAAAAAAAAAEAIAAA&#10;ACs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HTTP请求</w:t>
                      </w:r>
                    </w:p>
                  </w:txbxContent>
                </v:textbox>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2145030</wp:posOffset>
                </wp:positionH>
                <wp:positionV relativeFrom="paragraph">
                  <wp:posOffset>1680845</wp:posOffset>
                </wp:positionV>
                <wp:extent cx="3145155" cy="26098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314515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请求的编码格式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9pt;margin-top:132.35pt;height:20.55pt;width:247.65pt;z-index:251685888;mso-width-relative:page;mso-height-relative:page;" filled="f" stroked="f" coordsize="21600,21600" o:gfxdata="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PM8DLbAAAACwEAAA8AAAAAAAAAAQAgAAAAIgAA&#10;AGRycy9kb3ducmV2LnhtbFBLAQIUABQAAAAIAIdO4kDsoAGsPgIAAGgEAAAOAAAAAAAAAAEAIAAA&#10;ACo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请求的编码格式</w:t>
                      </w:r>
                    </w:p>
                  </w:txbxContent>
                </v:textbox>
              </v:shape>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2261870</wp:posOffset>
                </wp:positionH>
                <wp:positionV relativeFrom="paragraph">
                  <wp:posOffset>1811655</wp:posOffset>
                </wp:positionV>
                <wp:extent cx="1649730" cy="26098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64973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1pt;margin-top:142.65pt;height:20.55pt;width:129.9pt;z-index:251686912;mso-width-relative:page;mso-height-relative:page;" filled="f" stroked="f" coordsize="21600,21600" o:gfxdata="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&#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WGBUNsAAAALAQAADwAAAAAAAAABACAAAAAiAAAA&#10;ZHJzL2Rvd25yZXYueG1sUEsBAhQAFAAAAAgAh07iQGybsJs9AgAAaAQAAA4AAAAAAAAAAQAgAAAA&#10;Kg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请求语言</w:t>
                      </w:r>
                    </w:p>
                  </w:txbxContent>
                </v:textbox>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-396875</wp:posOffset>
                </wp:positionH>
                <wp:positionV relativeFrom="paragraph">
                  <wp:posOffset>2117090</wp:posOffset>
                </wp:positionV>
                <wp:extent cx="940435" cy="69786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940435" cy="697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（GET方法没有请求正文）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5pt;margin-top:166.7pt;height:54.95pt;width:74.05pt;z-index:251681792;mso-width-relative:page;mso-height-relative:page;" filled="f" stroked="f" coordsize="21600,21600" o:gfxdata="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j8u7R2wAAAAoBAAAPAAAAAAAAAAEAIAAAACIAAABk&#10;cnMvZG93bnJldi54bWxQSwECFAAUAAAACACHTuJAuJrCrDwCAABnBAAADgAAAAAAAAABACAAAAAq&#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（GET方法没有请求正文）</w:t>
                      </w:r>
                    </w:p>
                  </w:txbxContent>
                </v:textbox>
              </v:shap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447675</wp:posOffset>
                </wp:positionH>
                <wp:positionV relativeFrom="paragraph">
                  <wp:posOffset>1517650</wp:posOffset>
                </wp:positionV>
                <wp:extent cx="543560" cy="106045"/>
                <wp:effectExtent l="6350" t="6350" r="8890" b="14605"/>
                <wp:wrapNone/>
                <wp:docPr id="43" name="矩形 43"/>
                <wp:cNvGraphicFramePr/>
                <a:graphic xmlns:a="http://schemas.openxmlformats.org/drawingml/2006/main">
                  <a:graphicData uri="http://schemas.microsoft.com/office/word/2010/wordprocessingShape">
                    <wps:wsp>
                      <wps:cNvSpPr/>
                      <wps:spPr>
                        <a:xfrm>
                          <a:off x="1595755" y="2439035"/>
                          <a:ext cx="543560"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5pt;margin-top:119.5pt;height:8.35pt;width:42.8pt;z-index:251692032;v-text-anchor:middle;mso-width-relative:page;mso-height-relative:page;" filled="f" stroked="t" coordsize="21600,21600" o:gfxdata="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&#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2sUA7XAAAACgEAAA8AAAAAAAAAAQAgAAAAIgAAAGRy&#10;cy9kb3ducmV2LnhtbFBLAQIUABQAAAAIAIdO4kAuCJjJeAIAANgEAAAOAAAAAAAAAAEAIAAAACYB&#10;AABkcnMvZTJvRG9jLnhtbFBLBQYAAAAABgAGAFkBAAAQ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93056" behindDoc="0" locked="0" layoutInCell="1" allowOverlap="1">
                <wp:simplePos x="0" y="0"/>
                <wp:positionH relativeFrom="column">
                  <wp:posOffset>408940</wp:posOffset>
                </wp:positionH>
                <wp:positionV relativeFrom="paragraph">
                  <wp:posOffset>1647190</wp:posOffset>
                </wp:positionV>
                <wp:extent cx="423545" cy="99060"/>
                <wp:effectExtent l="6350" t="6350" r="14605" b="8890"/>
                <wp:wrapNone/>
                <wp:docPr id="44" name="矩形 44"/>
                <wp:cNvGraphicFramePr/>
                <a:graphic xmlns:a="http://schemas.openxmlformats.org/drawingml/2006/main">
                  <a:graphicData uri="http://schemas.microsoft.com/office/word/2010/wordprocessingShape">
                    <wps:wsp>
                      <wps:cNvSpPr/>
                      <wps:spPr>
                        <a:xfrm>
                          <a:off x="0" y="0"/>
                          <a:ext cx="423545"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129.7pt;height:7.8pt;width:33.35pt;z-index:251693056;v-text-anchor:middle;mso-width-relative:page;mso-height-relative:page;" filled="f" stroked="t" coordsize="21600,21600" o:gfxdata="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FB39dcAAAAKAQAADwAAAAAAAAABACAAAAAiAAAAZHJzL2Rvd25yZXYueG1s&#10;UEsBAhQAFAAAAAgAh07iQJzSBe9rAgAAywQAAA4AAAAAAAAAAQAgAAAAJgEAAGRycy9lMm9Eb2Mu&#10;eG1sUEsFBgAAAAAGAAYAWQEAAAM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991235</wp:posOffset>
                </wp:positionH>
                <wp:positionV relativeFrom="paragraph">
                  <wp:posOffset>579755</wp:posOffset>
                </wp:positionV>
                <wp:extent cx="2171065" cy="991235"/>
                <wp:effectExtent l="1905" t="9525" r="11430" b="15240"/>
                <wp:wrapNone/>
                <wp:docPr id="41" name="直接箭头连接符 41"/>
                <wp:cNvGraphicFramePr/>
                <a:graphic xmlns:a="http://schemas.openxmlformats.org/drawingml/2006/main">
                  <a:graphicData uri="http://schemas.microsoft.com/office/word/2010/wordprocessingShape">
                    <wps:wsp>
                      <wps:cNvCnPr>
                        <a:stCxn id="43" idx="3"/>
                        <a:endCxn id="39" idx="1"/>
                      </wps:cNvCnPr>
                      <wps:spPr>
                        <a:xfrm flipV="1">
                          <a:off x="1793240" y="2517140"/>
                          <a:ext cx="2171065" cy="99123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8.05pt;margin-top:45.65pt;height:78.05pt;width:170.95pt;z-index:251689984;mso-width-relative:page;mso-height-relative:page;" filled="f" stroked="t" coordsize="21600,21600" o:gfxdata="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OPphPZAAAACgEAAA8AAAAAAAAAAQAgAAAAIgAAAGRycy9k&#10;b3ducmV2LnhtbFBLAQIUABQAAAAIAIdO4kDlc0eqOgIAAD0EAAAOAAAAAAAAAAEAIAAAACgBAABk&#10;cnMvZTJvRG9jLnhtbFBLBQYAAAAABgAGAFkBAADU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91008" behindDoc="0" locked="0" layoutInCell="1" allowOverlap="1">
                <wp:simplePos x="0" y="0"/>
                <wp:positionH relativeFrom="column">
                  <wp:posOffset>832485</wp:posOffset>
                </wp:positionH>
                <wp:positionV relativeFrom="paragraph">
                  <wp:posOffset>865505</wp:posOffset>
                </wp:positionV>
                <wp:extent cx="2411095" cy="831215"/>
                <wp:effectExtent l="1270" t="19050" r="635" b="13335"/>
                <wp:wrapNone/>
                <wp:docPr id="42" name="直接箭头连接符 42"/>
                <wp:cNvGraphicFramePr/>
                <a:graphic xmlns:a="http://schemas.openxmlformats.org/drawingml/2006/main">
                  <a:graphicData uri="http://schemas.microsoft.com/office/word/2010/wordprocessingShape">
                    <wps:wsp>
                      <wps:cNvCnPr>
                        <a:stCxn id="44" idx="3"/>
                        <a:endCxn id="40" idx="1"/>
                      </wps:cNvCnPr>
                      <wps:spPr>
                        <a:xfrm flipV="1">
                          <a:off x="0" y="0"/>
                          <a:ext cx="2411095" cy="8312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5.55pt;margin-top:68.15pt;height:65.45pt;width:189.85pt;z-index:251691008;mso-width-relative:page;mso-height-relative:page;" filled="f" stroked="t" coordsize="21600,21600" o:gfxdata="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wlkWPYAAAACwEAAA8AAAAAAAAAAQAgAAAAIgAAAGRycy9kb3ducmV2LnhtbFBLAQIU&#10;ABQAAAAIAIdO4kDlJtRyLAIAADEEAAAOAAAAAAAAAAEAIAAAACcBAABkcnMvZTJvRG9jLnhtbFBL&#10;BQYAAAAABgAGAFkBAADF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2957830</wp:posOffset>
                </wp:positionH>
                <wp:positionV relativeFrom="paragraph">
                  <wp:posOffset>2042795</wp:posOffset>
                </wp:positionV>
                <wp:extent cx="1649730" cy="260985"/>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64973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请求的URI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9pt;margin-top:160.85pt;height:20.55pt;width:129.9pt;z-index:251694080;mso-width-relative:page;mso-height-relative:page;" filled="f" stroked="f" coordsize="21600,21600" o:gfxdata="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&#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NQc5I3AAAAAsBAAAPAAAAAAAAAAEAIAAAACIA&#10;AABkcnMvZG93bnJldi54bWxQSwECFAAUAAAACACHTuJA0lXR5T4CAABoBAAADgAAAAAAAAABACAA&#10;AAArAQAAZHJzL2Uyb0RvYy54bWxQSwUGAAAAAAYABgBZAQAA2w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请求的URI</w:t>
                      </w:r>
                    </w:p>
                  </w:txbxContent>
                </v:textbox>
              </v:shape>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3243580</wp:posOffset>
                </wp:positionH>
                <wp:positionV relativeFrom="paragraph">
                  <wp:posOffset>734695</wp:posOffset>
                </wp:positionV>
                <wp:extent cx="1699260" cy="26098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69926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请求的类型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4pt;margin-top:57.85pt;height:20.55pt;width:133.8pt;z-index:251688960;mso-width-relative:page;mso-height-relative:page;" filled="f" stroked="f" coordsize="21600,21600" o:gfxdata="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kAiItsAAAALAQAADwAAAAAAAAABACAAAAAiAAAAZHJz&#10;L2Rvd25yZXYueG1sUEsBAhQAFAAAAAgAh07iQKGTmis6AgAAaAQAAA4AAAAAAAAAAQAgAAAAKgEA&#10;AGRycy9lMm9Eb2MueG1sUEsFBgAAAAAGAAYAWQEAANY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请求的类型</w:t>
                      </w:r>
                    </w:p>
                  </w:txbxContent>
                </v:textbox>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3162300</wp:posOffset>
                </wp:positionH>
                <wp:positionV relativeFrom="paragraph">
                  <wp:posOffset>448945</wp:posOffset>
                </wp:positionV>
                <wp:extent cx="1255395" cy="26098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25539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pt;margin-top:35.35pt;height:20.55pt;width:98.85pt;z-index:251687936;mso-width-relative:page;mso-height-relative:page;" filled="f" stroked="f" coordsize="21600,21600" o:gfxdata="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jHIGdsAAAAKAQAADwAAAAAAAAABACAAAAAiAAAA&#10;ZHJzL2Rvd25yZXYueG1sUEsBAhQAFAAAAAgAh07iQA+pnG09AgAAaAQAAA4AAAAAAAAAAQAgAAAA&#10;Kg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请求用户信息</w:t>
                      </w: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1485900</wp:posOffset>
                </wp:positionH>
                <wp:positionV relativeFrom="paragraph">
                  <wp:posOffset>705485</wp:posOffset>
                </wp:positionV>
                <wp:extent cx="692785" cy="260985"/>
                <wp:effectExtent l="0" t="0" r="5715" b="5715"/>
                <wp:wrapNone/>
                <wp:docPr id="25" name="文本框 25"/>
                <wp:cNvGraphicFramePr/>
                <a:graphic xmlns:a="http://schemas.openxmlformats.org/drawingml/2006/main">
                  <a:graphicData uri="http://schemas.microsoft.com/office/word/2010/wordprocessingShape">
                    <wps:wsp>
                      <wps:cNvSpPr txBox="1"/>
                      <wps:spPr>
                        <a:xfrm>
                          <a:off x="0" y="0"/>
                          <a:ext cx="69278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请求方法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55.55pt;height:20.55pt;width:54.55pt;z-index:251672576;mso-width-relative:page;mso-height-relative:page;" filled="f" stroked="f" coordsize="21600,21600" o:gfxdata="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r8RLa2QAAAAsBAAAPAAAAAAAAAAEAIAAAACIAAABkcnMv&#10;ZG93bnJldi54bWxQSwECFAAUAAAACACHTuJA3TREQzsCAABnBAAADgAAAAAAAAABACAAAAAoAQAA&#10;ZHJzL2Uyb0RvYy54bWxQSwUGAAAAAAYABgBZAQAA1Q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请求方法</w:t>
                      </w:r>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1497330</wp:posOffset>
                </wp:positionH>
                <wp:positionV relativeFrom="paragraph">
                  <wp:posOffset>842645</wp:posOffset>
                </wp:positionV>
                <wp:extent cx="692785" cy="260985"/>
                <wp:effectExtent l="0" t="0" r="5715" b="5715"/>
                <wp:wrapNone/>
                <wp:docPr id="26" name="文本框 26"/>
                <wp:cNvGraphicFramePr/>
                <a:graphic xmlns:a="http://schemas.openxmlformats.org/drawingml/2006/main">
                  <a:graphicData uri="http://schemas.microsoft.com/office/word/2010/wordprocessingShape">
                    <wps:wsp>
                      <wps:cNvSpPr txBox="1"/>
                      <wps:spPr>
                        <a:xfrm>
                          <a:off x="0" y="0"/>
                          <a:ext cx="69278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highlight w:val="none"/>
                                <w:lang w:val="en-US" w:eastAsia="zh-CN"/>
                              </w:rPr>
                            </w:pPr>
                            <w:r>
                              <w:rPr>
                                <w:rFonts w:hint="eastAsia"/>
                                <w:b/>
                                <w:bCs/>
                                <w:color w:val="FF0000"/>
                                <w:sz w:val="18"/>
                                <w:szCs w:val="21"/>
                                <w:highlight w:val="none"/>
                                <w:lang w:val="en-US" w:eastAsia="zh-CN"/>
                              </w:rPr>
                              <w:t>URI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9pt;margin-top:66.35pt;height:20.55pt;width:54.55pt;z-index:251673600;mso-width-relative:page;mso-height-relative:page;" filled="f" stroked="f" coordsize="21600,21600" o:gfxdata="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&#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4OCnNwAAAALAQAADwAAAAAAAAABACAAAAAiAAAA&#10;ZHJzL2Rvd25yZXYueG1sUEsBAhQAFAAAAAgAh07iQHKzcKE8AgAAZwQAAA4AAAAAAAAAAQAgAAAA&#10;KwEAAGRycy9lMm9Eb2MueG1sUEsFBgAAAAAGAAYAWQEAANkFAAAAAA==&#10;">
                <v:fill on="f" focussize="0,0"/>
                <v:stroke on="f" weight="0.5pt"/>
                <v:imagedata o:title=""/>
                <o:lock v:ext="edit" aspectratio="f"/>
                <v:textbox>
                  <w:txbxContent>
                    <w:p>
                      <w:pPr>
                        <w:rPr>
                          <w:rFonts w:hint="default" w:eastAsia="宋体"/>
                          <w:b/>
                          <w:bCs/>
                          <w:color w:val="FF0000"/>
                          <w:sz w:val="18"/>
                          <w:szCs w:val="21"/>
                          <w:highlight w:val="none"/>
                          <w:lang w:val="en-US" w:eastAsia="zh-CN"/>
                        </w:rPr>
                      </w:pPr>
                      <w:r>
                        <w:rPr>
                          <w:rFonts w:hint="eastAsia"/>
                          <w:b/>
                          <w:bCs/>
                          <w:color w:val="FF0000"/>
                          <w:sz w:val="18"/>
                          <w:szCs w:val="21"/>
                          <w:highlight w:val="none"/>
                          <w:lang w:val="en-US" w:eastAsia="zh-CN"/>
                        </w:rPr>
                        <w:t>URI</w:t>
                      </w:r>
                    </w:p>
                  </w:txbxContent>
                </v:textbox>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2048510</wp:posOffset>
                </wp:positionH>
                <wp:positionV relativeFrom="paragraph">
                  <wp:posOffset>1331595</wp:posOffset>
                </wp:positionV>
                <wp:extent cx="3033395" cy="26098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303339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表示可以把所属本站的所有http连接升级为https连接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pt;margin-top:104.85pt;height:20.55pt;width:238.85pt;z-index:251684864;mso-width-relative:page;mso-height-relative:page;" filled="f" stroked="f" coordsize="21600,21600" o:gfxdata="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s2axdsAAAALAQAADwAAAAAAAAABACAAAAAiAAAA&#10;ZHJzL2Rvd25yZXYueG1sUEsBAhQAFAAAAAgAh07iQHkC1Po9AgAAaAQAAA4AAAAAAAAAAQAgAAAA&#10;Kg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表示可以把所属本站的所有http连接升级为https连接</w:t>
                      </w:r>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1790700</wp:posOffset>
                </wp:positionH>
                <wp:positionV relativeFrom="paragraph">
                  <wp:posOffset>1200150</wp:posOffset>
                </wp:positionV>
                <wp:extent cx="3033395" cy="26098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303339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表示是否需要持久连接，HTTP/1.1默认进行持久连接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pt;margin-top:94.5pt;height:20.55pt;width:238.85pt;z-index:251683840;mso-width-relative:page;mso-height-relative:page;" filled="f" stroked="f" coordsize="21600,21600" o:gfxdata="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&#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FJ16rbAAAACwEAAA8AAAAAAAAAAQAgAAAAIgAA&#10;AGRycy9kb3ducmV2LnhtbFBLAQIUABQAAAAIAIdO4kCHiF+8PgIAAGgEAAAOAAAAAAAAAAEAIAAA&#10;ACo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表示是否需要持久连接，HTTP/1.1默认进行持久连接</w:t>
                      </w:r>
                    </w:p>
                  </w:txbxContent>
                </v:textbox>
              </v:shape>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2054225</wp:posOffset>
                </wp:positionH>
                <wp:positionV relativeFrom="paragraph">
                  <wp:posOffset>1076325</wp:posOffset>
                </wp:positionV>
                <wp:extent cx="1960880" cy="26098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96088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请求的服务器的域名和端口号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75pt;margin-top:84.75pt;height:20.55pt;width:154.4pt;z-index:251682816;mso-width-relative:page;mso-height-relative:page;" filled="f" stroked="f" coordsize="21600,21600" o:gfxdata="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fJb12wAAAAsBAAAPAAAAAAAAAAEAIAAAACIAAABk&#10;cnMvZG93bnJldi54bWxQSwECFAAUAAAACACHTuJAuWayJTwCAABoBAAADgAAAAAAAAABACAAAAAq&#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请求的服务器的域名和端口号</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-196215</wp:posOffset>
                </wp:positionH>
                <wp:positionV relativeFrom="paragraph">
                  <wp:posOffset>1922780</wp:posOffset>
                </wp:positionV>
                <wp:extent cx="446405" cy="26098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44640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空行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51.4pt;height:20.55pt;width:35.15pt;z-index:251675648;mso-width-relative:page;mso-height-relative:page;" filled="f" stroked="f" coordsize="21600,21600" o:gfxdata="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&#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Eopbd2wAAAAoBAAAPAAAAAAAAAAEAIAAAACIAAABk&#10;cnMvZG93bnJldi54bWxQSwECFAAUAAAACACHTuJAV+co5TwCAABnBAAADgAAAAAAAAABACAAAAAq&#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空行</w:t>
                      </w:r>
                    </w:p>
                  </w:txbxContent>
                </v:textbox>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242570</wp:posOffset>
                </wp:positionH>
                <wp:positionV relativeFrom="paragraph">
                  <wp:posOffset>2087880</wp:posOffset>
                </wp:positionV>
                <wp:extent cx="204470" cy="0"/>
                <wp:effectExtent l="0" t="48895" r="11430" b="52705"/>
                <wp:wrapNone/>
                <wp:docPr id="30" name="直接箭头连接符 30"/>
                <wp:cNvGraphicFramePr/>
                <a:graphic xmlns:a="http://schemas.openxmlformats.org/drawingml/2006/main">
                  <a:graphicData uri="http://schemas.microsoft.com/office/word/2010/wordprocessingShape">
                    <wps:wsp>
                      <wps:cNvCnPr/>
                      <wps:spPr>
                        <a:xfrm>
                          <a:off x="1383665" y="3002280"/>
                          <a:ext cx="20447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pt;margin-top:164.4pt;height:0pt;width:16.1pt;z-index:251676672;mso-width-relative:page;mso-height-relative:page;" filled="f" stroked="t" coordsize="21600,21600" o:gfxdata="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Ne+LtkAAAAJAQAADwAAAAAA&#10;AAABACAAAAAiAAAAZHJzL2Rvd25yZXYueG1sUEsBAhQAFAAAAAgAh07iQLhiOrQSAgAA6wMAAA4A&#10;AAAAAAAAAQAgAAAAKAEAAGRycy9lMm9Eb2MueG1sUEsFBgAAAAAGAAYAWQEAAKw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1814830</wp:posOffset>
                </wp:positionH>
                <wp:positionV relativeFrom="paragraph">
                  <wp:posOffset>941705</wp:posOffset>
                </wp:positionV>
                <wp:extent cx="692785" cy="260985"/>
                <wp:effectExtent l="0" t="0" r="5715" b="5715"/>
                <wp:wrapNone/>
                <wp:docPr id="28" name="文本框 28"/>
                <wp:cNvGraphicFramePr/>
                <a:graphic xmlns:a="http://schemas.openxmlformats.org/drawingml/2006/main">
                  <a:graphicData uri="http://schemas.microsoft.com/office/word/2010/wordprocessingShape">
                    <wps:wsp>
                      <wps:cNvSpPr txBox="1"/>
                      <wps:spPr>
                        <a:xfrm>
                          <a:off x="0" y="0"/>
                          <a:ext cx="69278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协议版本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9pt;margin-top:74.15pt;height:20.55pt;width:54.55pt;z-index:251674624;mso-width-relative:page;mso-height-relative:page;" filled="f" stroked="f" coordsize="21600,21600" o:gfxdata="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&#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W7J3AAAAAsBAAAPAAAAAAAAAAEAIAAAACIAAABk&#10;cnMvZG93bnJldi54bWxQSwECFAAUAAAACACHTuJAuVm3lTsCAABnBAAADgAAAAAAAAABACAAAAAr&#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协议版本</w:t>
                      </w: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-412115</wp:posOffset>
                </wp:positionH>
                <wp:positionV relativeFrom="paragraph">
                  <wp:posOffset>1487170</wp:posOffset>
                </wp:positionV>
                <wp:extent cx="685800" cy="2609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685800" cy="260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请求头部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5pt;margin-top:117.1pt;height:20.55pt;width:54pt;z-index:251671552;mso-width-relative:page;mso-height-relative:page;" fillcolor="#FFFFFF [3201]" filled="t" stroked="f" coordsize="21600,21600" o:gfxdata="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r0GgrWAAAACgEAAA8AAAAA&#10;AAAAAQAgAAAAIgAAAGRycy9kb3ducmV2LnhtbFBLAQIUABQAAAAIAIdO4kBZ0FD6TwIAAJAEAAAO&#10;AAAAAAAAAAEAIAAAACUBAABkcnMvZTJvRG9jLnhtbFBLBQYAAAAABgAGAFkBAADmBQAAAAA=&#10;">
                <v:fill on="t"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请求头部</w:t>
                      </w:r>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313055</wp:posOffset>
                </wp:positionH>
                <wp:positionV relativeFrom="paragraph">
                  <wp:posOffset>1211580</wp:posOffset>
                </wp:positionV>
                <wp:extent cx="75565" cy="789940"/>
                <wp:effectExtent l="38100" t="4445" r="635" b="5715"/>
                <wp:wrapNone/>
                <wp:docPr id="23" name="左大括号 23"/>
                <wp:cNvGraphicFramePr/>
                <a:graphic xmlns:a="http://schemas.openxmlformats.org/drawingml/2006/main">
                  <a:graphicData uri="http://schemas.microsoft.com/office/word/2010/wordprocessingShape">
                    <wps:wsp>
                      <wps:cNvSpPr/>
                      <wps:spPr>
                        <a:xfrm>
                          <a:off x="0" y="0"/>
                          <a:ext cx="75565" cy="78994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65pt;margin-top:95.4pt;height:62.2pt;width:5.95pt;z-index:251670528;mso-width-relative:page;mso-height-relative:page;" filled="f" stroked="t" coordsize="21600,21600" o:gfxdata="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puROHYAAAACQEAAA8AAAAAAAAAAQAgAAAAIgAAAGRycy9kb3ducmV2LnhtbFBLAQIUABQAAAAI&#10;AIdO4kDmsy2i7QEAALgDAAAOAAAAAAAAAAEAIAAAACcBAABkcnMvZTJvRG9jLnhtbFBLBQYAAAAA&#10;BgAGAFkBAACGBQAAAAA=&#10;" adj="172,10800">
                <v:fill on="f" focussize="0,0"/>
                <v:stroke weight="0.5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-240030</wp:posOffset>
                </wp:positionH>
                <wp:positionV relativeFrom="paragraph">
                  <wp:posOffset>523240</wp:posOffset>
                </wp:positionV>
                <wp:extent cx="566420" cy="260985"/>
                <wp:effectExtent l="0" t="0" r="5080" b="5715"/>
                <wp:wrapNone/>
                <wp:docPr id="20" name="文本框 20"/>
                <wp:cNvGraphicFramePr/>
                <a:graphic xmlns:a="http://schemas.openxmlformats.org/drawingml/2006/main">
                  <a:graphicData uri="http://schemas.microsoft.com/office/word/2010/wordprocessingShape">
                    <wps:wsp>
                      <wps:cNvSpPr txBox="1"/>
                      <wps:spPr>
                        <a:xfrm>
                          <a:off x="1002030" y="936625"/>
                          <a:ext cx="566420" cy="260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18"/>
                                <w:szCs w:val="21"/>
                                <w:lang w:val="en-US" w:eastAsia="zh-CN"/>
                              </w:rPr>
                            </w:pPr>
                            <w:r>
                              <w:rPr>
                                <w:rFonts w:hint="eastAsia"/>
                                <w:b/>
                                <w:bCs/>
                                <w:color w:val="FF0000"/>
                                <w:sz w:val="18"/>
                                <w:szCs w:val="21"/>
                                <w:lang w:val="en-US" w:eastAsia="zh-CN"/>
                              </w:rPr>
                              <w:t>请求行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pt;margin-top:41.2pt;height:20.55pt;width:44.6pt;z-index:251668480;mso-width-relative:page;mso-height-relative:page;" fillcolor="#FFFFFF [3201]" filled="t" stroked="f" coordsize="21600,21600" o:gfxdata="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E4FGjW&#10;AAAACQEAAA8AAAAAAAAAAQAgAAAAIgAAAGRycy9kb3ducmV2LnhtbFBLAQIUABQAAAAIAIdO4kDT&#10;VEZiWwIAAJsEAAAOAAAAAAAAAAEAIAAAACUBAABkcnMvZTJvRG9jLnhtbFBLBQYAAAAABgAGAFkB&#10;AADyBQAAAAA=&#10;">
                <v:fill on="t" focussize="0,0"/>
                <v:stroke on="f" weight="0.5pt"/>
                <v:imagedata o:title=""/>
                <o:lock v:ext="edit" aspectratio="f"/>
                <v:textbox>
                  <w:txbxContent>
                    <w:p>
                      <w:pPr>
                        <w:rPr>
                          <w:rFonts w:hint="eastAsia" w:eastAsia="宋体"/>
                          <w:b/>
                          <w:bCs/>
                          <w:color w:val="FF0000"/>
                          <w:sz w:val="18"/>
                          <w:szCs w:val="21"/>
                          <w:lang w:val="en-US" w:eastAsia="zh-CN"/>
                        </w:rPr>
                      </w:pPr>
                      <w:r>
                        <w:rPr>
                          <w:rFonts w:hint="eastAsia"/>
                          <w:b/>
                          <w:bCs/>
                          <w:color w:val="FF0000"/>
                          <w:sz w:val="18"/>
                          <w:szCs w:val="21"/>
                          <w:lang w:val="en-US" w:eastAsia="zh-CN"/>
                        </w:rPr>
                        <w:t>请求行</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323215</wp:posOffset>
                </wp:positionH>
                <wp:positionV relativeFrom="paragraph">
                  <wp:posOffset>276225</wp:posOffset>
                </wp:positionV>
                <wp:extent cx="75565" cy="789940"/>
                <wp:effectExtent l="38100" t="4445" r="635" b="5715"/>
                <wp:wrapNone/>
                <wp:docPr id="22" name="左大括号 22"/>
                <wp:cNvGraphicFramePr/>
                <a:graphic xmlns:a="http://schemas.openxmlformats.org/drawingml/2006/main">
                  <a:graphicData uri="http://schemas.microsoft.com/office/word/2010/wordprocessingShape">
                    <wps:wsp>
                      <wps:cNvSpPr/>
                      <wps:spPr>
                        <a:xfrm>
                          <a:off x="1464310" y="1190625"/>
                          <a:ext cx="75565" cy="78994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5.45pt;margin-top:21.75pt;height:62.2pt;width:5.95pt;z-index:251669504;mso-width-relative:page;mso-height-relative:page;" filled="f" stroked="t" coordsize="21600,21600" o:gfxdata="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0ZJ242AAAAAgBAAAPAAAAAAAAAAEAIAAAACIAAABkcnMvZG93bnJldi54&#10;bWxQSwECFAAUAAAACACHTuJA8CjUAfoBAADEAwAADgAAAAAAAAABACAAAAAnAQAAZHJzL2Uyb0Rv&#10;Yy54bWxQSwUGAAAAAAYABgBZAQAAkwUAAAAA&#10;" adj="172,10800">
                <v:fill on="f" focussize="0,0"/>
                <v:stroke weight="0.5pt" color="#FF0000 [3204]" miterlimit="8" joinstyle="miter"/>
                <v:imagedata o:title=""/>
                <o:lock v:ext="edit" aspectratio="f"/>
              </v:shape>
            </w:pict>
          </mc:Fallback>
        </mc:AlternateContent>
      </w:r>
      <w:r>
        <w:drawing>
          <wp:inline distT="0" distB="0" distL="114300" distR="114300">
            <wp:extent cx="5275580" cy="2419350"/>
            <wp:effectExtent l="0" t="0" r="762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2"/>
                    <a:stretch>
                      <a:fillRect/>
                    </a:stretch>
                  </pic:blipFill>
                  <pic:spPr>
                    <a:xfrm>
                      <a:off x="0" y="0"/>
                      <a:ext cx="5275580" cy="2419350"/>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center"/>
        <w:rPr>
          <w:rFonts w:hint="default"/>
          <w:lang w:val="en-US" w:eastAsia="zh-CN"/>
        </w:rPr>
      </w:pPr>
      <w:r>
        <w:t xml:space="preserve">图 </w:t>
      </w:r>
      <w:r>
        <w:fldChar w:fldCharType="begin"/>
      </w:r>
      <w:r>
        <w:instrText xml:space="preserve"> SEQ 图 \* ARABIC </w:instrText>
      </w:r>
      <w:r>
        <w:fldChar w:fldCharType="separate"/>
      </w:r>
      <w:r>
        <w:t>9</w:t>
      </w:r>
      <w:r>
        <w:fldChar w:fldCharType="end"/>
      </w:r>
    </w:p>
    <w:p>
      <w:pPr>
        <w:widowControl w:val="0"/>
        <w:numPr>
          <w:ilvl w:val="0"/>
          <w:numId w:val="0"/>
        </w:numPr>
        <w:spacing w:line="360" w:lineRule="auto"/>
        <w:ind w:firstLine="420" w:firstLineChars="0"/>
        <w:jc w:val="both"/>
        <w:rPr>
          <w:rFonts w:hint="eastAsia"/>
          <w:b/>
          <w:bCs/>
          <w:sz w:val="21"/>
          <w:szCs w:val="21"/>
          <w:lang w:val="en-US" w:eastAsia="zh-CN"/>
        </w:rPr>
      </w:pPr>
      <w:r>
        <w:rPr>
          <w:rFonts w:hint="eastAsia"/>
          <w:b w:val="0"/>
          <w:bCs w:val="0"/>
          <w:sz w:val="21"/>
          <w:szCs w:val="21"/>
          <w:lang w:val="en-US" w:eastAsia="zh-CN"/>
        </w:rPr>
        <w:t>对照图3所示的HTTP请求报文格式，该请求包各部分的含义注释如上图。</w:t>
      </w:r>
    </w:p>
    <w:p>
      <w:pPr>
        <w:widowControl w:val="0"/>
        <w:numPr>
          <w:ilvl w:val="0"/>
          <w:numId w:val="0"/>
        </w:numPr>
        <w:spacing w:line="360" w:lineRule="auto"/>
        <w:ind w:firstLine="420" w:firstLineChars="0"/>
        <w:jc w:val="both"/>
        <w:rPr>
          <w:rFonts w:hint="eastAsia"/>
          <w:b/>
          <w:bCs/>
          <w:sz w:val="21"/>
          <w:szCs w:val="21"/>
          <w:lang w:val="en-US" w:eastAsia="zh-CN"/>
        </w:rPr>
      </w:pPr>
      <w:r>
        <w:rPr>
          <w:rFonts w:hint="eastAsia"/>
          <w:b/>
          <w:bCs/>
          <w:sz w:val="21"/>
          <w:szCs w:val="21"/>
          <w:lang w:val="en-US" w:eastAsia="zh-CN"/>
        </w:rPr>
        <w:t>分析HTTP响应包</w:t>
      </w:r>
    </w:p>
    <w:p>
      <w:pPr>
        <w:widowControl w:val="0"/>
        <w:numPr>
          <w:ilvl w:val="0"/>
          <w:numId w:val="0"/>
        </w:numPr>
        <w:spacing w:line="360" w:lineRule="auto"/>
        <w:ind w:firstLine="420" w:firstLineChars="0"/>
        <w:jc w:val="both"/>
        <w:rPr>
          <w:rFonts w:hint="eastAsia"/>
          <w:b w:val="0"/>
          <w:bCs w:val="0"/>
          <w:sz w:val="21"/>
          <w:szCs w:val="21"/>
          <w:lang w:val="en-US" w:eastAsia="zh-CN"/>
        </w:rPr>
      </w:pPr>
      <w:r>
        <w:rPr>
          <w:rFonts w:hint="eastAsia"/>
          <w:b w:val="0"/>
          <w:bCs w:val="0"/>
          <w:sz w:val="21"/>
          <w:szCs w:val="21"/>
          <w:lang w:val="en-US" w:eastAsia="zh-CN"/>
        </w:rPr>
        <w:t>根据请求包的信息，可知对应的响应包是第24帧，如下图所示：</w:t>
      </w:r>
    </w:p>
    <w:p>
      <w:pPr>
        <w:widowControl w:val="0"/>
        <w:numPr>
          <w:ilvl w:val="0"/>
          <w:numId w:val="0"/>
        </w:numPr>
        <w:spacing w:line="360" w:lineRule="auto"/>
        <w:ind w:firstLine="420" w:firstLineChars="0"/>
        <w:jc w:val="center"/>
      </w:pPr>
      <w:r>
        <w:rPr>
          <w:sz w:val="21"/>
        </w:rPr>
        <mc:AlternateContent>
          <mc:Choice Requires="wps">
            <w:drawing>
              <wp:anchor distT="0" distB="0" distL="114300" distR="114300" simplePos="0" relativeHeight="251709440" behindDoc="0" locked="0" layoutInCell="1" allowOverlap="1">
                <wp:simplePos x="0" y="0"/>
                <wp:positionH relativeFrom="column">
                  <wp:posOffset>2163445</wp:posOffset>
                </wp:positionH>
                <wp:positionV relativeFrom="paragraph">
                  <wp:posOffset>1969770</wp:posOffset>
                </wp:positionV>
                <wp:extent cx="2861310" cy="260985"/>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286131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告知下游代理是使用缓存响应还是从原始服务器请求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35pt;margin-top:155.1pt;height:20.55pt;width:225.3pt;z-index:251709440;mso-width-relative:page;mso-height-relative:page;" filled="f" stroked="f" coordsize="21600,21600" o:gfxdata="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cmjMNsAAAALAQAADwAAAAAAAAABACAAAAAiAAAA&#10;ZHJzL2Rvd25yZXYueG1sUEsBAhQAFAAAAAgAh07iQJfUR0E9AgAAaAQAAA4AAAAAAAAAAQAgAAAA&#10;Kg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告知下游代理是使用缓存响应还是从原始服务器请求</w:t>
                      </w:r>
                    </w:p>
                  </w:txbxContent>
                </v:textbox>
              </v:shape>
            </w:pict>
          </mc:Fallback>
        </mc:AlternateContent>
      </w:r>
      <w:r>
        <w:rPr>
          <w:sz w:val="21"/>
        </w:rPr>
        <mc:AlternateContent>
          <mc:Choice Requires="wps">
            <w:drawing>
              <wp:anchor distT="0" distB="0" distL="114300" distR="114300" simplePos="0" relativeHeight="251705344" behindDoc="0" locked="0" layoutInCell="1" allowOverlap="1">
                <wp:simplePos x="0" y="0"/>
                <wp:positionH relativeFrom="column">
                  <wp:posOffset>3046730</wp:posOffset>
                </wp:positionH>
                <wp:positionV relativeFrom="paragraph">
                  <wp:posOffset>1532255</wp:posOffset>
                </wp:positionV>
                <wp:extent cx="1246505" cy="260985"/>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24650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服务器消息发出时间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20.65pt;height:20.55pt;width:98.15pt;z-index:251705344;mso-width-relative:page;mso-height-relative:page;" filled="f" stroked="f" coordsize="21600,21600" o:gfxdata="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BNuw3cAAAACwEAAA8AAAAAAAAAAQAgAAAAIgAA&#10;AGRycy9kb3ducmV2LnhtbFBLAQIUABQAAAAIAIdO4kD1w4NIPQIAAGgEAAAOAAAAAAAAAAEAIAAA&#10;ACs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服务器消息发出时间</w:t>
                      </w:r>
                    </w:p>
                  </w:txbxContent>
                </v:textbox>
              </v:shape>
            </w:pict>
          </mc:Fallback>
        </mc:AlternateContent>
      </w:r>
      <w:r>
        <w:rPr>
          <w:sz w:val="21"/>
        </w:rPr>
        <mc:AlternateContent>
          <mc:Choice Requires="wps">
            <w:drawing>
              <wp:anchor distT="0" distB="0" distL="114300" distR="114300" simplePos="0" relativeHeight="251696128" behindDoc="0" locked="0" layoutInCell="1" allowOverlap="1">
                <wp:simplePos x="0" y="0"/>
                <wp:positionH relativeFrom="column">
                  <wp:posOffset>2355215</wp:posOffset>
                </wp:positionH>
                <wp:positionV relativeFrom="paragraph">
                  <wp:posOffset>913765</wp:posOffset>
                </wp:positionV>
                <wp:extent cx="655320" cy="260985"/>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65532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响应版本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45pt;margin-top:71.95pt;height:20.55pt;width:51.6pt;z-index:251696128;mso-width-relative:page;mso-height-relative:page;" filled="f" stroked="f" coordsize="21600,21600" o:gfxdata="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A5jT63AAAAAsBAAAPAAAAAAAAAAEAIAAAACIAAABk&#10;cnMvZG93bnJldi54bWxQSwECFAAUAAAACACHTuJAHrydqDsCAABnBAAADgAAAAAAAAABACAAAAAr&#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响应版本</w:t>
                      </w:r>
                    </w:p>
                  </w:txbxContent>
                </v:textbox>
              </v:shape>
            </w:pict>
          </mc:Fallback>
        </mc:AlternateContent>
      </w:r>
      <w:r>
        <w:rPr>
          <w:sz w:val="21"/>
        </w:rPr>
        <mc:AlternateContent>
          <mc:Choice Requires="wps">
            <w:drawing>
              <wp:anchor distT="0" distB="0" distL="114300" distR="114300" simplePos="0" relativeHeight="251704320" behindDoc="0" locked="0" layoutInCell="1" allowOverlap="1">
                <wp:simplePos x="0" y="0"/>
                <wp:positionH relativeFrom="column">
                  <wp:posOffset>1675765</wp:posOffset>
                </wp:positionH>
                <wp:positionV relativeFrom="paragraph">
                  <wp:posOffset>1066165</wp:posOffset>
                </wp:positionV>
                <wp:extent cx="1056640" cy="26098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05664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状态码：响应成功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95pt;margin-top:83.95pt;height:20.55pt;width:83.2pt;z-index:251704320;mso-width-relative:page;mso-height-relative:page;" filled="f" stroked="f" coordsize="21600,21600" o:gfxdata="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9fzl/aAAAACwEAAA8AAAAAAAAAAQAgAAAAIgAAAGRy&#10;cy9kb3ducmV2LnhtbFBLAQIUABQAAAAIAIdO4kDTShsuPAIAAGgEAAAOAAAAAAAAAAEAIAAAACkB&#10;AABkcnMvZTJvRG9jLnhtbFBLBQYAAAAABgAGAFkBAADX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状态码：响应成功</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41275</wp:posOffset>
                </wp:positionH>
                <wp:positionV relativeFrom="paragraph">
                  <wp:posOffset>3042920</wp:posOffset>
                </wp:positionV>
                <wp:extent cx="436245" cy="26860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36245" cy="268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空行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239.6pt;height:21.15pt;width:34.35pt;z-index:251702272;mso-width-relative:page;mso-height-relative:page;" filled="f" stroked="f" coordsize="21600,21600" o:gfxdata="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&#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2Ef82gAAAAgBAAAPAAAAAAAAAAEAIAAAACIAAABk&#10;cnMvZG93bnJldi54bWxQSwECFAAUAAAACACHTuJA9D4PoT0CAABnBAAADgAAAAAAAAABACAAAAAp&#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空行</w:t>
                      </w:r>
                    </w:p>
                  </w:txbxContent>
                </v:textbox>
              </v:shape>
            </w:pict>
          </mc:Fallback>
        </mc:AlternateContent>
      </w:r>
      <w:r>
        <w:rPr>
          <w:sz w:val="21"/>
        </w:rPr>
        <mc:AlternateContent>
          <mc:Choice Requires="wps">
            <w:drawing>
              <wp:anchor distT="0" distB="0" distL="114300" distR="114300" simplePos="0" relativeHeight="251703296" behindDoc="0" locked="0" layoutInCell="1" allowOverlap="1">
                <wp:simplePos x="0" y="0"/>
                <wp:positionH relativeFrom="column">
                  <wp:posOffset>477520</wp:posOffset>
                </wp:positionH>
                <wp:positionV relativeFrom="paragraph">
                  <wp:posOffset>3177540</wp:posOffset>
                </wp:positionV>
                <wp:extent cx="102870" cy="5715"/>
                <wp:effectExtent l="0" t="48260" r="11430" b="47625"/>
                <wp:wrapNone/>
                <wp:docPr id="56" name="直接箭头连接符 56"/>
                <wp:cNvGraphicFramePr/>
                <a:graphic xmlns:a="http://schemas.openxmlformats.org/drawingml/2006/main">
                  <a:graphicData uri="http://schemas.microsoft.com/office/word/2010/wordprocessingShape">
                    <wps:wsp>
                      <wps:cNvCnPr>
                        <a:stCxn id="55" idx="3"/>
                      </wps:cNvCnPr>
                      <wps:spPr>
                        <a:xfrm>
                          <a:off x="1647190" y="8145780"/>
                          <a:ext cx="102870" cy="57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6pt;margin-top:250.2pt;height:0.45pt;width:8.1pt;z-index:251703296;mso-width-relative:page;mso-height-relative:page;" filled="f" stroked="t" coordsize="21600,21600" o:gfxdata="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E+Sd92QAAAAkBAAAPAAAAAAAAAAEAIAAAACIAAABkcnMvZG93bnJldi54bWxQSwECFAAUAAAA&#10;CACHTuJAGpcWwyYCAAAVBAAADgAAAAAAAAABACAAAAAoAQAAZHJzL2Uyb0RvYy54bWxQSwUGAAAA&#10;AAYABgBZAQAAwA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10464" behindDoc="0" locked="0" layoutInCell="1" allowOverlap="1">
                <wp:simplePos x="0" y="0"/>
                <wp:positionH relativeFrom="column">
                  <wp:posOffset>2262505</wp:posOffset>
                </wp:positionH>
                <wp:positionV relativeFrom="paragraph">
                  <wp:posOffset>2894965</wp:posOffset>
                </wp:positionV>
                <wp:extent cx="2861310" cy="26098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286131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相应内容类型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15pt;margin-top:227.95pt;height:20.55pt;width:225.3pt;z-index:251710464;mso-width-relative:page;mso-height-relative:page;" filled="f" stroked="f" coordsize="21600,21600" o:gfxdata="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&#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IrLhzcAAAACwEAAA8AAAAAAAAAAQAgAAAAIgAA&#10;AGRycy9kb3ducmV2LnhtbFBLAQIUABQAAAAIAIdO4kCVS9uKPQIAAGgEAAAOAAAAAAAAAAEAIAAA&#10;ACs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相应内容类型</w:t>
                      </w:r>
                    </w:p>
                  </w:txbxContent>
                </v:textbox>
              </v:shape>
            </w:pict>
          </mc:Fallback>
        </mc:AlternateContent>
      </w:r>
      <w:r>
        <w:rPr>
          <w:sz w:val="21"/>
        </w:rPr>
        <mc:AlternateContent>
          <mc:Choice Requires="wps">
            <w:drawing>
              <wp:anchor distT="0" distB="0" distL="114300" distR="114300" simplePos="0" relativeHeight="251711488" behindDoc="0" locked="0" layoutInCell="1" allowOverlap="1">
                <wp:simplePos x="0" y="0"/>
                <wp:positionH relativeFrom="column">
                  <wp:posOffset>2173605</wp:posOffset>
                </wp:positionH>
                <wp:positionV relativeFrom="paragraph">
                  <wp:posOffset>2742565</wp:posOffset>
                </wp:positionV>
                <wp:extent cx="2861310" cy="26098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286131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使用持久连接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15pt;margin-top:215.95pt;height:20.55pt;width:225.3pt;z-index:251711488;mso-width-relative:page;mso-height-relative:page;" filled="f" stroked="f" coordsize="21600,21600" o:gfxdata="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mKL+ncAAAACwEAAA8AAAAAAAAAAQAgAAAAIgAA&#10;AGRycy9kb3ducmV2LnhtbFBLAQIUABQAAAAIAIdO4kAAMI0BPQIAAGgEAAAOAAAAAAAAAAEAIAAA&#10;ACs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使用持久连接</w:t>
                      </w:r>
                    </w:p>
                  </w:txbxContent>
                </v:textbox>
              </v:shape>
            </w:pict>
          </mc:Fallback>
        </mc:AlternateContent>
      </w:r>
      <w:r>
        <w:rPr>
          <w:sz w:val="21"/>
        </w:rPr>
        <mc:AlternateContent>
          <mc:Choice Requires="wps">
            <w:drawing>
              <wp:anchor distT="0" distB="0" distL="114300" distR="114300" simplePos="0" relativeHeight="251712512" behindDoc="0" locked="0" layoutInCell="1" allowOverlap="1">
                <wp:simplePos x="0" y="0"/>
                <wp:positionH relativeFrom="column">
                  <wp:posOffset>2670175</wp:posOffset>
                </wp:positionH>
                <wp:positionV relativeFrom="paragraph">
                  <wp:posOffset>2583180</wp:posOffset>
                </wp:positionV>
                <wp:extent cx="2861310" cy="26098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286131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Keep-Alive的超时时间，最大请求次数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25pt;margin-top:203.4pt;height:20.55pt;width:225.3pt;z-index:251712512;mso-width-relative:page;mso-height-relative:page;" filled="f" stroked="f" coordsize="21600,21600" o:gfxdata="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&#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5hT5/cAAAACwEAAA8AAAAAAAAAAQAgAAAAIgAA&#10;AGRycy9kb3ducmV2LnhtbFBLAQIUABQAAAAIAIdO4kD+ugZHPQIAAGgEAAAOAAAAAAAAAAEAIAAA&#10;ACs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Keep-Alive的超时时间，最大请求次数</w:t>
                      </w:r>
                    </w:p>
                  </w:txbxContent>
                </v:textbox>
              </v:shape>
            </w:pict>
          </mc:Fallback>
        </mc:AlternateContent>
      </w:r>
      <w:r>
        <w:rPr>
          <w:sz w:val="21"/>
        </w:rPr>
        <mc:AlternateContent>
          <mc:Choice Requires="wps">
            <w:drawing>
              <wp:anchor distT="0" distB="0" distL="114300" distR="114300" simplePos="0" relativeHeight="251713536" behindDoc="0" locked="0" layoutInCell="1" allowOverlap="1">
                <wp:simplePos x="0" y="0"/>
                <wp:positionH relativeFrom="column">
                  <wp:posOffset>1973580</wp:posOffset>
                </wp:positionH>
                <wp:positionV relativeFrom="paragraph">
                  <wp:posOffset>2282190</wp:posOffset>
                </wp:positionV>
                <wp:extent cx="2861310" cy="26098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86131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响应体长度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4pt;margin-top:179.7pt;height:20.55pt;width:225.3pt;z-index:251713536;mso-width-relative:page;mso-height-relative:page;" filled="f" stroked="f" coordsize="21600,21600" o:gfxdata="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eFOHcAAAACwEAAA8AAAAAAAAAAQAgAAAAIgAA&#10;AGRycy9kb3ducmV2LnhtbFBLAQIUABQAAAAIAIdO4kBrwVDMPQIAAGgEAAAOAAAAAAAAAAEAIAAA&#10;ACsBAABkcnMvZTJvRG9jLnhtbFBLBQYAAAAABgAGAFkBAADa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响应体长度</w:t>
                      </w:r>
                    </w:p>
                  </w:txbxContent>
                </v:textbox>
              </v:shape>
            </w:pict>
          </mc:Fallback>
        </mc:AlternateContent>
      </w:r>
      <w:r>
        <w:drawing>
          <wp:inline distT="0" distB="0" distL="114300" distR="114300">
            <wp:extent cx="5271770" cy="3218180"/>
            <wp:effectExtent l="0" t="0" r="1143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3"/>
                    <a:stretch>
                      <a:fillRect/>
                    </a:stretch>
                  </pic:blipFill>
                  <pic:spPr>
                    <a:xfrm>
                      <a:off x="0" y="0"/>
                      <a:ext cx="5271770" cy="3218180"/>
                    </a:xfrm>
                    <a:prstGeom prst="rect">
                      <a:avLst/>
                    </a:prstGeom>
                    <a:noFill/>
                    <a:ln>
                      <a:noFill/>
                    </a:ln>
                  </pic:spPr>
                </pic:pic>
              </a:graphicData>
            </a:graphic>
          </wp:inline>
        </w:drawing>
      </w:r>
      <w:r>
        <w:rPr>
          <w:sz w:val="21"/>
        </w:rPr>
        <mc:AlternateContent>
          <mc:Choice Requires="wps">
            <w:drawing>
              <wp:anchor distT="0" distB="0" distL="114300" distR="114300" simplePos="0" relativeHeight="251714560" behindDoc="0" locked="0" layoutInCell="1" allowOverlap="1">
                <wp:simplePos x="0" y="0"/>
                <wp:positionH relativeFrom="column">
                  <wp:posOffset>2195195</wp:posOffset>
                </wp:positionH>
                <wp:positionV relativeFrom="paragraph">
                  <wp:posOffset>2143760</wp:posOffset>
                </wp:positionV>
                <wp:extent cx="2861310" cy="26098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286131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返回内容压缩编码类型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85pt;margin-top:168.8pt;height:20.55pt;width:225.3pt;z-index:251714560;mso-width-relative:page;mso-height-relative:page;" filled="f" stroked="f" coordsize="21600,21600" o:gfxdata="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&#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r0gxdwAAAALAQAADwAAAAAAAAABACAAAAAiAAAA&#10;ZHJzL2Rvd25yZXYueG1sUEsBAhQAFAAAAAgAh07iQAKvEco8AgAAaAQAAA4AAAAAAAAAAQAgAAAA&#10;Kw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返回内容压缩编码类型</w:t>
                      </w:r>
                    </w:p>
                  </w:txbxContent>
                </v:textbox>
              </v:shape>
            </w:pict>
          </mc:Fallback>
        </mc:AlternateContent>
      </w:r>
      <w:r>
        <w:rPr>
          <w:sz w:val="21"/>
        </w:rPr>
        <mc:AlternateContent>
          <mc:Choice Requires="wps">
            <w:drawing>
              <wp:anchor distT="0" distB="0" distL="114300" distR="114300" simplePos="0" relativeHeight="251708416" behindDoc="0" locked="0" layoutInCell="1" allowOverlap="1">
                <wp:simplePos x="0" y="0"/>
                <wp:positionH relativeFrom="column">
                  <wp:posOffset>3068955</wp:posOffset>
                </wp:positionH>
                <wp:positionV relativeFrom="paragraph">
                  <wp:posOffset>1824355</wp:posOffset>
                </wp:positionV>
                <wp:extent cx="1246505" cy="260985"/>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24650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网站编写语言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65pt;margin-top:143.65pt;height:20.55pt;width:98.15pt;z-index:251708416;mso-width-relative:page;mso-height-relative:page;" filled="f" stroked="f" coordsize="21600,21600" o:gfxdata="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0xqa1twAAAALAQAADwAAAAAAAAABACAAAAAiAAAA&#10;ZHJzL2Rvd25yZXYueG1sUEsBAhQAFAAAAAgAh07iQEpeVZM8AgAAaAQAAA4AAAAAAAAAAQAgAAAA&#10;Kw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网站编写语言</w:t>
                      </w:r>
                    </w:p>
                  </w:txbxContent>
                </v:textbox>
              </v:shape>
            </w:pict>
          </mc:Fallback>
        </mc:AlternateContent>
      </w:r>
      <w:r>
        <w:rPr>
          <w:sz w:val="21"/>
        </w:rPr>
        <mc:AlternateContent>
          <mc:Choice Requires="wps">
            <w:drawing>
              <wp:anchor distT="0" distB="0" distL="114300" distR="114300" simplePos="0" relativeHeight="251707392" behindDoc="0" locked="0" layoutInCell="1" allowOverlap="1">
                <wp:simplePos x="0" y="0"/>
                <wp:positionH relativeFrom="column">
                  <wp:posOffset>2676525</wp:posOffset>
                </wp:positionH>
                <wp:positionV relativeFrom="paragraph">
                  <wp:posOffset>1671955</wp:posOffset>
                </wp:positionV>
                <wp:extent cx="1246505" cy="26098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24650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服务器名称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75pt;margin-top:131.65pt;height:20.55pt;width:98.15pt;z-index:251707392;mso-width-relative:page;mso-height-relative:page;" filled="f" stroked="f" coordsize="21600,21600" o:gfxdata="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&#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gMl3AAAAAsBAAAPAAAAAAAAAAEAIAAAACIAAABk&#10;cnMvZG93bnJldi54bWxQSwECFAAUAAAACACHTuJA3yUDGDsCAABoBAAADgAAAAAAAAABACAAAAAr&#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服务器名称</w:t>
                      </w:r>
                    </w:p>
                  </w:txbxContent>
                </v:textbox>
              </v:shape>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2547620</wp:posOffset>
                </wp:positionH>
                <wp:positionV relativeFrom="paragraph">
                  <wp:posOffset>1226185</wp:posOffset>
                </wp:positionV>
                <wp:extent cx="1056640" cy="26098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05664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状态描述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6pt;margin-top:96.55pt;height:20.55pt;width:83.2pt;z-index:251706368;mso-width-relative:page;mso-height-relative:page;" filled="f" stroked="f" coordsize="21600,21600" o:gfxdata="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&#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Yh6Z+3AAAAAsBAAAPAAAAAAAAAAEAIAAAACIAAABk&#10;cnMvZG93bnJldi54bWxQSwECFAAUAAAACACHTuJAlO3PqTsCAABoBAAADgAAAAAAAAABACAAAAAr&#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状态描述</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-196215</wp:posOffset>
                </wp:positionH>
                <wp:positionV relativeFrom="paragraph">
                  <wp:posOffset>2192655</wp:posOffset>
                </wp:positionV>
                <wp:extent cx="690245" cy="268605"/>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690245" cy="268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响应头部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72.65pt;height:21.15pt;width:54.35pt;z-index:251700224;mso-width-relative:page;mso-height-relative:page;" filled="f" stroked="f" coordsize="21600,21600" o:gfxdata="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QlrWdwAAAAKAQAADwAAAAAAAAABACAAAAAiAAAA&#10;ZHJzL2Rvd25yZXYueG1sUEsBAhQAFAAAAAgAh07iQCub9gQ8AgAAZwQAAA4AAAAAAAAAAQAgAAAA&#10;Kw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响应头部</w:t>
                      </w:r>
                    </w:p>
                  </w:txbxContent>
                </v:textbox>
              </v:shape>
            </w:pict>
          </mc:Fallback>
        </mc:AlternateContent>
      </w:r>
      <w:r>
        <w:rPr>
          <w:sz w:val="21"/>
        </w:rPr>
        <mc:AlternateContent>
          <mc:Choice Requires="wps">
            <w:drawing>
              <wp:anchor distT="0" distB="0" distL="114300" distR="114300" simplePos="0" relativeHeight="251699200" behindDoc="0" locked="0" layoutInCell="1" allowOverlap="1">
                <wp:simplePos x="0" y="0"/>
                <wp:positionH relativeFrom="column">
                  <wp:posOffset>429895</wp:posOffset>
                </wp:positionH>
                <wp:positionV relativeFrom="paragraph">
                  <wp:posOffset>1649730</wp:posOffset>
                </wp:positionV>
                <wp:extent cx="104140" cy="1395730"/>
                <wp:effectExtent l="38100" t="4445" r="10160" b="9525"/>
                <wp:wrapNone/>
                <wp:docPr id="52" name="左大括号 52"/>
                <wp:cNvGraphicFramePr/>
                <a:graphic xmlns:a="http://schemas.openxmlformats.org/drawingml/2006/main">
                  <a:graphicData uri="http://schemas.microsoft.com/office/word/2010/wordprocessingShape">
                    <wps:wsp>
                      <wps:cNvSpPr/>
                      <wps:spPr>
                        <a:xfrm>
                          <a:off x="0" y="0"/>
                          <a:ext cx="104140" cy="139573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33.85pt;margin-top:129.9pt;height:109.9pt;width:8.2pt;z-index:251699200;mso-width-relative:page;mso-height-relative:page;" filled="f" stroked="t" coordsize="21600,21600" o:gfxdata="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1&#10;L/4I1gAAAAkBAAAPAAAAAAAAAAEAIAAAACIAAABkcnMvZG93bnJldi54bWxQSwECFAAUAAAACACH&#10;TuJAoahdzO0BAAC6AwAADgAAAAAAAAABACAAAAAlAQAAZHJzL2Uyb0RvYy54bWxQSwUGAAAAAAYA&#10;BgBZAQAAhAUAAAAA&#10;" adj="134,10800">
                <v:fill on="f" focussize="0,0"/>
                <v:stroke weight="0.5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98176" behindDoc="0" locked="0" layoutInCell="1" allowOverlap="1">
                <wp:simplePos x="0" y="0"/>
                <wp:positionH relativeFrom="column">
                  <wp:posOffset>-53340</wp:posOffset>
                </wp:positionH>
                <wp:positionV relativeFrom="paragraph">
                  <wp:posOffset>862330</wp:posOffset>
                </wp:positionV>
                <wp:extent cx="641350" cy="26860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641350" cy="268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响应行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67.9pt;height:21.15pt;width:50.5pt;z-index:251698176;mso-width-relative:page;mso-height-relative:page;" filled="f" stroked="f" coordsize="21600,21600" o:gfxdata="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LNekN2QAAAAkBAAAPAAAAAAAAAAEAIAAAACIAAABkcnMvZG93&#10;bnJldi54bWxQSwECFAAUAAAACACHTuJAUHkKNTgCAABnBAAADgAAAAAAAAABACAAAAAoAQAAZHJz&#10;L2Uyb0RvYy54bWxQSwUGAAAAAAYABgBZAQAA0g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响应行</w:t>
                      </w:r>
                    </w:p>
                  </w:txbxContent>
                </v:textbox>
              </v:shape>
            </w:pict>
          </mc:Fallback>
        </mc:AlternateContent>
      </w:r>
      <w:r>
        <w:rPr>
          <w:sz w:val="21"/>
        </w:rPr>
        <mc:AlternateContent>
          <mc:Choice Requires="wps">
            <w:drawing>
              <wp:anchor distT="0" distB="0" distL="114300" distR="114300" simplePos="0" relativeHeight="251697152" behindDoc="0" locked="0" layoutInCell="1" allowOverlap="1">
                <wp:simplePos x="0" y="0"/>
                <wp:positionH relativeFrom="column">
                  <wp:posOffset>524510</wp:posOffset>
                </wp:positionH>
                <wp:positionV relativeFrom="paragraph">
                  <wp:posOffset>474345</wp:posOffset>
                </wp:positionV>
                <wp:extent cx="76200" cy="1057910"/>
                <wp:effectExtent l="38100" t="4445" r="0" b="17145"/>
                <wp:wrapNone/>
                <wp:docPr id="50" name="左大括号 50"/>
                <wp:cNvGraphicFramePr/>
                <a:graphic xmlns:a="http://schemas.openxmlformats.org/drawingml/2006/main">
                  <a:graphicData uri="http://schemas.microsoft.com/office/word/2010/wordprocessingShape">
                    <wps:wsp>
                      <wps:cNvSpPr/>
                      <wps:spPr>
                        <a:xfrm>
                          <a:off x="0" y="0"/>
                          <a:ext cx="76200" cy="10579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41.3pt;margin-top:37.35pt;height:83.3pt;width:6pt;z-index:251697152;mso-width-relative:page;mso-height-relative:page;" filled="f" stroked="t" coordsize="21600,21600" o:gfxdata="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ZcazrV&#10;AAAACAEAAA8AAAAAAAAAAQAgAAAAIgAAAGRycy9kb3ducmV2LnhtbFBLAQIUABQAAAAIAIdO4kDZ&#10;YGHY6gEAALkDAAAOAAAAAAAAAAEAIAAAACQBAABkcnMvZTJvRG9jLnhtbFBLBQYAAAAABgAGAFkB&#10;AACABQAAAAA=&#10;" adj="129,10800">
                <v:fill on="f" focussize="0,0"/>
                <v:stroke weight="0.5pt" color="#FF0000 [3204]" miterlimit="8" joinstyle="miter"/>
                <v:imagedata o:title=""/>
                <o:lock v:ext="edit" aspectratio="f"/>
              </v:shape>
            </w:pict>
          </mc:Fallback>
        </mc:AlternateContent>
      </w:r>
    </w:p>
    <w:p>
      <w:pPr>
        <w:pStyle w:val="2"/>
        <w:widowControl w:val="0"/>
        <w:numPr>
          <w:ilvl w:val="0"/>
          <w:numId w:val="0"/>
        </w:numPr>
        <w:spacing w:line="360" w:lineRule="auto"/>
        <w:ind w:firstLine="420" w:firstLineChars="0"/>
        <w:jc w:val="center"/>
      </w:pPr>
      <w:r>
        <w:t xml:space="preserve">图 </w:t>
      </w:r>
      <w:r>
        <w:fldChar w:fldCharType="begin"/>
      </w:r>
      <w:r>
        <w:instrText xml:space="preserve"> SEQ 图 \* ARABIC </w:instrText>
      </w:r>
      <w:r>
        <w:fldChar w:fldCharType="separate"/>
      </w:r>
      <w:r>
        <w:t>10</w:t>
      </w:r>
      <w:r>
        <w:fldChar w:fldCharType="end"/>
      </w:r>
    </w:p>
    <w:p>
      <w:pPr>
        <w:widowControl w:val="0"/>
        <w:numPr>
          <w:ilvl w:val="0"/>
          <w:numId w:val="0"/>
        </w:numPr>
        <w:spacing w:line="360" w:lineRule="auto"/>
        <w:ind w:firstLine="420" w:firstLineChars="0"/>
        <w:jc w:val="center"/>
      </w:pPr>
      <w:r>
        <w:rPr>
          <w:sz w:val="21"/>
        </w:rPr>
        <mc:AlternateContent>
          <mc:Choice Requires="wps">
            <w:drawing>
              <wp:anchor distT="0" distB="0" distL="114300" distR="114300" simplePos="0" relativeHeight="251715584" behindDoc="0" locked="0" layoutInCell="1" allowOverlap="1">
                <wp:simplePos x="0" y="0"/>
                <wp:positionH relativeFrom="column">
                  <wp:posOffset>1751330</wp:posOffset>
                </wp:positionH>
                <wp:positionV relativeFrom="paragraph">
                  <wp:posOffset>-29210</wp:posOffset>
                </wp:positionV>
                <wp:extent cx="802005" cy="26098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80200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HTTP响应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9pt;margin-top:-2.3pt;height:20.55pt;width:63.15pt;z-index:251715584;mso-width-relative:page;mso-height-relative:page;" filled="f" stroked="f" coordsize="21600,21600" o:gfxdata="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CBV2rbAAAACQEAAA8AAAAAAAAAAQAgAAAAIgAAAGRy&#10;cy9kb3ducmV2LnhtbFBLAQIUABQAAAAIAIdO4kAZ18BgOwIAAGcEAAAOAAAAAAAAAAEAIAAAACoB&#10;AABkcnMvZTJvRG9jLnhtbFBLBQYAAAAABgAGAFkBAADX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HTTP响应</w:t>
                      </w:r>
                    </w:p>
                  </w:txbxContent>
                </v:textbox>
              </v:shape>
            </w:pict>
          </mc:Fallback>
        </mc:AlternateContent>
      </w:r>
      <w:r>
        <w:rPr>
          <w:sz w:val="21"/>
        </w:rPr>
        <mc:AlternateContent>
          <mc:Choice Requires="wps">
            <w:drawing>
              <wp:anchor distT="0" distB="0" distL="114300" distR="114300" simplePos="0" relativeHeight="251720704" behindDoc="0" locked="0" layoutInCell="1" allowOverlap="1">
                <wp:simplePos x="0" y="0"/>
                <wp:positionH relativeFrom="column">
                  <wp:posOffset>1814195</wp:posOffset>
                </wp:positionH>
                <wp:positionV relativeFrom="paragraph">
                  <wp:posOffset>744855</wp:posOffset>
                </wp:positionV>
                <wp:extent cx="1033145" cy="26098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03314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内容大小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85pt;margin-top:58.65pt;height:20.55pt;width:81.35pt;z-index:251720704;mso-width-relative:page;mso-height-relative:page;" filled="f" stroked="f" coordsize="21600,21600" o:gfxdata="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XDyNsAAAALAQAADwAAAAAAAAABACAAAAAiAAAA&#10;ZHJzL2Rvd25yZXYueG1sUEsBAhQAFAAAAAgAh07iQF6KuDw9AgAAaAQAAA4AAAAAAAAAAQAgAAAA&#10;Kg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内容大小</w:t>
                      </w:r>
                    </w:p>
                  </w:txbxContent>
                </v:textbox>
              </v:shape>
            </w:pict>
          </mc:Fallback>
        </mc:AlternateContent>
      </w:r>
      <w:r>
        <w:rPr>
          <w:sz w:val="21"/>
        </w:rPr>
        <mc:AlternateContent>
          <mc:Choice Requires="wps">
            <w:drawing>
              <wp:anchor distT="0" distB="0" distL="114300" distR="114300" simplePos="0" relativeHeight="251719680" behindDoc="0" locked="0" layoutInCell="1" allowOverlap="1">
                <wp:simplePos x="0" y="0"/>
                <wp:positionH relativeFrom="column">
                  <wp:posOffset>4215765</wp:posOffset>
                </wp:positionH>
                <wp:positionV relativeFrom="paragraph">
                  <wp:posOffset>598805</wp:posOffset>
                </wp:positionV>
                <wp:extent cx="1033145" cy="26098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03314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内容编码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95pt;margin-top:47.15pt;height:20.55pt;width:81.35pt;z-index:251719680;mso-width-relative:page;mso-height-relative:page;" filled="f" stroked="f" coordsize="21600,21600" o:gfxdata="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yyBvtsAAAAKAQAADwAAAAAAAAABACAAAAAiAAAA&#10;ZHJzL2Rvd25yZXYueG1sUEsBAhQAFAAAAAgAh07iQMvx7rc9AgAAaAQAAA4AAAAAAAAAAQAgAAAA&#10;Kg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内容编码</w:t>
                      </w:r>
                    </w:p>
                  </w:txbxContent>
                </v:textbox>
              </v:shape>
            </w:pict>
          </mc:Fallback>
        </mc:AlternateContent>
      </w:r>
      <w:r>
        <w:rPr>
          <w:sz w:val="21"/>
        </w:rPr>
        <mc:AlternateContent>
          <mc:Choice Requires="wps">
            <w:drawing>
              <wp:anchor distT="0" distB="0" distL="114300" distR="114300" simplePos="0" relativeHeight="251718656" behindDoc="0" locked="0" layoutInCell="1" allowOverlap="1">
                <wp:simplePos x="0" y="0"/>
                <wp:positionH relativeFrom="column">
                  <wp:posOffset>3343910</wp:posOffset>
                </wp:positionH>
                <wp:positionV relativeFrom="paragraph">
                  <wp:posOffset>439420</wp:posOffset>
                </wp:positionV>
                <wp:extent cx="1033145" cy="26098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03314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请求的URI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3pt;margin-top:34.6pt;height:20.55pt;width:81.35pt;z-index:251718656;mso-width-relative:page;mso-height-relative:page;" filled="f" stroked="f" coordsize="21600,21600" o:gfxdata="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&#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LhyGNsAAAAKAQAADwAAAAAAAAABACAAAAAiAAAA&#10;ZHJzL2Rvd25yZXYueG1sUEsBAhQAFAAAAAgAh07iQDV7ZfE9AgAAaAQAAA4AAAAAAAAAAQAgAAAA&#10;KgEAAGRycy9lMm9Eb2MueG1sUEsFBgAAAAAGAAYAWQEAANkFA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请求的URI</w:t>
                      </w:r>
                    </w:p>
                  </w:txbxContent>
                </v:textbox>
              </v:shape>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1964055</wp:posOffset>
                </wp:positionH>
                <wp:positionV relativeFrom="paragraph">
                  <wp:posOffset>294005</wp:posOffset>
                </wp:positionV>
                <wp:extent cx="1033145" cy="26098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03314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请求的帧号为20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65pt;margin-top:23.15pt;height:20.55pt;width:81.35pt;z-index:251716608;mso-width-relative:page;mso-height-relative:page;" filled="f" stroked="f" coordsize="21600,21600" o:gfxdata="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dSy8k2wAAAAkBAAAPAAAAAAAAAAEAIAAAACIAAABk&#10;cnMvZG93bnJldi54bWxQSwECFAAUAAAACACHTuJAoAAzejwCAABoBAAADgAAAAAAAAABACAAAAAq&#10;AQAAZHJzL2Uyb0RvYy54bWxQSwUGAAAAAAYABgBZAQAA2AU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请求的帧号为20</w:t>
                      </w:r>
                    </w:p>
                  </w:txbxContent>
                </v:textbox>
              </v:shape>
            </w:pict>
          </mc:Fallback>
        </mc:AlternateContent>
      </w:r>
      <w:r>
        <w:rPr>
          <w:sz w:val="21"/>
        </w:rPr>
        <mc:AlternateContent>
          <mc:Choice Requires="wps">
            <w:drawing>
              <wp:anchor distT="0" distB="0" distL="114300" distR="114300" simplePos="0" relativeHeight="251717632" behindDoc="0" locked="0" layoutInCell="1" allowOverlap="1">
                <wp:simplePos x="0" y="0"/>
                <wp:positionH relativeFrom="column">
                  <wp:posOffset>3159760</wp:posOffset>
                </wp:positionH>
                <wp:positionV relativeFrom="paragraph">
                  <wp:posOffset>141605</wp:posOffset>
                </wp:positionV>
                <wp:extent cx="1033145" cy="26098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03314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8"/>
                                <w:szCs w:val="21"/>
                                <w:lang w:val="en-US" w:eastAsia="zh-CN"/>
                              </w:rPr>
                            </w:pPr>
                            <w:r>
                              <w:rPr>
                                <w:rFonts w:hint="eastAsia"/>
                                <w:b/>
                                <w:bCs/>
                                <w:color w:val="FF0000"/>
                                <w:sz w:val="18"/>
                                <w:szCs w:val="21"/>
                                <w:lang w:val="en-US" w:eastAsia="zh-CN"/>
                              </w:rPr>
                              <w:t>响应使用的时间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8pt;margin-top:11.15pt;height:20.55pt;width:81.35pt;z-index:251717632;mso-width-relative:page;mso-height-relative:page;" filled="f" stroked="f" coordsize="21600,21600" o:gfxdata="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w6NvTaAAAACQEAAA8AAAAAAAAAAQAgAAAAIgAAAGRy&#10;cy9kb3ducmV2LnhtbFBLAQIUABQAAAAIAIdO4kCrgx7wPAIAAGgEAAAOAAAAAAAAAAEAIAAAACkB&#10;AABkcnMvZTJvRG9jLnhtbFBLBQYAAAAABgAGAFkBAADXBQAAAAA=&#10;">
                <v:fill on="f" focussize="0,0"/>
                <v:stroke on="f" weight="0.5pt"/>
                <v:imagedata o:title=""/>
                <o:lock v:ext="edit" aspectratio="f"/>
                <v:textbox>
                  <w:txbxContent>
                    <w:p>
                      <w:pPr>
                        <w:rPr>
                          <w:rFonts w:hint="default" w:eastAsia="宋体"/>
                          <w:b/>
                          <w:bCs/>
                          <w:color w:val="FF0000"/>
                          <w:sz w:val="18"/>
                          <w:szCs w:val="21"/>
                          <w:lang w:val="en-US" w:eastAsia="zh-CN"/>
                        </w:rPr>
                      </w:pPr>
                      <w:r>
                        <w:rPr>
                          <w:rFonts w:hint="eastAsia"/>
                          <w:b/>
                          <w:bCs/>
                          <w:color w:val="FF0000"/>
                          <w:sz w:val="18"/>
                          <w:szCs w:val="21"/>
                          <w:lang w:val="en-US" w:eastAsia="zh-CN"/>
                        </w:rPr>
                        <w:t>响应使用的时间</w:t>
                      </w:r>
                    </w:p>
                  </w:txbxContent>
                </v:textbox>
              </v:shape>
            </w:pict>
          </mc:Fallback>
        </mc:AlternateContent>
      </w:r>
      <w:r>
        <w:drawing>
          <wp:inline distT="0" distB="0" distL="114300" distR="114300">
            <wp:extent cx="5276850" cy="1062990"/>
            <wp:effectExtent l="0" t="0" r="635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4"/>
                    <a:stretch>
                      <a:fillRect/>
                    </a:stretch>
                  </pic:blipFill>
                  <pic:spPr>
                    <a:xfrm>
                      <a:off x="0" y="0"/>
                      <a:ext cx="5276850" cy="1062990"/>
                    </a:xfrm>
                    <a:prstGeom prst="rect">
                      <a:avLst/>
                    </a:prstGeom>
                    <a:noFill/>
                    <a:ln>
                      <a:noFill/>
                    </a:ln>
                  </pic:spPr>
                </pic:pic>
              </a:graphicData>
            </a:graphic>
          </wp:inline>
        </w:drawing>
      </w:r>
    </w:p>
    <w:p>
      <w:pPr>
        <w:pStyle w:val="2"/>
        <w:widowControl w:val="0"/>
        <w:numPr>
          <w:ilvl w:val="0"/>
          <w:numId w:val="0"/>
        </w:numPr>
        <w:spacing w:line="360" w:lineRule="auto"/>
        <w:ind w:firstLine="420" w:firstLineChars="0"/>
        <w:jc w:val="center"/>
        <w:rPr>
          <w:rFonts w:hint="default"/>
          <w:lang w:val="en-US" w:eastAsia="zh-CN"/>
        </w:rPr>
      </w:pPr>
      <w:r>
        <w:t xml:space="preserve">图 </w:t>
      </w:r>
      <w:r>
        <w:fldChar w:fldCharType="begin"/>
      </w:r>
      <w:r>
        <w:instrText xml:space="preserve"> SEQ 图 \* ARABIC </w:instrText>
      </w:r>
      <w:r>
        <w:fldChar w:fldCharType="separate"/>
      </w:r>
      <w:r>
        <w:t>11</w:t>
      </w:r>
      <w:r>
        <w:fldChar w:fldCharType="end"/>
      </w:r>
    </w:p>
    <w:p>
      <w:pPr>
        <w:numPr>
          <w:ilvl w:val="0"/>
          <w:numId w:val="4"/>
        </w:numPr>
        <w:spacing w:line="360" w:lineRule="auto"/>
        <w:ind w:firstLine="420" w:firstLineChars="0"/>
        <w:rPr>
          <w:rFonts w:hint="eastAsia"/>
          <w:b/>
          <w:bCs/>
          <w:sz w:val="21"/>
          <w:szCs w:val="21"/>
        </w:rPr>
      </w:pPr>
      <w:r>
        <w:rPr>
          <w:rFonts w:hint="eastAsia"/>
          <w:b/>
          <w:bCs/>
          <w:sz w:val="21"/>
          <w:szCs w:val="21"/>
          <w:lang w:val="en-US" w:eastAsia="zh-CN"/>
        </w:rPr>
        <w:t>DNS协议分析</w:t>
      </w:r>
    </w:p>
    <w:p>
      <w:pPr>
        <w:numPr>
          <w:ilvl w:val="0"/>
          <w:numId w:val="8"/>
        </w:numPr>
        <w:spacing w:line="360" w:lineRule="auto"/>
        <w:rPr>
          <w:rFonts w:hint="default"/>
          <w:b/>
          <w:bCs/>
          <w:sz w:val="21"/>
          <w:szCs w:val="21"/>
          <w:lang w:val="en-US"/>
        </w:rPr>
      </w:pPr>
      <w:r>
        <w:rPr>
          <w:rFonts w:hint="eastAsia"/>
          <w:b/>
          <w:bCs/>
          <w:sz w:val="21"/>
          <w:szCs w:val="21"/>
          <w:lang w:val="en-US" w:eastAsia="zh-CN"/>
        </w:rPr>
        <w:t>利用Wireshark分析DNS的工作过程</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t>本次实验访问的网站是百度，捕获到的DNS数据包如下图所示：</w:t>
      </w:r>
    </w:p>
    <w:p>
      <w:pPr>
        <w:numPr>
          <w:ilvl w:val="0"/>
          <w:numId w:val="0"/>
        </w:numPr>
        <w:spacing w:line="360" w:lineRule="auto"/>
        <w:jc w:val="center"/>
      </w:pPr>
      <w:r>
        <w:drawing>
          <wp:inline distT="0" distB="0" distL="114300" distR="114300">
            <wp:extent cx="5270500" cy="569595"/>
            <wp:effectExtent l="0" t="0" r="0" b="1905"/>
            <wp:docPr id="1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
                    <pic:cNvPicPr>
                      <a:picLocks noChangeAspect="1"/>
                    </pic:cNvPicPr>
                  </pic:nvPicPr>
                  <pic:blipFill>
                    <a:blip r:embed="rId15"/>
                    <a:stretch>
                      <a:fillRect/>
                    </a:stretch>
                  </pic:blipFill>
                  <pic:spPr>
                    <a:xfrm>
                      <a:off x="0" y="0"/>
                      <a:ext cx="5270500" cy="569595"/>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12</w:t>
      </w:r>
      <w:r>
        <w:fldChar w:fldCharType="end"/>
      </w:r>
    </w:p>
    <w:p>
      <w:pPr>
        <w:numPr>
          <w:ilvl w:val="0"/>
          <w:numId w:val="0"/>
        </w:numPr>
        <w:spacing w:line="360" w:lineRule="auto"/>
        <w:jc w:val="center"/>
      </w:pPr>
      <w:r>
        <w:drawing>
          <wp:inline distT="0" distB="0" distL="114300" distR="114300">
            <wp:extent cx="4203700" cy="552450"/>
            <wp:effectExtent l="0" t="0" r="0" b="6350"/>
            <wp:docPr id="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7"/>
                    <pic:cNvPicPr>
                      <a:picLocks noChangeAspect="1"/>
                    </pic:cNvPicPr>
                  </pic:nvPicPr>
                  <pic:blipFill>
                    <a:blip r:embed="rId16"/>
                    <a:stretch>
                      <a:fillRect/>
                    </a:stretch>
                  </pic:blipFill>
                  <pic:spPr>
                    <a:xfrm>
                      <a:off x="0" y="0"/>
                      <a:ext cx="4203700" cy="552450"/>
                    </a:xfrm>
                    <a:prstGeom prst="rect">
                      <a:avLst/>
                    </a:prstGeom>
                    <a:noFill/>
                    <a:ln>
                      <a:noFill/>
                    </a:ln>
                  </pic:spPr>
                </pic:pic>
              </a:graphicData>
            </a:graphic>
          </wp:inline>
        </w:drawing>
      </w:r>
    </w:p>
    <w:p>
      <w:pPr>
        <w:pStyle w:val="2"/>
        <w:numPr>
          <w:ilvl w:val="0"/>
          <w:numId w:val="0"/>
        </w:numPr>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13</w:t>
      </w:r>
      <w:r>
        <w:fldChar w:fldCharType="end"/>
      </w:r>
    </w:p>
    <w:p>
      <w:pPr>
        <w:numPr>
          <w:ilvl w:val="0"/>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可以看到，本次实验用到的本地域名服务器为：114.114.114.110。前两个数据包为本机向本地域名服务器发送的两次DNS查询请求，而后两个数据包为本地域名服务器向本机发送的两次DNS应答。</w:t>
      </w:r>
    </w:p>
    <w:p>
      <w:pPr>
        <w:numPr>
          <w:ilvl w:val="0"/>
          <w:numId w:val="0"/>
        </w:numPr>
        <w:spacing w:line="360" w:lineRule="auto"/>
        <w:ind w:firstLine="420" w:firstLineChars="0"/>
        <w:rPr>
          <w:rFonts w:hint="default"/>
          <w:b w:val="0"/>
          <w:bCs w:val="0"/>
          <w:sz w:val="21"/>
          <w:szCs w:val="21"/>
          <w:lang w:val="en-US" w:eastAsia="zh-CN"/>
        </w:rPr>
      </w:pPr>
      <w:r>
        <w:rPr>
          <w:rFonts w:hint="eastAsia"/>
          <w:b w:val="0"/>
          <w:bCs w:val="0"/>
          <w:sz w:val="21"/>
          <w:szCs w:val="21"/>
          <w:lang w:val="en-US" w:eastAsia="zh-CN"/>
        </w:rPr>
        <w:t>分别观察两个请求包和应答包的区别，发现第二个请求包与第二个应答包都有两行重发的信息，如下图所示。这表示两个请求包与两个应答包的内容都是相同的，因此只需要分析一个即可。</w:t>
      </w:r>
    </w:p>
    <w:p>
      <w:pPr>
        <w:numPr>
          <w:ilvl w:val="0"/>
          <w:numId w:val="0"/>
        </w:numPr>
        <w:spacing w:line="360" w:lineRule="auto"/>
        <w:jc w:val="center"/>
      </w:pPr>
      <w:r>
        <w:drawing>
          <wp:inline distT="0" distB="0" distL="114300" distR="114300">
            <wp:extent cx="5269230" cy="261620"/>
            <wp:effectExtent l="0" t="0" r="1270" b="5080"/>
            <wp:docPr id="1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
                    <pic:cNvPicPr>
                      <a:picLocks noChangeAspect="1"/>
                    </pic:cNvPicPr>
                  </pic:nvPicPr>
                  <pic:blipFill>
                    <a:blip r:embed="rId17"/>
                    <a:stretch>
                      <a:fillRect/>
                    </a:stretch>
                  </pic:blipFill>
                  <pic:spPr>
                    <a:xfrm>
                      <a:off x="0" y="0"/>
                      <a:ext cx="5269230" cy="261620"/>
                    </a:xfrm>
                    <a:prstGeom prst="rect">
                      <a:avLst/>
                    </a:prstGeom>
                    <a:noFill/>
                    <a:ln>
                      <a:noFill/>
                    </a:ln>
                  </pic:spPr>
                </pic:pic>
              </a:graphicData>
            </a:graphic>
          </wp:inline>
        </w:drawing>
      </w:r>
    </w:p>
    <w:p>
      <w:pPr>
        <w:pStyle w:val="2"/>
        <w:numPr>
          <w:ilvl w:val="0"/>
          <w:numId w:val="0"/>
        </w:numPr>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重发请求信息</w:t>
      </w:r>
    </w:p>
    <w:p>
      <w:pPr>
        <w:jc w:val="center"/>
      </w:pPr>
      <w:r>
        <w:drawing>
          <wp:inline distT="0" distB="0" distL="114300" distR="114300">
            <wp:extent cx="5132705" cy="255905"/>
            <wp:effectExtent l="0" t="0" r="10795" b="10795"/>
            <wp:docPr id="1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
                    <pic:cNvPicPr>
                      <a:picLocks noChangeAspect="1"/>
                    </pic:cNvPicPr>
                  </pic:nvPicPr>
                  <pic:blipFill>
                    <a:blip r:embed="rId18"/>
                    <a:srcRect l="456" t="10444"/>
                    <a:stretch>
                      <a:fillRect/>
                    </a:stretch>
                  </pic:blipFill>
                  <pic:spPr>
                    <a:xfrm>
                      <a:off x="0" y="0"/>
                      <a:ext cx="5132705" cy="255905"/>
                    </a:xfrm>
                    <a:prstGeom prst="rect">
                      <a:avLst/>
                    </a:prstGeom>
                    <a:noFill/>
                    <a:ln>
                      <a:noFill/>
                    </a:ln>
                  </pic:spPr>
                </pic:pic>
              </a:graphicData>
            </a:graphic>
          </wp:inline>
        </w:drawing>
      </w:r>
    </w:p>
    <w:p>
      <w:pPr>
        <w:pStyle w:val="2"/>
        <w:jc w:val="center"/>
        <w:rPr>
          <w:rFonts w:hint="default" w:eastAsia="黑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原始请求在第62帧</w:t>
      </w:r>
    </w:p>
    <w:p>
      <w:pPr>
        <w:numPr>
          <w:ilvl w:val="0"/>
          <w:numId w:val="0"/>
        </w:numPr>
        <w:spacing w:line="360" w:lineRule="auto"/>
        <w:jc w:val="center"/>
      </w:pPr>
      <w:r>
        <w:drawing>
          <wp:inline distT="0" distB="0" distL="114300" distR="114300">
            <wp:extent cx="5269865" cy="260350"/>
            <wp:effectExtent l="0" t="0" r="635" b="6350"/>
            <wp:docPr id="1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0"/>
                    <pic:cNvPicPr>
                      <a:picLocks noChangeAspect="1"/>
                    </pic:cNvPicPr>
                  </pic:nvPicPr>
                  <pic:blipFill>
                    <a:blip r:embed="rId19"/>
                    <a:stretch>
                      <a:fillRect/>
                    </a:stretch>
                  </pic:blipFill>
                  <pic:spPr>
                    <a:xfrm>
                      <a:off x="0" y="0"/>
                      <a:ext cx="5269865" cy="260350"/>
                    </a:xfrm>
                    <a:prstGeom prst="rect">
                      <a:avLst/>
                    </a:prstGeom>
                    <a:noFill/>
                    <a:ln>
                      <a:noFill/>
                    </a:ln>
                  </pic:spPr>
                </pic:pic>
              </a:graphicData>
            </a:graphic>
          </wp:inline>
        </w:drawing>
      </w:r>
    </w:p>
    <w:p>
      <w:pPr>
        <w:pStyle w:val="2"/>
        <w:numPr>
          <w:ilvl w:val="0"/>
          <w:numId w:val="0"/>
        </w:numPr>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重发应答信息</w:t>
      </w:r>
    </w:p>
    <w:p>
      <w:pPr>
        <w:jc w:val="center"/>
      </w:pPr>
      <w:r>
        <w:drawing>
          <wp:inline distT="0" distB="0" distL="114300" distR="114300">
            <wp:extent cx="5277485" cy="258445"/>
            <wp:effectExtent l="0" t="0" r="5715" b="8255"/>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
                    <pic:cNvPicPr>
                      <a:picLocks noChangeAspect="1"/>
                    </pic:cNvPicPr>
                  </pic:nvPicPr>
                  <pic:blipFill>
                    <a:blip r:embed="rId20"/>
                    <a:stretch>
                      <a:fillRect/>
                    </a:stretch>
                  </pic:blipFill>
                  <pic:spPr>
                    <a:xfrm>
                      <a:off x="0" y="0"/>
                      <a:ext cx="5277485" cy="258445"/>
                    </a:xfrm>
                    <a:prstGeom prst="rect">
                      <a:avLst/>
                    </a:prstGeom>
                    <a:noFill/>
                    <a:ln>
                      <a:noFill/>
                    </a:ln>
                  </pic:spPr>
                </pic:pic>
              </a:graphicData>
            </a:graphic>
          </wp:inline>
        </w:drawing>
      </w:r>
    </w:p>
    <w:p>
      <w:pPr>
        <w:pStyle w:val="2"/>
        <w:jc w:val="center"/>
        <w:rPr>
          <w:rFonts w:hint="eastAsia" w:eastAsia="宋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原始应答在第67帧</w:t>
      </w:r>
    </w:p>
    <w:p>
      <w:pPr>
        <w:numPr>
          <w:ilvl w:val="0"/>
          <w:numId w:val="0"/>
        </w:numPr>
        <w:spacing w:line="360" w:lineRule="auto"/>
        <w:ind w:leftChars="0"/>
        <w:rPr>
          <w:rFonts w:hint="eastAsia"/>
          <w:b/>
          <w:bCs/>
          <w:sz w:val="21"/>
          <w:szCs w:val="21"/>
          <w:lang w:val="en-US" w:eastAsia="zh-CN"/>
        </w:rPr>
      </w:pPr>
      <w:r>
        <w:rPr>
          <w:rFonts w:hint="eastAsia"/>
          <w:b/>
          <w:bCs/>
          <w:sz w:val="21"/>
          <w:szCs w:val="21"/>
          <w:lang w:val="en-US" w:eastAsia="zh-CN"/>
        </w:rPr>
        <w:t>DNS工作过程分析</w:t>
      </w:r>
    </w:p>
    <w:p>
      <w:pPr>
        <w:numPr>
          <w:ilvl w:val="0"/>
          <w:numId w:val="9"/>
        </w:numPr>
        <w:spacing w:line="360" w:lineRule="auto"/>
        <w:ind w:firstLine="420" w:firstLineChars="0"/>
        <w:rPr>
          <w:rFonts w:hint="default"/>
          <w:b w:val="0"/>
          <w:bCs w:val="0"/>
          <w:sz w:val="21"/>
          <w:szCs w:val="21"/>
          <w:lang w:val="en-US" w:eastAsia="zh-CN"/>
        </w:rPr>
      </w:pPr>
      <w:r>
        <w:rPr>
          <w:rFonts w:hint="default"/>
          <w:b w:val="0"/>
          <w:bCs w:val="0"/>
          <w:sz w:val="21"/>
          <w:szCs w:val="21"/>
          <w:lang w:val="en-US" w:eastAsia="zh-CN"/>
        </w:rPr>
        <w:t>在浏览器中输入域名</w:t>
      </w:r>
      <w:r>
        <w:rPr>
          <w:rFonts w:hint="eastAsia"/>
          <w:b w:val="0"/>
          <w:bCs w:val="0"/>
          <w:sz w:val="21"/>
          <w:szCs w:val="21"/>
          <w:lang w:val="en-US" w:eastAsia="zh-CN"/>
        </w:rPr>
        <w:t>www.baidu.com</w:t>
      </w:r>
      <w:r>
        <w:rPr>
          <w:rFonts w:hint="default"/>
          <w:b w:val="0"/>
          <w:bCs w:val="0"/>
          <w:sz w:val="21"/>
          <w:szCs w:val="21"/>
          <w:lang w:val="en-US" w:eastAsia="zh-CN"/>
        </w:rPr>
        <w:t>，操作系统会先检查自己本地的hosts文件是否有这个网址映射关系，如果有，就先调用这个IP地址映射，完成域名解析。</w:t>
      </w:r>
    </w:p>
    <w:p>
      <w:pPr>
        <w:numPr>
          <w:ilvl w:val="0"/>
          <w:numId w:val="9"/>
        </w:numPr>
        <w:spacing w:line="360" w:lineRule="auto"/>
        <w:ind w:left="0" w:leftChars="0" w:firstLine="420" w:firstLineChars="0"/>
        <w:rPr>
          <w:rFonts w:hint="default"/>
          <w:b w:val="0"/>
          <w:bCs w:val="0"/>
          <w:sz w:val="21"/>
          <w:szCs w:val="21"/>
          <w:lang w:val="en-US" w:eastAsia="zh-CN"/>
        </w:rPr>
      </w:pPr>
      <w:r>
        <w:rPr>
          <w:rFonts w:hint="eastAsia"/>
          <w:b w:val="0"/>
          <w:bCs w:val="0"/>
          <w:sz w:val="21"/>
          <w:szCs w:val="21"/>
          <w:lang w:val="en-US" w:eastAsia="zh-CN"/>
        </w:rPr>
        <w:t>由于本机hosts文件中没有www.baidu.com的IP地址映射，因此需要查找本地DNS解析器缓存，看是否有这个网址在生存时间内的有效映射关系，如果有，直接返回，完成域名解析。</w:t>
      </w:r>
    </w:p>
    <w:p>
      <w:pPr>
        <w:numPr>
          <w:ilvl w:val="0"/>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为了防止本地DNS解析器缓存中有www.baidu.com的有效IP地址映射，从而无法捕获DNS数据包，故本实验利用命令“ipconfig /flushdns”来刷新DNS缓存，再利用命令“ipconfig /displaydns”来确认是否刷新DNS缓存。</w:t>
      </w:r>
    </w:p>
    <w:p>
      <w:pPr>
        <w:numPr>
          <w:ilvl w:val="0"/>
          <w:numId w:val="0"/>
        </w:numPr>
        <w:spacing w:line="360" w:lineRule="auto"/>
        <w:ind w:firstLine="420" w:firstLineChars="0"/>
        <w:rPr>
          <w:rFonts w:hint="default"/>
          <w:b w:val="0"/>
          <w:bCs w:val="0"/>
          <w:sz w:val="21"/>
          <w:szCs w:val="21"/>
          <w:lang w:val="en-US" w:eastAsia="zh-CN"/>
        </w:rPr>
      </w:pPr>
      <w:r>
        <w:rPr>
          <w:rFonts w:hint="eastAsia"/>
          <w:b w:val="0"/>
          <w:bCs w:val="0"/>
          <w:sz w:val="21"/>
          <w:szCs w:val="21"/>
          <w:lang w:val="en-US" w:eastAsia="zh-CN"/>
        </w:rPr>
        <w:t>在未刷新DNS缓存前，缓存文件中可能可以看到www.baidu.com的IP地址映射，但是该映射可能已经过了生存时间，因此它是一条无效映射，本机仍然需要发送一个DNS查询请求报文给本地域名服务器。</w:t>
      </w:r>
    </w:p>
    <w:p>
      <w:pPr>
        <w:numPr>
          <w:ilvl w:val="0"/>
          <w:numId w:val="0"/>
        </w:numPr>
        <w:spacing w:line="360" w:lineRule="auto"/>
        <w:ind w:firstLine="420" w:firstLineChars="0"/>
        <w:jc w:val="center"/>
      </w:pPr>
      <w:r>
        <w:rPr>
          <w:sz w:val="21"/>
        </w:rPr>
        <mc:AlternateContent>
          <mc:Choice Requires="wps">
            <w:drawing>
              <wp:anchor distT="0" distB="0" distL="114300" distR="114300" simplePos="0" relativeHeight="251845632" behindDoc="0" locked="0" layoutInCell="1" allowOverlap="1">
                <wp:simplePos x="0" y="0"/>
                <wp:positionH relativeFrom="column">
                  <wp:posOffset>-93980</wp:posOffset>
                </wp:positionH>
                <wp:positionV relativeFrom="paragraph">
                  <wp:posOffset>1319530</wp:posOffset>
                </wp:positionV>
                <wp:extent cx="1143000" cy="720090"/>
                <wp:effectExtent l="0" t="0" r="0" b="0"/>
                <wp:wrapNone/>
                <wp:docPr id="246" name="文本框 246"/>
                <wp:cNvGraphicFramePr/>
                <a:graphic xmlns:a="http://schemas.openxmlformats.org/drawingml/2006/main">
                  <a:graphicData uri="http://schemas.microsoft.com/office/word/2010/wordprocessingShape">
                    <wps:wsp>
                      <wps:cNvSpPr txBox="1"/>
                      <wps:spPr>
                        <a:xfrm>
                          <a:off x="1019175" y="5735955"/>
                          <a:ext cx="1143000" cy="7200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在生存时间内的域名到IP地址的映射才有效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pt;margin-top:103.9pt;height:56.7pt;width:90pt;z-index:251845632;mso-width-relative:page;mso-height-relative:page;" filled="f" stroked="f" coordsize="21600,21600" o:gfxdata="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BS/F32wAAAAsBAAAPAAAA&#10;AAAAAAEAIAAAACIAAABkcnMvZG93bnJldi54bWxQSwECFAAUAAAACACHTuJAf1L8K0sCAAB2BAAA&#10;DgAAAAAAAAABACAAAAAqAQAAZHJzL2Uyb0RvYy54bWxQSwUGAAAAAAYABgBZAQAA5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在生存时间内的域名到IP地址的映射才有效</w:t>
                      </w:r>
                    </w:p>
                  </w:txbxContent>
                </v:textbox>
              </v:shape>
            </w:pict>
          </mc:Fallback>
        </mc:AlternateContent>
      </w:r>
      <w:r>
        <w:rPr>
          <w:sz w:val="21"/>
        </w:rPr>
        <mc:AlternateContent>
          <mc:Choice Requires="wps">
            <w:drawing>
              <wp:anchor distT="0" distB="0" distL="114300" distR="114300" simplePos="0" relativeHeight="251846656" behindDoc="0" locked="0" layoutInCell="1" allowOverlap="1">
                <wp:simplePos x="0" y="0"/>
                <wp:positionH relativeFrom="column">
                  <wp:posOffset>1049020</wp:posOffset>
                </wp:positionH>
                <wp:positionV relativeFrom="paragraph">
                  <wp:posOffset>1672590</wp:posOffset>
                </wp:positionV>
                <wp:extent cx="322580" cy="6985"/>
                <wp:effectExtent l="0" t="46990" r="7620" b="47625"/>
                <wp:wrapNone/>
                <wp:docPr id="247" name="直接箭头连接符 247"/>
                <wp:cNvGraphicFramePr/>
                <a:graphic xmlns:a="http://schemas.openxmlformats.org/drawingml/2006/main">
                  <a:graphicData uri="http://schemas.microsoft.com/office/word/2010/wordprocessingShape">
                    <wps:wsp>
                      <wps:cNvCnPr>
                        <a:stCxn id="246" idx="3"/>
                        <a:endCxn id="245" idx="1"/>
                      </wps:cNvCnPr>
                      <wps:spPr>
                        <a:xfrm flipV="1">
                          <a:off x="2183130" y="5855970"/>
                          <a:ext cx="322580" cy="69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2.6pt;margin-top:131.7pt;height:0.55pt;width:25.4pt;z-index:251846656;mso-width-relative:page;mso-height-relative:page;" filled="f" stroked="t" coordsize="21600,21600" o:gfxdata="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9WOsYNkAAAALAQAADwAAAAAAAAABACAAAAAiAAAAZHJzL2Rvd25y&#10;ZXYueG1sUEsBAhQAFAAAAAgAh07iQEe4RVU2AgAAPgQAAA4AAAAAAAAAAQAgAAAAKAEAAGRycy9l&#10;Mm9Eb2MueG1sUEsFBgAAAAAGAAYAWQEAANA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44608" behindDoc="0" locked="0" layoutInCell="1" allowOverlap="1">
                <wp:simplePos x="0" y="0"/>
                <wp:positionH relativeFrom="column">
                  <wp:posOffset>1371600</wp:posOffset>
                </wp:positionH>
                <wp:positionV relativeFrom="paragraph">
                  <wp:posOffset>1616075</wp:posOffset>
                </wp:positionV>
                <wp:extent cx="789940" cy="112395"/>
                <wp:effectExtent l="6350" t="6350" r="16510" b="8255"/>
                <wp:wrapNone/>
                <wp:docPr id="245" name="矩形 245"/>
                <wp:cNvGraphicFramePr/>
                <a:graphic xmlns:a="http://schemas.openxmlformats.org/drawingml/2006/main">
                  <a:graphicData uri="http://schemas.microsoft.com/office/word/2010/wordprocessingShape">
                    <wps:wsp>
                      <wps:cNvSpPr/>
                      <wps:spPr>
                        <a:xfrm>
                          <a:off x="2512695" y="5799455"/>
                          <a:ext cx="789940" cy="11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pt;margin-top:127.25pt;height:8.85pt;width:62.2pt;z-index:251844608;v-text-anchor:middle;mso-width-relative:page;mso-height-relative:page;" filled="f" stroked="t" coordsize="21600,21600" o:gfxdata="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uACbu2AAAAAsBAAAPAAAAAAAAAAEAIAAAACIAAABk&#10;cnMvZG93bnJldi54bWxQSwECFAAUAAAACACHTuJAGjGG2ngCAADaBAAADgAAAAAAAAABACAAAAAn&#10;AQAAZHJzL2Uyb0RvYy54bWxQSwUGAAAAAAYABgBZAQAAEQYAAAAA&#10;">
                <v:fill on="f" focussize="0,0"/>
                <v:stroke weight="1pt" color="#FF0000 [3204]" miterlimit="8" joinstyle="miter"/>
                <v:imagedata o:title=""/>
                <o:lock v:ext="edit" aspectratio="f"/>
              </v:rect>
            </w:pict>
          </mc:Fallback>
        </mc:AlternateContent>
      </w:r>
      <w:r>
        <w:drawing>
          <wp:inline distT="0" distB="0" distL="114300" distR="114300">
            <wp:extent cx="3276600" cy="2165350"/>
            <wp:effectExtent l="0" t="0" r="0" b="6350"/>
            <wp:docPr id="2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30"/>
                    <pic:cNvPicPr>
                      <a:picLocks noChangeAspect="1"/>
                    </pic:cNvPicPr>
                  </pic:nvPicPr>
                  <pic:blipFill>
                    <a:blip r:embed="rId21"/>
                    <a:stretch>
                      <a:fillRect/>
                    </a:stretch>
                  </pic:blipFill>
                  <pic:spPr>
                    <a:xfrm>
                      <a:off x="0" y="0"/>
                      <a:ext cx="3276600" cy="2165350"/>
                    </a:xfrm>
                    <a:prstGeom prst="rect">
                      <a:avLst/>
                    </a:prstGeom>
                    <a:noFill/>
                    <a:ln>
                      <a:noFill/>
                    </a:ln>
                  </pic:spPr>
                </pic:pic>
              </a:graphicData>
            </a:graphic>
          </wp:inline>
        </w:drawing>
      </w:r>
    </w:p>
    <w:p>
      <w:pPr>
        <w:pStyle w:val="2"/>
        <w:numPr>
          <w:ilvl w:val="0"/>
          <w:numId w:val="0"/>
        </w:numPr>
        <w:spacing w:line="360" w:lineRule="auto"/>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18</w:t>
      </w:r>
      <w:r>
        <w:fldChar w:fldCharType="end"/>
      </w:r>
    </w:p>
    <w:p>
      <w:pPr>
        <w:numPr>
          <w:ilvl w:val="0"/>
          <w:numId w:val="0"/>
        </w:numPr>
        <w:spacing w:line="360" w:lineRule="auto"/>
        <w:ind w:firstLine="420" w:firstLineChars="0"/>
        <w:jc w:val="left"/>
        <w:rPr>
          <w:rFonts w:hint="eastAsia"/>
          <w:b w:val="0"/>
          <w:bCs w:val="0"/>
          <w:sz w:val="21"/>
          <w:szCs w:val="21"/>
          <w:lang w:val="en-US" w:eastAsia="zh-CN"/>
        </w:rPr>
      </w:pPr>
      <w:r>
        <w:rPr>
          <w:rFonts w:hint="eastAsia"/>
          <w:b w:val="0"/>
          <w:bCs w:val="0"/>
          <w:sz w:val="21"/>
          <w:szCs w:val="21"/>
          <w:lang w:val="en-US" w:eastAsia="zh-CN"/>
        </w:rPr>
        <w:t>查看得知DNS解析器缓存中没有www.baidu.com的IP地址映射，故可以利用Wireshark捕获到DNS数据包。</w:t>
      </w:r>
    </w:p>
    <w:p>
      <w:pPr>
        <w:numPr>
          <w:ilvl w:val="0"/>
          <w:numId w:val="9"/>
        </w:numPr>
        <w:spacing w:line="360" w:lineRule="auto"/>
        <w:ind w:left="0" w:leftChars="0" w:firstLine="420" w:firstLineChars="0"/>
        <w:jc w:val="left"/>
        <w:rPr>
          <w:rFonts w:hint="default"/>
          <w:b w:val="0"/>
          <w:bCs w:val="0"/>
          <w:sz w:val="21"/>
          <w:szCs w:val="21"/>
          <w:lang w:val="en-US" w:eastAsia="zh-CN"/>
        </w:rPr>
      </w:pPr>
      <w:r>
        <w:rPr>
          <w:rFonts w:hint="default"/>
          <w:b w:val="0"/>
          <w:bCs w:val="0"/>
          <w:sz w:val="21"/>
          <w:szCs w:val="21"/>
          <w:lang w:val="en-US" w:eastAsia="zh-CN"/>
        </w:rPr>
        <w:t>如果hosts与本地DNS解析器缓存都没有相应的网址映射关系，</w:t>
      </w:r>
      <w:r>
        <w:rPr>
          <w:rFonts w:hint="eastAsia"/>
          <w:b w:val="0"/>
          <w:bCs w:val="0"/>
          <w:sz w:val="21"/>
          <w:szCs w:val="21"/>
          <w:lang w:val="en-US" w:eastAsia="zh-CN"/>
        </w:rPr>
        <w:t>本机会发送一个DNS查询请求报文给</w:t>
      </w:r>
      <w:r>
        <w:rPr>
          <w:rFonts w:hint="default"/>
          <w:b w:val="0"/>
          <w:bCs w:val="0"/>
          <w:sz w:val="21"/>
          <w:szCs w:val="21"/>
          <w:lang w:val="en-US" w:eastAsia="zh-CN"/>
        </w:rPr>
        <w:t>本地</w:t>
      </w:r>
      <w:r>
        <w:rPr>
          <w:rFonts w:hint="eastAsia"/>
          <w:b w:val="0"/>
          <w:bCs w:val="0"/>
          <w:sz w:val="21"/>
          <w:szCs w:val="21"/>
          <w:lang w:val="en-US" w:eastAsia="zh-CN"/>
        </w:rPr>
        <w:t>域名</w:t>
      </w:r>
      <w:r>
        <w:rPr>
          <w:rFonts w:hint="default"/>
          <w:b w:val="0"/>
          <w:bCs w:val="0"/>
          <w:sz w:val="21"/>
          <w:szCs w:val="21"/>
          <w:lang w:val="en-US" w:eastAsia="zh-CN"/>
        </w:rPr>
        <w:t>服务器</w:t>
      </w:r>
      <w:r>
        <w:rPr>
          <w:rFonts w:hint="eastAsia"/>
          <w:b w:val="0"/>
          <w:bCs w:val="0"/>
          <w:sz w:val="21"/>
          <w:szCs w:val="21"/>
          <w:lang w:val="en-US" w:eastAsia="zh-CN"/>
        </w:rPr>
        <w:t>，如下图所示：</w:t>
      </w:r>
    </w:p>
    <w:p>
      <w:pPr>
        <w:numPr>
          <w:ilvl w:val="0"/>
          <w:numId w:val="0"/>
        </w:numPr>
        <w:spacing w:line="360" w:lineRule="auto"/>
        <w:jc w:val="center"/>
      </w:pPr>
      <w:r>
        <w:drawing>
          <wp:inline distT="0" distB="0" distL="114300" distR="114300">
            <wp:extent cx="5276850" cy="118110"/>
            <wp:effectExtent l="0" t="0" r="6350" b="8890"/>
            <wp:docPr id="2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32"/>
                    <pic:cNvPicPr>
                      <a:picLocks noChangeAspect="1"/>
                    </pic:cNvPicPr>
                  </pic:nvPicPr>
                  <pic:blipFill>
                    <a:blip r:embed="rId22"/>
                    <a:stretch>
                      <a:fillRect/>
                    </a:stretch>
                  </pic:blipFill>
                  <pic:spPr>
                    <a:xfrm>
                      <a:off x="0" y="0"/>
                      <a:ext cx="5276850" cy="118110"/>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19</w:t>
      </w:r>
      <w:r>
        <w:fldChar w:fldCharType="end"/>
      </w:r>
    </w:p>
    <w:p>
      <w:pPr>
        <w:numPr>
          <w:ilvl w:val="0"/>
          <w:numId w:val="0"/>
        </w:numPr>
        <w:spacing w:line="360" w:lineRule="auto"/>
        <w:ind w:firstLine="420" w:firstLineChars="0"/>
        <w:jc w:val="left"/>
        <w:rPr>
          <w:rFonts w:hint="default"/>
          <w:b w:val="0"/>
          <w:bCs w:val="0"/>
          <w:sz w:val="21"/>
          <w:szCs w:val="21"/>
          <w:lang w:val="en-US" w:eastAsia="zh-CN"/>
        </w:rPr>
      </w:pPr>
      <w:r>
        <w:rPr>
          <w:rFonts w:hint="default"/>
          <w:b w:val="0"/>
          <w:bCs w:val="0"/>
          <w:sz w:val="21"/>
          <w:szCs w:val="21"/>
          <w:lang w:val="en-US" w:eastAsia="zh-CN"/>
        </w:rPr>
        <w:t>如果要查询的域名包含在本地</w:t>
      </w:r>
      <w:r>
        <w:rPr>
          <w:rFonts w:hint="eastAsia"/>
          <w:b w:val="0"/>
          <w:bCs w:val="0"/>
          <w:sz w:val="21"/>
          <w:szCs w:val="21"/>
          <w:lang w:val="en-US" w:eastAsia="zh-CN"/>
        </w:rPr>
        <w:t>域名</w:t>
      </w:r>
      <w:r>
        <w:rPr>
          <w:rFonts w:hint="default"/>
          <w:b w:val="0"/>
          <w:bCs w:val="0"/>
          <w:sz w:val="21"/>
          <w:szCs w:val="21"/>
          <w:lang w:val="en-US" w:eastAsia="zh-CN"/>
        </w:rPr>
        <w:t>服务器中，则</w:t>
      </w:r>
      <w:r>
        <w:rPr>
          <w:rFonts w:hint="eastAsia"/>
          <w:b w:val="0"/>
          <w:bCs w:val="0"/>
          <w:sz w:val="21"/>
          <w:szCs w:val="21"/>
          <w:lang w:val="en-US" w:eastAsia="zh-CN"/>
        </w:rPr>
        <w:t>会</w:t>
      </w:r>
      <w:r>
        <w:rPr>
          <w:rFonts w:hint="default"/>
          <w:b w:val="0"/>
          <w:bCs w:val="0"/>
          <w:sz w:val="21"/>
          <w:szCs w:val="21"/>
          <w:lang w:val="en-US" w:eastAsia="zh-CN"/>
        </w:rPr>
        <w:t>返回解析结果给客户机，完成域名解析，此解析具有权威性。</w:t>
      </w:r>
    </w:p>
    <w:p>
      <w:pPr>
        <w:numPr>
          <w:ilvl w:val="0"/>
          <w:numId w:val="9"/>
        </w:numPr>
        <w:spacing w:line="360" w:lineRule="auto"/>
        <w:ind w:left="0" w:leftChars="0" w:firstLine="420" w:firstLineChars="0"/>
        <w:jc w:val="left"/>
        <w:rPr>
          <w:rFonts w:hint="default"/>
          <w:b w:val="0"/>
          <w:bCs w:val="0"/>
          <w:sz w:val="21"/>
          <w:szCs w:val="21"/>
          <w:lang w:val="en-US" w:eastAsia="zh-CN"/>
        </w:rPr>
      </w:pPr>
      <w:r>
        <w:rPr>
          <w:rFonts w:hint="default"/>
          <w:b w:val="0"/>
          <w:bCs w:val="0"/>
          <w:sz w:val="21"/>
          <w:szCs w:val="21"/>
          <w:lang w:val="en-US" w:eastAsia="zh-CN"/>
        </w:rPr>
        <w:t>如果要查询的域名</w:t>
      </w:r>
      <w:r>
        <w:rPr>
          <w:rFonts w:hint="eastAsia"/>
          <w:b w:val="0"/>
          <w:bCs w:val="0"/>
          <w:sz w:val="21"/>
          <w:szCs w:val="21"/>
          <w:lang w:val="en-US" w:eastAsia="zh-CN"/>
        </w:rPr>
        <w:t>在本地域名</w:t>
      </w:r>
      <w:r>
        <w:rPr>
          <w:rFonts w:hint="default"/>
          <w:b w:val="0"/>
          <w:bCs w:val="0"/>
          <w:sz w:val="21"/>
          <w:szCs w:val="21"/>
          <w:lang w:val="en-US" w:eastAsia="zh-CN"/>
        </w:rPr>
        <w:t>服务器</w:t>
      </w:r>
      <w:r>
        <w:rPr>
          <w:rFonts w:hint="eastAsia"/>
          <w:b w:val="0"/>
          <w:bCs w:val="0"/>
          <w:sz w:val="21"/>
          <w:szCs w:val="21"/>
          <w:lang w:val="en-US" w:eastAsia="zh-CN"/>
        </w:rPr>
        <w:t>中</w:t>
      </w:r>
      <w:r>
        <w:rPr>
          <w:rFonts w:hint="default"/>
          <w:b w:val="0"/>
          <w:bCs w:val="0"/>
          <w:sz w:val="21"/>
          <w:szCs w:val="21"/>
          <w:lang w:val="en-US" w:eastAsia="zh-CN"/>
        </w:rPr>
        <w:t>已缓存了映射关系，</w:t>
      </w:r>
      <w:r>
        <w:rPr>
          <w:rFonts w:hint="eastAsia"/>
          <w:b w:val="0"/>
          <w:bCs w:val="0"/>
          <w:sz w:val="21"/>
          <w:szCs w:val="21"/>
          <w:lang w:val="en-US" w:eastAsia="zh-CN"/>
        </w:rPr>
        <w:t>从而不需要利用本地域名服务器向根域名服务器发出查询请求，则本地域名服务器会</w:t>
      </w:r>
      <w:r>
        <w:rPr>
          <w:rFonts w:hint="default"/>
          <w:b w:val="0"/>
          <w:bCs w:val="0"/>
          <w:sz w:val="21"/>
          <w:szCs w:val="21"/>
          <w:lang w:val="en-US" w:eastAsia="zh-CN"/>
        </w:rPr>
        <w:t>调用这个IP地址映射，完成域名解析，此解析不具有权威性</w:t>
      </w:r>
      <w:r>
        <w:rPr>
          <w:rFonts w:hint="eastAsia"/>
          <w:b w:val="0"/>
          <w:bCs w:val="0"/>
          <w:sz w:val="21"/>
          <w:szCs w:val="21"/>
          <w:lang w:val="en-US" w:eastAsia="zh-CN"/>
        </w:rPr>
        <w:t>，即此解析没有经过权限服务器的解析</w:t>
      </w:r>
      <w:r>
        <w:rPr>
          <w:rFonts w:hint="default"/>
          <w:b w:val="0"/>
          <w:bCs w:val="0"/>
          <w:sz w:val="21"/>
          <w:szCs w:val="21"/>
          <w:lang w:val="en-US" w:eastAsia="zh-CN"/>
        </w:rPr>
        <w:t>。</w:t>
      </w:r>
    </w:p>
    <w:p>
      <w:pPr>
        <w:numPr>
          <w:ilvl w:val="0"/>
          <w:numId w:val="9"/>
        </w:numPr>
        <w:spacing w:line="360" w:lineRule="auto"/>
        <w:ind w:left="0" w:leftChars="0" w:firstLine="420" w:firstLineChars="0"/>
        <w:jc w:val="left"/>
        <w:rPr>
          <w:rFonts w:hint="default"/>
          <w:b w:val="0"/>
          <w:bCs w:val="0"/>
          <w:sz w:val="21"/>
          <w:szCs w:val="21"/>
          <w:lang w:val="en-US" w:eastAsia="zh-CN"/>
        </w:rPr>
      </w:pPr>
      <w:r>
        <w:rPr>
          <w:rFonts w:hint="default"/>
          <w:b w:val="0"/>
          <w:bCs w:val="0"/>
          <w:sz w:val="21"/>
          <w:szCs w:val="21"/>
          <w:lang w:val="en-US" w:eastAsia="zh-CN"/>
        </w:rPr>
        <w:t>如果本地</w:t>
      </w:r>
      <w:r>
        <w:rPr>
          <w:rFonts w:hint="eastAsia"/>
          <w:b w:val="0"/>
          <w:bCs w:val="0"/>
          <w:sz w:val="21"/>
          <w:szCs w:val="21"/>
          <w:lang w:val="en-US" w:eastAsia="zh-CN"/>
        </w:rPr>
        <w:t>域名</w:t>
      </w:r>
      <w:r>
        <w:rPr>
          <w:rFonts w:hint="default"/>
          <w:b w:val="0"/>
          <w:bCs w:val="0"/>
          <w:sz w:val="21"/>
          <w:szCs w:val="21"/>
          <w:lang w:val="en-US" w:eastAsia="zh-CN"/>
        </w:rPr>
        <w:t>服务器本地区域文件与缓存解析都</w:t>
      </w:r>
      <w:r>
        <w:rPr>
          <w:rFonts w:hint="eastAsia"/>
          <w:b w:val="0"/>
          <w:bCs w:val="0"/>
          <w:sz w:val="21"/>
          <w:szCs w:val="21"/>
          <w:lang w:val="en-US" w:eastAsia="zh-CN"/>
        </w:rPr>
        <w:t>没有对应的IP 地址映射</w:t>
      </w:r>
      <w:r>
        <w:rPr>
          <w:rFonts w:hint="default"/>
          <w:b w:val="0"/>
          <w:bCs w:val="0"/>
          <w:sz w:val="21"/>
          <w:szCs w:val="21"/>
          <w:lang w:val="en-US" w:eastAsia="zh-CN"/>
        </w:rPr>
        <w:t>，则</w:t>
      </w:r>
      <w:r>
        <w:rPr>
          <w:rFonts w:hint="eastAsia"/>
          <w:b w:val="0"/>
          <w:bCs w:val="0"/>
          <w:sz w:val="21"/>
          <w:szCs w:val="21"/>
          <w:lang w:val="en-US" w:eastAsia="zh-CN"/>
        </w:rPr>
        <w:t>会向13台根域名服务器中的一台发出</w:t>
      </w:r>
      <w:r>
        <w:rPr>
          <w:rFonts w:hint="default"/>
          <w:b w:val="0"/>
          <w:bCs w:val="0"/>
          <w:sz w:val="21"/>
          <w:szCs w:val="21"/>
          <w:lang w:val="en-US" w:eastAsia="zh-CN"/>
        </w:rPr>
        <w:t>查询</w:t>
      </w:r>
      <w:r>
        <w:rPr>
          <w:rFonts w:hint="eastAsia"/>
          <w:b w:val="0"/>
          <w:bCs w:val="0"/>
          <w:sz w:val="21"/>
          <w:szCs w:val="21"/>
          <w:lang w:val="en-US" w:eastAsia="zh-CN"/>
        </w:rPr>
        <w:t>请求。（以迭代查询为例）</w:t>
      </w:r>
    </w:p>
    <w:p>
      <w:pPr>
        <w:numPr>
          <w:ilvl w:val="0"/>
          <w:numId w:val="9"/>
        </w:numPr>
        <w:spacing w:line="360" w:lineRule="auto"/>
        <w:ind w:left="0" w:leftChars="0" w:firstLine="420" w:firstLineChars="0"/>
        <w:jc w:val="left"/>
        <w:rPr>
          <w:rFonts w:hint="default"/>
          <w:b w:val="0"/>
          <w:bCs w:val="0"/>
          <w:sz w:val="21"/>
          <w:szCs w:val="21"/>
          <w:lang w:val="en-US" w:eastAsia="zh-CN"/>
        </w:rPr>
      </w:pPr>
      <w:r>
        <w:rPr>
          <w:rFonts w:hint="eastAsia"/>
          <w:b w:val="0"/>
          <w:bCs w:val="0"/>
          <w:sz w:val="21"/>
          <w:szCs w:val="21"/>
          <w:lang w:val="en-US" w:eastAsia="zh-CN"/>
        </w:rPr>
        <w:t>在根域名服务器收到请求后，会返回com这个顶级域名的NS记录</w:t>
      </w:r>
    </w:p>
    <w:p>
      <w:pPr>
        <w:numPr>
          <w:ilvl w:val="0"/>
          <w:numId w:val="9"/>
        </w:numPr>
        <w:spacing w:line="360" w:lineRule="auto"/>
        <w:ind w:left="0" w:leftChars="0" w:firstLine="420" w:firstLineChars="0"/>
        <w:jc w:val="left"/>
        <w:rPr>
          <w:rFonts w:hint="default"/>
          <w:b w:val="0"/>
          <w:bCs w:val="0"/>
          <w:sz w:val="21"/>
          <w:szCs w:val="21"/>
          <w:lang w:val="en-US" w:eastAsia="zh-CN"/>
        </w:rPr>
      </w:pPr>
      <w:r>
        <w:rPr>
          <w:rFonts w:hint="eastAsia"/>
          <w:b w:val="0"/>
          <w:bCs w:val="0"/>
          <w:sz w:val="21"/>
          <w:szCs w:val="21"/>
          <w:lang w:val="en-US" w:eastAsia="zh-CN"/>
        </w:rPr>
        <w:t>本地域名服务器会向NS记录中的其中一台主机发出查询请求，则com域的服务器会发现该请求是baidu.com这个域的，随后该权限域名服务器会返回该域的NS记录</w:t>
      </w:r>
    </w:p>
    <w:p>
      <w:pPr>
        <w:numPr>
          <w:ilvl w:val="0"/>
          <w:numId w:val="9"/>
        </w:numPr>
        <w:spacing w:line="360" w:lineRule="auto"/>
        <w:ind w:left="0" w:leftChars="0" w:firstLine="420" w:firstLineChars="0"/>
        <w:jc w:val="left"/>
        <w:rPr>
          <w:rFonts w:hint="default"/>
          <w:b w:val="0"/>
          <w:bCs w:val="0"/>
          <w:sz w:val="21"/>
          <w:szCs w:val="21"/>
          <w:lang w:val="en-US" w:eastAsia="zh-CN"/>
        </w:rPr>
      </w:pPr>
      <w:r>
        <w:rPr>
          <w:rFonts w:hint="eastAsia"/>
          <w:b w:val="0"/>
          <w:bCs w:val="0"/>
          <w:sz w:val="21"/>
          <w:szCs w:val="21"/>
          <w:lang w:val="en-US" w:eastAsia="zh-CN"/>
        </w:rPr>
        <w:t>随后，本地域名服务器会向NS记录中的baidu.com域的一台权限域名服务器发出查询请求，该权限域名服务器收到请求之后，会查找有www的主机，并将其IP地址返回给本地域名服务器，下图即为拥有对应IP地址映射的权限域名服务器：</w:t>
      </w:r>
    </w:p>
    <w:p>
      <w:pPr>
        <w:numPr>
          <w:ilvl w:val="0"/>
          <w:numId w:val="0"/>
        </w:numPr>
        <w:spacing w:line="360" w:lineRule="auto"/>
        <w:jc w:val="center"/>
      </w:pPr>
      <w:r>
        <w:drawing>
          <wp:inline distT="0" distB="0" distL="114300" distR="114300">
            <wp:extent cx="5277485" cy="1179195"/>
            <wp:effectExtent l="0" t="0" r="5715" b="1905"/>
            <wp:docPr id="2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34"/>
                    <pic:cNvPicPr>
                      <a:picLocks noChangeAspect="1"/>
                    </pic:cNvPicPr>
                  </pic:nvPicPr>
                  <pic:blipFill>
                    <a:blip r:embed="rId23"/>
                    <a:stretch>
                      <a:fillRect/>
                    </a:stretch>
                  </pic:blipFill>
                  <pic:spPr>
                    <a:xfrm>
                      <a:off x="0" y="0"/>
                      <a:ext cx="5277485" cy="1179195"/>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20</w:t>
      </w:r>
      <w:r>
        <w:fldChar w:fldCharType="end"/>
      </w:r>
    </w:p>
    <w:p>
      <w:pPr>
        <w:numPr>
          <w:ilvl w:val="0"/>
          <w:numId w:val="9"/>
        </w:numPr>
        <w:spacing w:line="360" w:lineRule="auto"/>
        <w:ind w:left="0" w:leftChars="0" w:firstLine="420" w:firstLineChars="0"/>
        <w:jc w:val="left"/>
        <w:rPr>
          <w:rFonts w:hint="default"/>
          <w:b w:val="0"/>
          <w:bCs w:val="0"/>
          <w:sz w:val="21"/>
          <w:szCs w:val="21"/>
          <w:lang w:val="en-US" w:eastAsia="zh-CN"/>
        </w:rPr>
      </w:pPr>
      <w:r>
        <w:rPr>
          <w:rFonts w:hint="eastAsia"/>
          <w:b w:val="0"/>
          <w:bCs w:val="0"/>
          <w:sz w:val="21"/>
          <w:szCs w:val="21"/>
          <w:lang w:val="en-US" w:eastAsia="zh-CN"/>
        </w:rPr>
        <w:t>最后，域名对应的IP地址会返回给本地域名服务器，本地域名服务器再将结果返回给本机，本机即可捕获到DNS查询应答报文，如下图所示：</w:t>
      </w:r>
    </w:p>
    <w:p>
      <w:pPr>
        <w:numPr>
          <w:ilvl w:val="0"/>
          <w:numId w:val="0"/>
        </w:numPr>
        <w:spacing w:line="360" w:lineRule="auto"/>
        <w:jc w:val="center"/>
      </w:pPr>
      <w:r>
        <w:drawing>
          <wp:inline distT="0" distB="0" distL="114300" distR="114300">
            <wp:extent cx="5271135" cy="83820"/>
            <wp:effectExtent l="0" t="0" r="12065" b="5080"/>
            <wp:docPr id="2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31"/>
                    <pic:cNvPicPr>
                      <a:picLocks noChangeAspect="1"/>
                    </pic:cNvPicPr>
                  </pic:nvPicPr>
                  <pic:blipFill>
                    <a:blip r:embed="rId24"/>
                    <a:stretch>
                      <a:fillRect/>
                    </a:stretch>
                  </pic:blipFill>
                  <pic:spPr>
                    <a:xfrm>
                      <a:off x="0" y="0"/>
                      <a:ext cx="5271135" cy="83820"/>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21</w:t>
      </w:r>
      <w:r>
        <w:fldChar w:fldCharType="end"/>
      </w:r>
    </w:p>
    <w:p>
      <w:pPr>
        <w:numPr>
          <w:ilvl w:val="0"/>
          <w:numId w:val="8"/>
        </w:numPr>
        <w:spacing w:line="360" w:lineRule="auto"/>
        <w:ind w:left="0" w:leftChars="0" w:firstLine="0" w:firstLineChars="0"/>
        <w:rPr>
          <w:rFonts w:hint="eastAsia"/>
          <w:b/>
          <w:bCs/>
          <w:sz w:val="21"/>
          <w:szCs w:val="21"/>
          <w:lang w:val="en-US" w:eastAsia="zh-CN"/>
        </w:rPr>
      </w:pPr>
      <w:r>
        <w:rPr>
          <w:rFonts w:hint="eastAsia"/>
          <w:b/>
          <w:bCs/>
          <w:sz w:val="21"/>
          <w:szCs w:val="21"/>
          <w:lang w:val="en-US" w:eastAsia="zh-CN"/>
        </w:rPr>
        <w:t>分析捕获不到DNS解析过程的原因</w:t>
      </w:r>
    </w:p>
    <w:p>
      <w:pPr>
        <w:numPr>
          <w:ilvl w:val="0"/>
          <w:numId w:val="0"/>
        </w:numPr>
        <w:spacing w:line="360" w:lineRule="auto"/>
        <w:ind w:leftChars="0" w:firstLine="420" w:firstLineChars="0"/>
        <w:rPr>
          <w:rFonts w:hint="default"/>
          <w:b w:val="0"/>
          <w:bCs w:val="0"/>
          <w:sz w:val="21"/>
          <w:szCs w:val="21"/>
          <w:lang w:val="en-US" w:eastAsia="zh-CN"/>
        </w:rPr>
      </w:pPr>
      <w:r>
        <w:rPr>
          <w:rFonts w:hint="eastAsia"/>
          <w:b w:val="0"/>
          <w:bCs w:val="0"/>
          <w:sz w:val="21"/>
          <w:szCs w:val="21"/>
          <w:lang w:val="en-US" w:eastAsia="zh-CN"/>
        </w:rPr>
        <w:t>若本地hosts文件或本地</w:t>
      </w:r>
      <w:r>
        <w:rPr>
          <w:rFonts w:hint="default"/>
          <w:b w:val="0"/>
          <w:bCs w:val="0"/>
          <w:sz w:val="21"/>
          <w:szCs w:val="21"/>
          <w:lang w:val="en-US" w:eastAsia="zh-CN"/>
        </w:rPr>
        <w:t>DNS解析器缓存</w:t>
      </w:r>
      <w:r>
        <w:rPr>
          <w:rFonts w:hint="eastAsia"/>
          <w:b w:val="0"/>
          <w:bCs w:val="0"/>
          <w:sz w:val="21"/>
          <w:szCs w:val="21"/>
          <w:lang w:val="en-US" w:eastAsia="zh-CN"/>
        </w:rPr>
        <w:t>中有域名相对应的有效IP地址映射（在生存时间内），则Wireshark捕获不到DNS数据包。现作如下尝试：</w:t>
      </w:r>
    </w:p>
    <w:p>
      <w:pPr>
        <w:numPr>
          <w:ilvl w:val="0"/>
          <w:numId w:val="0"/>
        </w:numPr>
        <w:spacing w:line="360" w:lineRule="auto"/>
        <w:ind w:leftChars="0" w:firstLine="420" w:firstLineChars="0"/>
        <w:rPr>
          <w:rFonts w:hint="default"/>
          <w:b w:val="0"/>
          <w:bCs w:val="0"/>
          <w:sz w:val="21"/>
          <w:szCs w:val="21"/>
          <w:lang w:val="en-US" w:eastAsia="zh-CN"/>
        </w:rPr>
      </w:pPr>
      <w:r>
        <w:rPr>
          <w:rFonts w:hint="eastAsia"/>
          <w:b w:val="0"/>
          <w:bCs w:val="0"/>
          <w:sz w:val="21"/>
          <w:szCs w:val="21"/>
          <w:lang w:val="en-US" w:eastAsia="zh-CN"/>
        </w:rPr>
        <w:t>本机的hosts文件如下图所示：</w:t>
      </w:r>
    </w:p>
    <w:p>
      <w:pPr>
        <w:numPr>
          <w:ilvl w:val="0"/>
          <w:numId w:val="0"/>
        </w:numPr>
        <w:spacing w:line="360" w:lineRule="auto"/>
        <w:jc w:val="center"/>
      </w:pPr>
      <w:r>
        <w:drawing>
          <wp:inline distT="0" distB="0" distL="114300" distR="114300">
            <wp:extent cx="4254500" cy="1651000"/>
            <wp:effectExtent l="0" t="0" r="0" b="0"/>
            <wp:docPr id="2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33"/>
                    <pic:cNvPicPr>
                      <a:picLocks noChangeAspect="1"/>
                    </pic:cNvPicPr>
                  </pic:nvPicPr>
                  <pic:blipFill>
                    <a:blip r:embed="rId25"/>
                    <a:stretch>
                      <a:fillRect/>
                    </a:stretch>
                  </pic:blipFill>
                  <pic:spPr>
                    <a:xfrm>
                      <a:off x="0" y="0"/>
                      <a:ext cx="4254500" cy="1651000"/>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22</w:t>
      </w:r>
      <w:r>
        <w:fldChar w:fldCharType="end"/>
      </w:r>
    </w:p>
    <w:p>
      <w:pPr>
        <w:numPr>
          <w:ilvl w:val="0"/>
          <w:numId w:val="0"/>
        </w:numPr>
        <w:spacing w:line="360" w:lineRule="auto"/>
        <w:rPr>
          <w:rFonts w:hint="default"/>
          <w:b w:val="0"/>
          <w:bCs w:val="0"/>
          <w:sz w:val="21"/>
          <w:szCs w:val="21"/>
          <w:lang w:val="en-US" w:eastAsia="zh-CN"/>
        </w:rPr>
      </w:pPr>
    </w:p>
    <w:p>
      <w:pPr>
        <w:numPr>
          <w:ilvl w:val="0"/>
          <w:numId w:val="0"/>
        </w:numPr>
        <w:spacing w:line="360" w:lineRule="auto"/>
        <w:ind w:leftChars="0" w:firstLine="420" w:firstLineChars="0"/>
        <w:rPr>
          <w:rFonts w:hint="eastAsia"/>
          <w:b w:val="0"/>
          <w:bCs w:val="0"/>
          <w:sz w:val="21"/>
          <w:szCs w:val="21"/>
          <w:lang w:val="en-US" w:eastAsia="zh-CN"/>
        </w:rPr>
      </w:pPr>
      <w:r>
        <w:rPr>
          <w:rFonts w:hint="eastAsia"/>
          <w:b w:val="0"/>
          <w:bCs w:val="0"/>
          <w:sz w:val="21"/>
          <w:szCs w:val="21"/>
          <w:lang w:val="en-US" w:eastAsia="zh-CN"/>
        </w:rPr>
        <w:t>刷新后的DNS缓存如下图所示：</w:t>
      </w:r>
    </w:p>
    <w:p>
      <w:pPr>
        <w:numPr>
          <w:ilvl w:val="0"/>
          <w:numId w:val="0"/>
        </w:numPr>
        <w:spacing w:line="360" w:lineRule="auto"/>
        <w:jc w:val="center"/>
      </w:pPr>
      <w:r>
        <w:drawing>
          <wp:inline distT="0" distB="0" distL="114300" distR="114300">
            <wp:extent cx="2381250" cy="457200"/>
            <wp:effectExtent l="0" t="0" r="6350" b="0"/>
            <wp:docPr id="2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35"/>
                    <pic:cNvPicPr>
                      <a:picLocks noChangeAspect="1"/>
                    </pic:cNvPicPr>
                  </pic:nvPicPr>
                  <pic:blipFill>
                    <a:blip r:embed="rId26"/>
                    <a:stretch>
                      <a:fillRect/>
                    </a:stretch>
                  </pic:blipFill>
                  <pic:spPr>
                    <a:xfrm>
                      <a:off x="0" y="0"/>
                      <a:ext cx="2381250" cy="457200"/>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23</w:t>
      </w:r>
      <w:r>
        <w:fldChar w:fldCharType="end"/>
      </w:r>
    </w:p>
    <w:p>
      <w:pPr>
        <w:numPr>
          <w:ilvl w:val="0"/>
          <w:numId w:val="0"/>
        </w:numPr>
        <w:spacing w:line="360" w:lineRule="auto"/>
        <w:ind w:leftChars="0" w:firstLine="420" w:firstLineChars="0"/>
        <w:rPr>
          <w:rFonts w:hint="eastAsia"/>
          <w:b w:val="0"/>
          <w:bCs w:val="0"/>
          <w:sz w:val="21"/>
          <w:szCs w:val="21"/>
          <w:lang w:val="en-US" w:eastAsia="zh-CN"/>
        </w:rPr>
      </w:pPr>
      <w:r>
        <w:rPr>
          <w:sz w:val="21"/>
        </w:rPr>
        <mc:AlternateContent>
          <mc:Choice Requires="wps">
            <w:drawing>
              <wp:anchor distT="0" distB="0" distL="114300" distR="114300" simplePos="0" relativeHeight="251848704" behindDoc="0" locked="0" layoutInCell="1" allowOverlap="1">
                <wp:simplePos x="0" y="0"/>
                <wp:positionH relativeFrom="column">
                  <wp:posOffset>3935095</wp:posOffset>
                </wp:positionH>
                <wp:positionV relativeFrom="paragraph">
                  <wp:posOffset>263525</wp:posOffset>
                </wp:positionV>
                <wp:extent cx="557530" cy="294640"/>
                <wp:effectExtent l="0" t="0" r="0" b="0"/>
                <wp:wrapNone/>
                <wp:docPr id="253" name="文本框 253"/>
                <wp:cNvGraphicFramePr/>
                <a:graphic xmlns:a="http://schemas.openxmlformats.org/drawingml/2006/main">
                  <a:graphicData uri="http://schemas.microsoft.com/office/word/2010/wordprocessingShape">
                    <wps:wsp>
                      <wps:cNvSpPr txBox="1"/>
                      <wps:spPr>
                        <a:xfrm>
                          <a:off x="5266690" y="2472690"/>
                          <a:ext cx="55753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16"/>
                                <w:szCs w:val="16"/>
                                <w:lang w:val="en-US" w:eastAsia="zh-CN"/>
                              </w:rPr>
                            </w:pPr>
                            <w:r>
                              <w:rPr>
                                <w:rFonts w:hint="eastAsia"/>
                                <w:b/>
                                <w:bCs/>
                                <w:color w:val="FF0000"/>
                                <w:sz w:val="16"/>
                                <w:szCs w:val="16"/>
                                <w:lang w:val="en-US" w:eastAsia="zh-CN"/>
                              </w:rPr>
                              <w:t>请求包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85pt;margin-top:20.75pt;height:23.2pt;width:43.9pt;z-index:251848704;mso-width-relative:page;mso-height-relative:page;" filled="f" stroked="f" coordsize="21600,21600" o:gfxdata="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JKG5DbAAAACQEAAA8AAAAAAAAA&#10;AQAgAAAAIgAAAGRycy9kb3ducmV2LnhtbFBLAQIUABQAAAAIAIdO4kAQImGhRwIAAHUEAAAOAAAA&#10;AAAAAAEAIAAAACoBAABkcnMvZTJvRG9jLnhtbFBLBQYAAAAABgAGAFkBAADjBQAAAAA=&#10;">
                <v:fill on="f" focussize="0,0"/>
                <v:stroke on="f" weight="0.5pt"/>
                <v:imagedata o:title=""/>
                <o:lock v:ext="edit" aspectratio="f"/>
                <v:textbox>
                  <w:txbxContent>
                    <w:p>
                      <w:pPr>
                        <w:rPr>
                          <w:rFonts w:hint="eastAsia" w:eastAsia="宋体"/>
                          <w:b/>
                          <w:bCs/>
                          <w:color w:val="FF0000"/>
                          <w:sz w:val="16"/>
                          <w:szCs w:val="16"/>
                          <w:lang w:val="en-US" w:eastAsia="zh-CN"/>
                        </w:rPr>
                      </w:pPr>
                      <w:r>
                        <w:rPr>
                          <w:rFonts w:hint="eastAsia"/>
                          <w:b/>
                          <w:bCs/>
                          <w:color w:val="FF0000"/>
                          <w:sz w:val="16"/>
                          <w:szCs w:val="16"/>
                          <w:lang w:val="en-US" w:eastAsia="zh-CN"/>
                        </w:rPr>
                        <w:t>请求包</w:t>
                      </w:r>
                    </w:p>
                  </w:txbxContent>
                </v:textbox>
              </v:shape>
            </w:pict>
          </mc:Fallback>
        </mc:AlternateContent>
      </w:r>
      <w:r>
        <w:rPr>
          <w:rFonts w:hint="eastAsia"/>
          <w:b w:val="0"/>
          <w:bCs w:val="0"/>
          <w:sz w:val="21"/>
          <w:szCs w:val="21"/>
          <w:lang w:val="en-US" w:eastAsia="zh-CN"/>
        </w:rPr>
        <w:t>在DNS缓存中没有数据时，先访问一次www.baidu.com，发现可以捕获到DNS数据包：</w:t>
      </w:r>
    </w:p>
    <w:p>
      <w:pPr>
        <w:numPr>
          <w:ilvl w:val="0"/>
          <w:numId w:val="0"/>
        </w:numPr>
        <w:spacing w:line="360" w:lineRule="auto"/>
        <w:jc w:val="center"/>
      </w:pPr>
      <w:r>
        <w:rPr>
          <w:sz w:val="21"/>
        </w:rPr>
        <mc:AlternateContent>
          <mc:Choice Requires="wps">
            <w:drawing>
              <wp:anchor distT="0" distB="0" distL="114300" distR="114300" simplePos="0" relativeHeight="251833344" behindDoc="0" locked="0" layoutInCell="1" allowOverlap="1">
                <wp:simplePos x="0" y="0"/>
                <wp:positionH relativeFrom="column">
                  <wp:posOffset>5244465</wp:posOffset>
                </wp:positionH>
                <wp:positionV relativeFrom="paragraph">
                  <wp:posOffset>330200</wp:posOffset>
                </wp:positionV>
                <wp:extent cx="557530" cy="294640"/>
                <wp:effectExtent l="0" t="0" r="0" b="0"/>
                <wp:wrapNone/>
                <wp:docPr id="254" name="文本框 254"/>
                <wp:cNvGraphicFramePr/>
                <a:graphic xmlns:a="http://schemas.openxmlformats.org/drawingml/2006/main">
                  <a:graphicData uri="http://schemas.microsoft.com/office/word/2010/wordprocessingShape">
                    <wps:wsp>
                      <wps:cNvSpPr txBox="1"/>
                      <wps:spPr>
                        <a:xfrm>
                          <a:off x="0" y="0"/>
                          <a:ext cx="55753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16"/>
                                <w:szCs w:val="16"/>
                                <w:lang w:val="en-US" w:eastAsia="zh-CN"/>
                              </w:rPr>
                            </w:pPr>
                            <w:r>
                              <w:rPr>
                                <w:rFonts w:hint="eastAsia"/>
                                <w:b/>
                                <w:bCs/>
                                <w:color w:val="FF0000"/>
                                <w:sz w:val="16"/>
                                <w:szCs w:val="16"/>
                                <w:lang w:val="en-US" w:eastAsia="zh-CN"/>
                              </w:rPr>
                              <w:t>应答包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2.95pt;margin-top:26pt;height:23.2pt;width:43.9pt;z-index:251833344;mso-width-relative:page;mso-height-relative:page;" filled="f" stroked="f" coordsize="21600,21600" o:gfxdata="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hAum/bAAAACQEAAA8AAAAAAAAAAQAgAAAAIgAA&#10;AGRycy9kb3ducmV2LnhtbFBLAQIUABQAAAAIAIdO4kAGVtN/PgIAAGkEAAAOAAAAAAAAAAEAIAAA&#10;ACoBAABkcnMvZTJvRG9jLnhtbFBLBQYAAAAABgAGAFkBAADaBQAAAAA=&#10;">
                <v:fill on="f" focussize="0,0"/>
                <v:stroke on="f" weight="0.5pt"/>
                <v:imagedata o:title=""/>
                <o:lock v:ext="edit" aspectratio="f"/>
                <v:textbox>
                  <w:txbxContent>
                    <w:p>
                      <w:pPr>
                        <w:rPr>
                          <w:rFonts w:hint="eastAsia" w:eastAsia="宋体"/>
                          <w:b/>
                          <w:bCs/>
                          <w:color w:val="FF0000"/>
                          <w:sz w:val="16"/>
                          <w:szCs w:val="16"/>
                          <w:lang w:val="en-US" w:eastAsia="zh-CN"/>
                        </w:rPr>
                      </w:pPr>
                      <w:r>
                        <w:rPr>
                          <w:rFonts w:hint="eastAsia"/>
                          <w:b/>
                          <w:bCs/>
                          <w:color w:val="FF0000"/>
                          <w:sz w:val="16"/>
                          <w:szCs w:val="16"/>
                          <w:lang w:val="en-US" w:eastAsia="zh-CN"/>
                        </w:rPr>
                        <w:t>应答包</w:t>
                      </w:r>
                    </w:p>
                  </w:txbxContent>
                </v:textbox>
              </v:shape>
            </w:pict>
          </mc:Fallback>
        </mc:AlternateContent>
      </w:r>
      <w:r>
        <w:rPr>
          <w:sz w:val="21"/>
        </w:rPr>
        <mc:AlternateContent>
          <mc:Choice Requires="wps">
            <w:drawing>
              <wp:anchor distT="0" distB="0" distL="114300" distR="114300" simplePos="0" relativeHeight="251832320" behindDoc="0" locked="0" layoutInCell="1" allowOverlap="1">
                <wp:simplePos x="0" y="0"/>
                <wp:positionH relativeFrom="column">
                  <wp:posOffset>3318510</wp:posOffset>
                </wp:positionH>
                <wp:positionV relativeFrom="paragraph">
                  <wp:posOffset>429895</wp:posOffset>
                </wp:positionV>
                <wp:extent cx="360045" cy="91440"/>
                <wp:effectExtent l="6350" t="6350" r="14605" b="16510"/>
                <wp:wrapNone/>
                <wp:docPr id="252" name="矩形 252"/>
                <wp:cNvGraphicFramePr/>
                <a:graphic xmlns:a="http://schemas.openxmlformats.org/drawingml/2006/main">
                  <a:graphicData uri="http://schemas.microsoft.com/office/word/2010/wordprocessingShape">
                    <wps:wsp>
                      <wps:cNvSpPr/>
                      <wps:spPr>
                        <a:xfrm>
                          <a:off x="0" y="0"/>
                          <a:ext cx="360045"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1.3pt;margin-top:33.85pt;height:7.2pt;width:28.35pt;z-index:251832320;v-text-anchor:middle;mso-width-relative:page;mso-height-relative:page;" filled="f" stroked="t" coordsize="21600,21600" o:gfxdata="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tdLW1wAAAAkBAAAPAAAAAAAAAAEAIAAAACIAAABkcnMvZG93bnJldi54bWxQ&#10;SwECFAAUAAAACACHTuJAiC2domoCAADNBAAADgAAAAAAAAABACAAAAAmAQAAZHJzL2Uyb0RvYy54&#10;bWxQSwUGAAAAAAYABgBZAQAAAg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47680" behindDoc="0" locked="0" layoutInCell="1" allowOverlap="1">
                <wp:simplePos x="0" y="0"/>
                <wp:positionH relativeFrom="column">
                  <wp:posOffset>2883535</wp:posOffset>
                </wp:positionH>
                <wp:positionV relativeFrom="paragraph">
                  <wp:posOffset>65405</wp:posOffset>
                </wp:positionV>
                <wp:extent cx="360045" cy="91440"/>
                <wp:effectExtent l="6350" t="6350" r="14605" b="16510"/>
                <wp:wrapNone/>
                <wp:docPr id="251" name="矩形 251"/>
                <wp:cNvGraphicFramePr/>
                <a:graphic xmlns:a="http://schemas.openxmlformats.org/drawingml/2006/main">
                  <a:graphicData uri="http://schemas.microsoft.com/office/word/2010/wordprocessingShape">
                    <wps:wsp>
                      <wps:cNvSpPr/>
                      <wps:spPr>
                        <a:xfrm>
                          <a:off x="4024630" y="2465705"/>
                          <a:ext cx="360045"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05pt;margin-top:5.15pt;height:7.2pt;width:28.35pt;z-index:251847680;v-text-anchor:middle;mso-width-relative:page;mso-height-relative:page;" filled="f" stroked="t" coordsize="21600,21600" o:gfxdata="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1CdpzVAAAACQEAAA8AAAAAAAAAAQAgAAAAIgAAAGRycy9k&#10;b3ducmV2LnhtbFBLAQIUABQAAAAIAIdO4kAge8mAdwIAANkEAAAOAAAAAAAAAAEAIAAAACQBAABk&#10;cnMvZTJvRG9jLnhtbFBLBQYAAAAABgAGAFkBAAANBgAAAAA=&#10;">
                <v:fill on="f" focussize="0,0"/>
                <v:stroke weight="1pt" color="#FF0000 [3204]" miterlimit="8" joinstyle="miter"/>
                <v:imagedata o:title=""/>
                <o:lock v:ext="edit" aspectratio="f"/>
              </v:rect>
            </w:pict>
          </mc:Fallback>
        </mc:AlternateContent>
      </w:r>
      <w:r>
        <w:drawing>
          <wp:inline distT="0" distB="0" distL="114300" distR="114300">
            <wp:extent cx="5269865" cy="490855"/>
            <wp:effectExtent l="0" t="0" r="635" b="4445"/>
            <wp:docPr id="2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36"/>
                    <pic:cNvPicPr>
                      <a:picLocks noChangeAspect="1"/>
                    </pic:cNvPicPr>
                  </pic:nvPicPr>
                  <pic:blipFill>
                    <a:blip r:embed="rId27"/>
                    <a:stretch>
                      <a:fillRect/>
                    </a:stretch>
                  </pic:blipFill>
                  <pic:spPr>
                    <a:xfrm>
                      <a:off x="0" y="0"/>
                      <a:ext cx="5269865" cy="490855"/>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24</w:t>
      </w:r>
      <w:r>
        <w:fldChar w:fldCharType="end"/>
      </w:r>
    </w:p>
    <w:p>
      <w:pPr>
        <w:numPr>
          <w:ilvl w:val="0"/>
          <w:numId w:val="0"/>
        </w:numPr>
        <w:spacing w:line="360" w:lineRule="auto"/>
        <w:ind w:leftChars="0" w:firstLine="420" w:firstLineChars="0"/>
        <w:rPr>
          <w:rFonts w:hint="eastAsia"/>
          <w:b w:val="0"/>
          <w:bCs w:val="0"/>
          <w:sz w:val="21"/>
          <w:szCs w:val="21"/>
          <w:lang w:val="en-US" w:eastAsia="zh-CN"/>
        </w:rPr>
      </w:pPr>
      <w:r>
        <w:rPr>
          <w:rFonts w:hint="eastAsia"/>
          <w:b w:val="0"/>
          <w:bCs w:val="0"/>
          <w:sz w:val="21"/>
          <w:szCs w:val="21"/>
          <w:lang w:val="en-US" w:eastAsia="zh-CN"/>
        </w:rPr>
        <w:t>再查看DNS缓存，出现www.baidu.com对应的IP地址映射：</w:t>
      </w:r>
    </w:p>
    <w:p>
      <w:pPr>
        <w:numPr>
          <w:ilvl w:val="0"/>
          <w:numId w:val="0"/>
        </w:numPr>
        <w:spacing w:line="360" w:lineRule="auto"/>
        <w:jc w:val="center"/>
      </w:pPr>
      <w:r>
        <w:drawing>
          <wp:inline distT="0" distB="0" distL="114300" distR="114300">
            <wp:extent cx="2692400" cy="2876550"/>
            <wp:effectExtent l="0" t="0" r="0" b="6350"/>
            <wp:docPr id="25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38"/>
                    <pic:cNvPicPr>
                      <a:picLocks noChangeAspect="1"/>
                    </pic:cNvPicPr>
                  </pic:nvPicPr>
                  <pic:blipFill>
                    <a:blip r:embed="rId28"/>
                    <a:stretch>
                      <a:fillRect/>
                    </a:stretch>
                  </pic:blipFill>
                  <pic:spPr>
                    <a:xfrm>
                      <a:off x="0" y="0"/>
                      <a:ext cx="2692400" cy="2876550"/>
                    </a:xfrm>
                    <a:prstGeom prst="rect">
                      <a:avLst/>
                    </a:prstGeom>
                    <a:noFill/>
                    <a:ln>
                      <a:noFill/>
                    </a:ln>
                  </pic:spPr>
                </pic:pic>
              </a:graphicData>
            </a:graphic>
          </wp:inline>
        </w:drawing>
      </w:r>
    </w:p>
    <w:p>
      <w:pPr>
        <w:pStyle w:val="2"/>
        <w:numPr>
          <w:ilvl w:val="0"/>
          <w:numId w:val="0"/>
        </w:numPr>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25</w:t>
      </w:r>
      <w:r>
        <w:fldChar w:fldCharType="end"/>
      </w:r>
    </w:p>
    <w:p>
      <w:pPr>
        <w:numPr>
          <w:ilvl w:val="0"/>
          <w:numId w:val="0"/>
        </w:numPr>
        <w:spacing w:line="360" w:lineRule="auto"/>
        <w:ind w:firstLine="420" w:firstLineChars="0"/>
        <w:jc w:val="left"/>
        <w:rPr>
          <w:rFonts w:hint="default" w:eastAsia="宋体"/>
          <w:lang w:val="en-US" w:eastAsia="zh-CN"/>
        </w:rPr>
      </w:pPr>
      <w:r>
        <w:rPr>
          <w:rFonts w:hint="eastAsia"/>
          <w:lang w:val="en-US" w:eastAsia="zh-CN"/>
        </w:rPr>
        <w:t>再次访问www.baidu.com，发现捕获不到www.baidu.com的数据包。说明该映射记录还在有效时间内，本地域名服务器直接返回对应的IP地址给本地，且此应答不具有权威性。</w:t>
      </w:r>
    </w:p>
    <w:p>
      <w:pPr>
        <w:numPr>
          <w:ilvl w:val="0"/>
          <w:numId w:val="0"/>
        </w:numPr>
        <w:spacing w:line="360" w:lineRule="auto"/>
        <w:jc w:val="center"/>
      </w:pPr>
      <w:r>
        <w:drawing>
          <wp:inline distT="0" distB="0" distL="114300" distR="114300">
            <wp:extent cx="5277485" cy="643255"/>
            <wp:effectExtent l="0" t="0" r="5715" b="4445"/>
            <wp:docPr id="25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37"/>
                    <pic:cNvPicPr>
                      <a:picLocks noChangeAspect="1"/>
                    </pic:cNvPicPr>
                  </pic:nvPicPr>
                  <pic:blipFill>
                    <a:blip r:embed="rId29"/>
                    <a:stretch>
                      <a:fillRect/>
                    </a:stretch>
                  </pic:blipFill>
                  <pic:spPr>
                    <a:xfrm>
                      <a:off x="0" y="0"/>
                      <a:ext cx="5277485" cy="643255"/>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26</w:t>
      </w:r>
      <w:r>
        <w:fldChar w:fldCharType="end"/>
      </w:r>
    </w:p>
    <w:p>
      <w:pPr>
        <w:numPr>
          <w:ilvl w:val="0"/>
          <w:numId w:val="8"/>
        </w:numPr>
        <w:spacing w:line="360" w:lineRule="auto"/>
        <w:ind w:left="0" w:leftChars="0" w:firstLine="0" w:firstLineChars="0"/>
        <w:rPr>
          <w:rFonts w:hint="eastAsia"/>
          <w:b/>
          <w:bCs/>
          <w:sz w:val="21"/>
          <w:szCs w:val="21"/>
          <w:lang w:val="en-US" w:eastAsia="zh-CN"/>
        </w:rPr>
      </w:pPr>
      <w:r>
        <w:rPr>
          <w:rFonts w:hint="eastAsia"/>
          <w:b/>
          <w:bCs/>
          <w:sz w:val="21"/>
          <w:szCs w:val="21"/>
          <w:lang w:val="en-US" w:eastAsia="zh-CN"/>
        </w:rPr>
        <w:t>利用Wireshark分析DNS的格式</w:t>
      </w:r>
    </w:p>
    <w:p>
      <w:pPr>
        <w:numPr>
          <w:ilvl w:val="0"/>
          <w:numId w:val="0"/>
        </w:numPr>
        <w:spacing w:line="360" w:lineRule="auto"/>
        <w:ind w:firstLine="420" w:firstLineChars="0"/>
        <w:rPr>
          <w:rFonts w:hint="eastAsia"/>
          <w:b/>
          <w:bCs/>
          <w:sz w:val="21"/>
          <w:szCs w:val="21"/>
          <w:lang w:val="en-US" w:eastAsia="zh-CN"/>
        </w:rPr>
      </w:pPr>
      <w:r>
        <w:rPr>
          <w:rFonts w:hint="eastAsia"/>
          <w:b/>
          <w:bCs/>
          <w:sz w:val="21"/>
          <w:szCs w:val="21"/>
          <w:lang w:val="en-US" w:eastAsia="zh-CN"/>
        </w:rPr>
        <w:t>DNS报文格式简介</w:t>
      </w:r>
    </w:p>
    <w:p>
      <w:pPr>
        <w:numPr>
          <w:ilvl w:val="0"/>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DNS分为查询请求和查询响应两种报文，它们的结构基本相似，结构如下图所示：</w:t>
      </w:r>
    </w:p>
    <w:p>
      <w:pPr>
        <w:numPr>
          <w:ilvl w:val="0"/>
          <w:numId w:val="0"/>
        </w:numPr>
        <w:spacing w:line="360" w:lineRule="auto"/>
        <w:ind w:firstLine="420" w:firstLineChars="0"/>
        <w:jc w:val="center"/>
      </w:pPr>
      <w:r>
        <w:rPr>
          <w:sz w:val="21"/>
        </w:rPr>
        <mc:AlternateContent>
          <mc:Choice Requires="wps">
            <w:drawing>
              <wp:anchor distT="0" distB="0" distL="114300" distR="114300" simplePos="0" relativeHeight="251766784" behindDoc="0" locked="0" layoutInCell="1" allowOverlap="1">
                <wp:simplePos x="0" y="0"/>
                <wp:positionH relativeFrom="column">
                  <wp:posOffset>-648970</wp:posOffset>
                </wp:positionH>
                <wp:positionV relativeFrom="paragraph">
                  <wp:posOffset>1360170</wp:posOffset>
                </wp:positionV>
                <wp:extent cx="801370" cy="302895"/>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801370"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0000"/>
                                <w:sz w:val="16"/>
                                <w:szCs w:val="16"/>
                                <w:lang w:val="en-US" w:eastAsia="zh-CN"/>
                              </w:rPr>
                            </w:pPr>
                            <w:r>
                              <w:rPr>
                                <w:rFonts w:hint="eastAsia"/>
                                <w:b/>
                                <w:bCs/>
                                <w:color w:val="FF0000"/>
                                <w:sz w:val="16"/>
                                <w:szCs w:val="16"/>
                                <w:lang w:val="en-US" w:eastAsia="zh-CN"/>
                              </w:rPr>
                              <w:t>资源记录部分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1pt;margin-top:107.1pt;height:23.85pt;width:63.1pt;z-index:251766784;mso-width-relative:page;mso-height-relative:page;" filled="f" stroked="f" coordsize="21600,21600" o:gfxdata="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vkUutsAAAALAQAADwAAAAAAAAABACAAAAAiAAAA&#10;ZHJzL2Rvd25yZXYueG1sUEsBAhQAFAAAAAgAh07iQA4pUlY9AgAAaQQAAA4AAAAAAAAAAQAgAAAA&#10;KgEAAGRycy9lMm9Eb2MueG1sUEsFBgAAAAAGAAYAWQEAANkFAAAAAA==&#10;">
                <v:fill on="f" focussize="0,0"/>
                <v:stroke on="f" weight="0.5pt"/>
                <v:imagedata o:title=""/>
                <o:lock v:ext="edit" aspectratio="f"/>
                <v:textbox>
                  <w:txbxContent>
                    <w:p>
                      <w:pPr>
                        <w:rPr>
                          <w:rFonts w:hint="default"/>
                          <w:b/>
                          <w:bCs/>
                          <w:color w:val="FF0000"/>
                          <w:sz w:val="16"/>
                          <w:szCs w:val="16"/>
                          <w:lang w:val="en-US" w:eastAsia="zh-CN"/>
                        </w:rPr>
                      </w:pPr>
                      <w:r>
                        <w:rPr>
                          <w:rFonts w:hint="eastAsia"/>
                          <w:b/>
                          <w:bCs/>
                          <w:color w:val="FF0000"/>
                          <w:sz w:val="16"/>
                          <w:szCs w:val="16"/>
                          <w:lang w:val="en-US" w:eastAsia="zh-CN"/>
                        </w:rPr>
                        <w:t>资源记录部分</w:t>
                      </w:r>
                    </w:p>
                  </w:txbxContent>
                </v:textbox>
              </v:shape>
            </w:pict>
          </mc:Fallback>
        </mc:AlternateContent>
      </w:r>
      <w:r>
        <w:rPr>
          <w:sz w:val="21"/>
        </w:rPr>
        <mc:AlternateContent>
          <mc:Choice Requires="wps">
            <w:drawing>
              <wp:anchor distT="0" distB="0" distL="114300" distR="114300" simplePos="0" relativeHeight="251772928" behindDoc="0" locked="0" layoutInCell="1" allowOverlap="1">
                <wp:simplePos x="0" y="0"/>
                <wp:positionH relativeFrom="column">
                  <wp:posOffset>-526415</wp:posOffset>
                </wp:positionH>
                <wp:positionV relativeFrom="paragraph">
                  <wp:posOffset>883285</wp:posOffset>
                </wp:positionV>
                <wp:extent cx="604520" cy="302895"/>
                <wp:effectExtent l="0" t="0" r="0" b="0"/>
                <wp:wrapNone/>
                <wp:docPr id="141" name="文本框 141"/>
                <wp:cNvGraphicFramePr/>
                <a:graphic xmlns:a="http://schemas.openxmlformats.org/drawingml/2006/main">
                  <a:graphicData uri="http://schemas.microsoft.com/office/word/2010/wordprocessingShape">
                    <wps:wsp>
                      <wps:cNvSpPr txBox="1"/>
                      <wps:spPr>
                        <a:xfrm>
                          <a:off x="0" y="0"/>
                          <a:ext cx="604520"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0000"/>
                                <w:sz w:val="16"/>
                                <w:szCs w:val="16"/>
                                <w:lang w:val="en-US" w:eastAsia="zh-CN"/>
                              </w:rPr>
                            </w:pPr>
                            <w:r>
                              <w:rPr>
                                <w:rFonts w:hint="eastAsia"/>
                                <w:b/>
                                <w:bCs/>
                                <w:color w:val="FF0000"/>
                                <w:sz w:val="16"/>
                                <w:szCs w:val="16"/>
                                <w:lang w:val="en-US" w:eastAsia="zh-CN"/>
                              </w:rPr>
                              <w:t>问题部分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5pt;margin-top:69.55pt;height:23.85pt;width:47.6pt;z-index:251772928;mso-width-relative:page;mso-height-relative:page;" filled="f" stroked="f" coordsize="21600,21600" o:gfxdata="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DBmRdoAAAAKAQAADwAAAAAAAAABACAAAAAiAAAAZHJz&#10;L2Rvd25yZXYueG1sUEsBAhQAFAAAAAgAh07iQJA1eeA7AgAAaQQAAA4AAAAAAAAAAQAgAAAAKQEA&#10;AGRycy9lMm9Eb2MueG1sUEsFBgAAAAAGAAYAWQEAANYFAAAAAA==&#10;">
                <v:fill on="f" focussize="0,0"/>
                <v:stroke on="f" weight="0.5pt"/>
                <v:imagedata o:title=""/>
                <o:lock v:ext="edit" aspectratio="f"/>
                <v:textbox>
                  <w:txbxContent>
                    <w:p>
                      <w:pPr>
                        <w:rPr>
                          <w:rFonts w:hint="default"/>
                          <w:b/>
                          <w:bCs/>
                          <w:color w:val="FF0000"/>
                          <w:sz w:val="16"/>
                          <w:szCs w:val="16"/>
                          <w:lang w:val="en-US" w:eastAsia="zh-CN"/>
                        </w:rPr>
                      </w:pPr>
                      <w:r>
                        <w:rPr>
                          <w:rFonts w:hint="eastAsia"/>
                          <w:b/>
                          <w:bCs/>
                          <w:color w:val="FF0000"/>
                          <w:sz w:val="16"/>
                          <w:szCs w:val="16"/>
                          <w:lang w:val="en-US" w:eastAsia="zh-CN"/>
                        </w:rPr>
                        <w:t>问题部分</w:t>
                      </w:r>
                    </w:p>
                  </w:txbxContent>
                </v:textbox>
              </v:shape>
            </w:pict>
          </mc:Fallback>
        </mc:AlternateContent>
      </w:r>
      <w:r>
        <w:rPr>
          <w:sz w:val="21"/>
        </w:rPr>
        <mc:AlternateContent>
          <mc:Choice Requires="wps">
            <w:drawing>
              <wp:anchor distT="0" distB="0" distL="114300" distR="114300" simplePos="0" relativeHeight="251778048" behindDoc="0" locked="0" layoutInCell="1" allowOverlap="1">
                <wp:simplePos x="0" y="0"/>
                <wp:positionH relativeFrom="column">
                  <wp:posOffset>-586740</wp:posOffset>
                </wp:positionH>
                <wp:positionV relativeFrom="paragraph">
                  <wp:posOffset>356870</wp:posOffset>
                </wp:positionV>
                <wp:extent cx="830580" cy="556260"/>
                <wp:effectExtent l="0" t="0" r="0" b="0"/>
                <wp:wrapNone/>
                <wp:docPr id="139" name="文本框 139"/>
                <wp:cNvGraphicFramePr/>
                <a:graphic xmlns:a="http://schemas.openxmlformats.org/drawingml/2006/main">
                  <a:graphicData uri="http://schemas.microsoft.com/office/word/2010/wordprocessingShape">
                    <wps:wsp>
                      <wps:cNvSpPr txBox="1"/>
                      <wps:spPr>
                        <a:xfrm>
                          <a:off x="849630" y="1886585"/>
                          <a:ext cx="830580" cy="556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16"/>
                                <w:szCs w:val="16"/>
                                <w:lang w:val="en-US" w:eastAsia="zh-CN"/>
                              </w:rPr>
                            </w:pPr>
                            <w:r>
                              <w:rPr>
                                <w:rFonts w:hint="eastAsia"/>
                                <w:b/>
                                <w:bCs/>
                                <w:color w:val="FF0000"/>
                                <w:sz w:val="16"/>
                                <w:szCs w:val="16"/>
                                <w:lang w:val="en-US" w:eastAsia="zh-CN"/>
                              </w:rPr>
                              <w:t>基础结构部分</w:t>
                            </w:r>
                          </w:p>
                          <w:p>
                            <w:pPr>
                              <w:rPr>
                                <w:rFonts w:hint="eastAsia"/>
                                <w:b/>
                                <w:bCs/>
                                <w:color w:val="FF0000"/>
                                <w:sz w:val="16"/>
                                <w:szCs w:val="16"/>
                                <w:lang w:val="en-US" w:eastAsia="zh-CN"/>
                              </w:rPr>
                            </w:pPr>
                            <w:r>
                              <w:rPr>
                                <w:rFonts w:hint="eastAsia"/>
                                <w:b/>
                                <w:bCs/>
                                <w:color w:val="FF0000"/>
                                <w:sz w:val="16"/>
                                <w:szCs w:val="16"/>
                                <w:lang w:val="en-US" w:eastAsia="zh-CN"/>
                              </w:rPr>
                              <w:t>（报文首部）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8.1pt;height:43.8pt;width:65.4pt;z-index:251778048;mso-width-relative:page;mso-height-relative:page;" filled="f" stroked="f" coordsize="21600,21600" o:gfxdata="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2uFBvaAAAACQEAAA8AAAAAAAAA&#10;AQAgAAAAIgAAAGRycy9kb3ducmV2LnhtbFBLAQIUABQAAAAIAIdO4kComJFySAIAAHQEAAAOAAAA&#10;AAAAAAEAIAAAACkBAABkcnMvZTJvRG9jLnhtbFBLBQYAAAAABgAGAFkBAADjBQAAAAA=&#10;">
                <v:fill on="f" focussize="0,0"/>
                <v:stroke on="f" weight="0.5pt"/>
                <v:imagedata o:title=""/>
                <o:lock v:ext="edit" aspectratio="f"/>
                <v:textbox>
                  <w:txbxContent>
                    <w:p>
                      <w:pPr>
                        <w:rPr>
                          <w:rFonts w:hint="eastAsia"/>
                          <w:b/>
                          <w:bCs/>
                          <w:color w:val="FF0000"/>
                          <w:sz w:val="16"/>
                          <w:szCs w:val="16"/>
                          <w:lang w:val="en-US" w:eastAsia="zh-CN"/>
                        </w:rPr>
                      </w:pPr>
                      <w:r>
                        <w:rPr>
                          <w:rFonts w:hint="eastAsia"/>
                          <w:b/>
                          <w:bCs/>
                          <w:color w:val="FF0000"/>
                          <w:sz w:val="16"/>
                          <w:szCs w:val="16"/>
                          <w:lang w:val="en-US" w:eastAsia="zh-CN"/>
                        </w:rPr>
                        <w:t>基础结构部分</w:t>
                      </w:r>
                    </w:p>
                    <w:p>
                      <w:pPr>
                        <w:rPr>
                          <w:rFonts w:hint="eastAsia"/>
                          <w:b/>
                          <w:bCs/>
                          <w:color w:val="FF0000"/>
                          <w:sz w:val="16"/>
                          <w:szCs w:val="16"/>
                          <w:lang w:val="en-US" w:eastAsia="zh-CN"/>
                        </w:rPr>
                      </w:pPr>
                      <w:r>
                        <w:rPr>
                          <w:rFonts w:hint="eastAsia"/>
                          <w:b/>
                          <w:bCs/>
                          <w:color w:val="FF0000"/>
                          <w:sz w:val="16"/>
                          <w:szCs w:val="16"/>
                          <w:lang w:val="en-US" w:eastAsia="zh-CN"/>
                        </w:rPr>
                        <w:t>（报文首部）</w:t>
                      </w:r>
                    </w:p>
                  </w:txbxContent>
                </v:textbox>
              </v:shape>
            </w:pict>
          </mc:Fallback>
        </mc:AlternateContent>
      </w:r>
      <w:r>
        <w:rPr>
          <w:sz w:val="21"/>
        </w:rPr>
        <mc:AlternateContent>
          <mc:Choice Requires="wps">
            <w:drawing>
              <wp:anchor distT="0" distB="0" distL="114300" distR="114300" simplePos="0" relativeHeight="251779072" behindDoc="0" locked="0" layoutInCell="1" allowOverlap="1">
                <wp:simplePos x="0" y="0"/>
                <wp:positionH relativeFrom="column">
                  <wp:posOffset>78105</wp:posOffset>
                </wp:positionH>
                <wp:positionV relativeFrom="paragraph">
                  <wp:posOffset>1035050</wp:posOffset>
                </wp:positionV>
                <wp:extent cx="194945" cy="1270"/>
                <wp:effectExtent l="0" t="48260" r="8255" b="52070"/>
                <wp:wrapNone/>
                <wp:docPr id="142" name="直接箭头连接符 142"/>
                <wp:cNvGraphicFramePr/>
                <a:graphic xmlns:a="http://schemas.openxmlformats.org/drawingml/2006/main">
                  <a:graphicData uri="http://schemas.microsoft.com/office/word/2010/wordprocessingShape">
                    <wps:wsp>
                      <wps:cNvCnPr>
                        <a:stCxn id="141" idx="3"/>
                      </wps:cNvCnPr>
                      <wps:spPr>
                        <a:xfrm>
                          <a:off x="1339215" y="2531110"/>
                          <a:ext cx="194945" cy="127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15pt;margin-top:81.5pt;height:0.1pt;width:15.35pt;z-index:251779072;mso-width-relative:page;mso-height-relative:page;" filled="f" stroked="t" coordsize="21600,21600" o:gfxdata="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QwkkzWAAAACQEAAA8AAAAAAAAAAQAgAAAAIgAAAGRycy9kb3ducmV2LnhtbFBLAQIUABQAAAAI&#10;AIdO4kByoGb7KAIAABgEAAAOAAAAAAAAAAEAIAAAACUBAABkcnMvZTJvRG9jLnhtbFBLBQYAAAAA&#10;BgAGAFkBAAC/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71904" behindDoc="0" locked="0" layoutInCell="1" allowOverlap="1">
                <wp:simplePos x="0" y="0"/>
                <wp:positionH relativeFrom="column">
                  <wp:posOffset>203835</wp:posOffset>
                </wp:positionH>
                <wp:positionV relativeFrom="paragraph">
                  <wp:posOffset>1130300</wp:posOffset>
                </wp:positionV>
                <wp:extent cx="85725" cy="705485"/>
                <wp:effectExtent l="38100" t="4445" r="3175" b="13970"/>
                <wp:wrapNone/>
                <wp:docPr id="140" name="左大括号 140"/>
                <wp:cNvGraphicFramePr/>
                <a:graphic xmlns:a="http://schemas.openxmlformats.org/drawingml/2006/main">
                  <a:graphicData uri="http://schemas.microsoft.com/office/word/2010/wordprocessingShape">
                    <wps:wsp>
                      <wps:cNvSpPr/>
                      <wps:spPr>
                        <a:xfrm>
                          <a:off x="0" y="0"/>
                          <a:ext cx="85725" cy="70548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6.05pt;margin-top:89pt;height:55.55pt;width:6.75pt;z-index:251771904;mso-width-relative:page;mso-height-relative:page;" filled="f" stroked="t" coordsize="21600,21600" o:gfxdata="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uP&#10;AmPXAAAACQEAAA8AAAAAAAAAAQAgAAAAIgAAAGRycy9kb3ducmV2LnhtbFBLAQIUABQAAAAIAIdO&#10;4kA5q1z+6wEAALoDAAAOAAAAAAAAAAEAIAAAACYBAABkcnMvZTJvRG9jLnhtbFBLBQYAAAAABgAG&#10;AFkBAACDBQAAAAA=&#10;" adj="218,10800">
                <v:fill on="f" focussize="0,0"/>
                <v:stroke weight="0.5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77024" behindDoc="0" locked="0" layoutInCell="1" allowOverlap="1">
                <wp:simplePos x="0" y="0"/>
                <wp:positionH relativeFrom="column">
                  <wp:posOffset>185420</wp:posOffset>
                </wp:positionH>
                <wp:positionV relativeFrom="paragraph">
                  <wp:posOffset>180340</wp:posOffset>
                </wp:positionV>
                <wp:extent cx="85725" cy="705485"/>
                <wp:effectExtent l="38100" t="4445" r="3175" b="13970"/>
                <wp:wrapNone/>
                <wp:docPr id="137" name="左大括号 137"/>
                <wp:cNvGraphicFramePr/>
                <a:graphic xmlns:a="http://schemas.openxmlformats.org/drawingml/2006/main">
                  <a:graphicData uri="http://schemas.microsoft.com/office/word/2010/wordprocessingShape">
                    <wps:wsp>
                      <wps:cNvSpPr/>
                      <wps:spPr>
                        <a:xfrm>
                          <a:off x="1292225" y="1689100"/>
                          <a:ext cx="85725" cy="70548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6pt;margin-top:14.2pt;height:55.55pt;width:6.75pt;z-index:251777024;mso-width-relative:page;mso-height-relative:page;" filled="f" stroked="t" coordsize="21600,21600" o:gfxdata="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AJe5Z1gAAAAgBAAAPAAAAAAAAAAEAIAAAACIAAABkcnMvZG93bnJldi54bWxQSwEC&#10;FAAUAAAACACHTuJAdrF0sfYBAADGAwAADgAAAAAAAAABACAAAAAlAQAAZHJzL2Uyb0RvYy54bWxQ&#10;SwUGAAAAAAYABgBZAQAAjQUAAAAA&#10;" adj="218,10800">
                <v:fill on="f" focussize="0,0"/>
                <v:stroke weight="0.5pt" color="#FF0000 [3204]" miterlimit="8" joinstyle="miter"/>
                <v:imagedata o:title=""/>
                <o:lock v:ext="edit" aspectratio="f"/>
              </v:shape>
            </w:pict>
          </mc:Fallback>
        </mc:AlternateContent>
      </w:r>
      <w:r>
        <w:drawing>
          <wp:inline distT="0" distB="0" distL="114300" distR="114300">
            <wp:extent cx="5181600" cy="1828800"/>
            <wp:effectExtent l="0" t="0" r="0" b="0"/>
            <wp:docPr id="1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4"/>
                    <pic:cNvPicPr>
                      <a:picLocks noChangeAspect="1"/>
                    </pic:cNvPicPr>
                  </pic:nvPicPr>
                  <pic:blipFill>
                    <a:blip r:embed="rId30"/>
                    <a:stretch>
                      <a:fillRect/>
                    </a:stretch>
                  </pic:blipFill>
                  <pic:spPr>
                    <a:xfrm>
                      <a:off x="0" y="0"/>
                      <a:ext cx="5181600" cy="1828800"/>
                    </a:xfrm>
                    <a:prstGeom prst="rect">
                      <a:avLst/>
                    </a:prstGeom>
                    <a:noFill/>
                    <a:ln>
                      <a:noFill/>
                    </a:ln>
                  </pic:spPr>
                </pic:pic>
              </a:graphicData>
            </a:graphic>
          </wp:inline>
        </w:drawing>
      </w:r>
    </w:p>
    <w:p>
      <w:pPr>
        <w:pStyle w:val="2"/>
        <w:numPr>
          <w:ilvl w:val="0"/>
          <w:numId w:val="0"/>
        </w:numPr>
        <w:spacing w:line="360" w:lineRule="auto"/>
        <w:ind w:firstLine="42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27</w:t>
      </w:r>
      <w:r>
        <w:fldChar w:fldCharType="end"/>
      </w:r>
      <w:r>
        <w:rPr>
          <w:rFonts w:hint="eastAsia"/>
          <w:lang w:val="en-US" w:eastAsia="zh-CN"/>
        </w:rPr>
        <w:t xml:space="preserve"> DNS报文格式</w:t>
      </w:r>
    </w:p>
    <w:p>
      <w:pPr>
        <w:numPr>
          <w:ilvl w:val="0"/>
          <w:numId w:val="0"/>
        </w:numPr>
        <w:spacing w:line="360" w:lineRule="auto"/>
        <w:rPr>
          <w:rFonts w:hint="default"/>
          <w:b w:val="0"/>
          <w:bCs w:val="0"/>
          <w:sz w:val="21"/>
          <w:szCs w:val="21"/>
          <w:lang w:val="en-US" w:eastAsia="zh-CN"/>
        </w:rPr>
      </w:pPr>
      <w:r>
        <w:rPr>
          <w:rFonts w:hint="eastAsia"/>
          <w:b w:val="0"/>
          <w:bCs w:val="0"/>
          <w:sz w:val="21"/>
          <w:szCs w:val="21"/>
          <w:lang w:val="en-US" w:eastAsia="zh-CN"/>
        </w:rPr>
        <w:t>接下来对各部分作简要介绍：</w:t>
      </w:r>
    </w:p>
    <w:p>
      <w:pPr>
        <w:numPr>
          <w:ilvl w:val="0"/>
          <w:numId w:val="10"/>
        </w:numPr>
        <w:spacing w:line="360" w:lineRule="auto"/>
        <w:ind w:firstLine="420" w:firstLineChars="0"/>
        <w:rPr>
          <w:rFonts w:hint="default"/>
          <w:b w:val="0"/>
          <w:bCs w:val="0"/>
          <w:sz w:val="21"/>
          <w:szCs w:val="21"/>
          <w:lang w:val="en-US" w:eastAsia="zh-CN"/>
        </w:rPr>
      </w:pPr>
      <w:r>
        <w:rPr>
          <w:rFonts w:hint="eastAsia"/>
          <w:b w:val="0"/>
          <w:bCs w:val="0"/>
          <w:sz w:val="21"/>
          <w:szCs w:val="21"/>
          <w:lang w:val="en-US" w:eastAsia="zh-CN"/>
        </w:rPr>
        <w:t>基础结构部分</w:t>
      </w:r>
    </w:p>
    <w:p>
      <w:pPr>
        <w:numPr>
          <w:ilvl w:val="1"/>
          <w:numId w:val="10"/>
        </w:numPr>
        <w:spacing w:line="360" w:lineRule="auto"/>
        <w:ind w:left="420" w:leftChars="0" w:firstLine="420" w:firstLineChars="0"/>
        <w:rPr>
          <w:rFonts w:hint="default"/>
          <w:b w:val="0"/>
          <w:bCs w:val="0"/>
          <w:sz w:val="21"/>
          <w:szCs w:val="21"/>
          <w:lang w:val="en-US" w:eastAsia="zh-CN"/>
        </w:rPr>
      </w:pPr>
      <w:r>
        <w:rPr>
          <w:rFonts w:hint="eastAsia"/>
          <w:b w:val="0"/>
          <w:bCs w:val="0"/>
          <w:sz w:val="21"/>
          <w:szCs w:val="21"/>
          <w:lang w:val="en-US" w:eastAsia="zh-CN"/>
        </w:rPr>
        <w:t>事务ID：DNS 报文的 ID 标识。对于请求报文和其对应的应答报文，该字段的值是相同的。通过它可以区分 DNS 应答报文是对哪个请求进行响应的。</w:t>
      </w:r>
    </w:p>
    <w:p>
      <w:pPr>
        <w:numPr>
          <w:ilvl w:val="1"/>
          <w:numId w:val="10"/>
        </w:numPr>
        <w:spacing w:line="360" w:lineRule="auto"/>
        <w:ind w:left="420" w:leftChars="0" w:firstLine="420" w:firstLineChars="0"/>
        <w:rPr>
          <w:rFonts w:hint="default"/>
          <w:b w:val="0"/>
          <w:bCs w:val="0"/>
          <w:sz w:val="21"/>
          <w:szCs w:val="21"/>
          <w:lang w:val="en-US" w:eastAsia="zh-CN"/>
        </w:rPr>
      </w:pPr>
      <w:r>
        <w:rPr>
          <w:rFonts w:hint="default"/>
          <w:b w:val="0"/>
          <w:bCs w:val="0"/>
          <w:sz w:val="21"/>
          <w:szCs w:val="21"/>
          <w:lang w:val="en-US" w:eastAsia="zh-CN"/>
        </w:rPr>
        <w:t>标志：DNS 报文中的标志字段。</w:t>
      </w:r>
      <w:r>
        <w:rPr>
          <w:rFonts w:hint="eastAsia"/>
          <w:b w:val="0"/>
          <w:bCs w:val="0"/>
          <w:sz w:val="21"/>
          <w:szCs w:val="21"/>
          <w:lang w:val="en-US" w:eastAsia="zh-CN"/>
        </w:rPr>
        <w:t>它又分为若干个字段，如下图所示：</w:t>
      </w:r>
    </w:p>
    <w:p>
      <w:pPr>
        <w:numPr>
          <w:ilvl w:val="0"/>
          <w:numId w:val="0"/>
        </w:numPr>
        <w:spacing w:line="360" w:lineRule="auto"/>
        <w:jc w:val="center"/>
      </w:pPr>
      <w:r>
        <w:drawing>
          <wp:inline distT="0" distB="0" distL="114300" distR="114300">
            <wp:extent cx="5016500" cy="508000"/>
            <wp:effectExtent l="0" t="0" r="0" b="0"/>
            <wp:docPr id="1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5"/>
                    <pic:cNvPicPr>
                      <a:picLocks noChangeAspect="1"/>
                    </pic:cNvPicPr>
                  </pic:nvPicPr>
                  <pic:blipFill>
                    <a:blip r:embed="rId31"/>
                    <a:stretch>
                      <a:fillRect/>
                    </a:stretch>
                  </pic:blipFill>
                  <pic:spPr>
                    <a:xfrm>
                      <a:off x="0" y="0"/>
                      <a:ext cx="5016500" cy="508000"/>
                    </a:xfrm>
                    <a:prstGeom prst="rect">
                      <a:avLst/>
                    </a:prstGeom>
                    <a:noFill/>
                    <a:ln>
                      <a:noFill/>
                    </a:ln>
                  </pic:spPr>
                </pic:pic>
              </a:graphicData>
            </a:graphic>
          </wp:inline>
        </w:drawing>
      </w:r>
    </w:p>
    <w:p>
      <w:pPr>
        <w:numPr>
          <w:ilvl w:val="0"/>
          <w:numId w:val="0"/>
        </w:numPr>
        <w:spacing w:line="360" w:lineRule="auto"/>
        <w:ind w:left="420" w:leftChars="0" w:firstLine="420" w:firstLineChars="0"/>
        <w:jc w:val="left"/>
        <w:rPr>
          <w:rFonts w:hint="eastAsia"/>
          <w:lang w:val="en-US" w:eastAsia="zh-CN"/>
        </w:rPr>
      </w:pPr>
      <w:r>
        <w:rPr>
          <w:rFonts w:hint="eastAsia"/>
          <w:lang w:val="en-US" w:eastAsia="zh-CN"/>
        </w:rPr>
        <w:t>标志字段中每个字段的含义如下：</w:t>
      </w:r>
    </w:p>
    <w:p>
      <w:pPr>
        <w:numPr>
          <w:ilvl w:val="2"/>
          <w:numId w:val="10"/>
        </w:numPr>
        <w:spacing w:line="360" w:lineRule="auto"/>
        <w:ind w:left="1260" w:leftChars="0" w:hanging="420" w:firstLineChars="0"/>
        <w:jc w:val="left"/>
        <w:rPr>
          <w:rFonts w:hint="default"/>
          <w:b w:val="0"/>
          <w:bCs w:val="0"/>
          <w:sz w:val="21"/>
          <w:szCs w:val="21"/>
          <w:lang w:val="en-US" w:eastAsia="zh-CN"/>
        </w:rPr>
      </w:pPr>
      <w:r>
        <w:rPr>
          <w:rFonts w:hint="eastAsia"/>
          <w:lang w:val="en-US" w:eastAsia="zh-CN"/>
        </w:rPr>
        <w:t>QR(Query/Response)：指明报文是DNS查询还是响应，占1个比特位。为1代表响应，0代表查询。</w:t>
      </w:r>
    </w:p>
    <w:p>
      <w:pPr>
        <w:numPr>
          <w:ilvl w:val="2"/>
          <w:numId w:val="10"/>
        </w:numPr>
        <w:spacing w:line="360" w:lineRule="auto"/>
        <w:ind w:left="1260" w:leftChars="0" w:hanging="420" w:firstLineChars="0"/>
        <w:jc w:val="left"/>
        <w:rPr>
          <w:rFonts w:hint="default"/>
          <w:b w:val="0"/>
          <w:bCs w:val="0"/>
          <w:sz w:val="21"/>
          <w:szCs w:val="21"/>
          <w:lang w:val="en-US" w:eastAsia="zh-CN"/>
        </w:rPr>
      </w:pPr>
      <w:r>
        <w:rPr>
          <w:rFonts w:hint="default"/>
          <w:lang w:val="en-US" w:eastAsia="zh-CN"/>
        </w:rPr>
        <w:t>OpCode：</w:t>
      </w:r>
      <w:r>
        <w:rPr>
          <w:rFonts w:hint="eastAsia"/>
          <w:lang w:val="en-US" w:eastAsia="zh-CN"/>
        </w:rPr>
        <w:t>操作码。</w:t>
      </w:r>
      <w:r>
        <w:rPr>
          <w:rFonts w:hint="default"/>
          <w:b w:val="0"/>
          <w:bCs w:val="0"/>
          <w:sz w:val="21"/>
          <w:szCs w:val="21"/>
          <w:lang w:val="en-US" w:eastAsia="zh-CN"/>
        </w:rPr>
        <w:t>0 表示标准查询；1 表示反向查询；2 表示服务器状态请求。</w:t>
      </w:r>
    </w:p>
    <w:p>
      <w:pPr>
        <w:numPr>
          <w:ilvl w:val="2"/>
          <w:numId w:val="10"/>
        </w:numPr>
        <w:spacing w:line="360" w:lineRule="auto"/>
        <w:ind w:left="1260" w:leftChars="0" w:hanging="420" w:firstLineChars="0"/>
        <w:jc w:val="left"/>
        <w:rPr>
          <w:rFonts w:hint="default"/>
          <w:lang w:val="en-US" w:eastAsia="zh-CN"/>
        </w:rPr>
      </w:pPr>
      <w:r>
        <w:rPr>
          <w:rFonts w:hint="default"/>
          <w:lang w:val="en-US" w:eastAsia="zh-CN"/>
        </w:rPr>
        <w:t>AA</w:t>
      </w:r>
      <w:r>
        <w:rPr>
          <w:rFonts w:hint="eastAsia"/>
          <w:lang w:val="en-US" w:eastAsia="zh-CN"/>
        </w:rPr>
        <w:t>(</w:t>
      </w:r>
      <w:r>
        <w:rPr>
          <w:rFonts w:hint="default"/>
          <w:lang w:val="en-US" w:eastAsia="zh-CN"/>
        </w:rPr>
        <w:t>Authoritative</w:t>
      </w:r>
      <w:r>
        <w:rPr>
          <w:rFonts w:hint="eastAsia"/>
          <w:lang w:val="en-US" w:eastAsia="zh-CN"/>
        </w:rPr>
        <w:t xml:space="preserve"> Answer)</w:t>
      </w:r>
      <w:r>
        <w:rPr>
          <w:rFonts w:hint="default"/>
          <w:lang w:val="en-US" w:eastAsia="zh-CN"/>
        </w:rPr>
        <w:t>：授权应答，该字段在响应报文中有效。值为 1 时，表示名称服务器是</w:t>
      </w:r>
      <w:r>
        <w:rPr>
          <w:rFonts w:hint="eastAsia"/>
          <w:lang w:val="en-US" w:eastAsia="zh-CN"/>
        </w:rPr>
        <w:t>权限域名</w:t>
      </w:r>
      <w:r>
        <w:rPr>
          <w:rFonts w:hint="default"/>
          <w:lang w:val="en-US" w:eastAsia="zh-CN"/>
        </w:rPr>
        <w:t>服务器；值为 0 时，表示不是</w:t>
      </w:r>
      <w:r>
        <w:rPr>
          <w:rFonts w:hint="eastAsia"/>
          <w:lang w:val="en-US" w:eastAsia="zh-CN"/>
        </w:rPr>
        <w:t>权限域名</w:t>
      </w:r>
      <w:r>
        <w:rPr>
          <w:rFonts w:hint="default"/>
          <w:lang w:val="en-US" w:eastAsia="zh-CN"/>
        </w:rPr>
        <w:t>服务器。</w:t>
      </w:r>
    </w:p>
    <w:p>
      <w:pPr>
        <w:numPr>
          <w:ilvl w:val="2"/>
          <w:numId w:val="10"/>
        </w:numPr>
        <w:spacing w:line="360" w:lineRule="auto"/>
        <w:ind w:left="1260" w:leftChars="0" w:hanging="420" w:firstLineChars="0"/>
        <w:jc w:val="left"/>
        <w:rPr>
          <w:rFonts w:hint="default"/>
          <w:lang w:val="en-US" w:eastAsia="zh-CN"/>
        </w:rPr>
      </w:pPr>
      <w:r>
        <w:rPr>
          <w:rFonts w:hint="default"/>
          <w:lang w:val="en-US" w:eastAsia="zh-CN"/>
        </w:rPr>
        <w:t>TC（Truncat</w:t>
      </w:r>
      <w:r>
        <w:rPr>
          <w:rFonts w:hint="eastAsia"/>
          <w:lang w:val="en-US" w:eastAsia="zh-CN"/>
        </w:rPr>
        <w:t>ion</w:t>
      </w:r>
      <w:r>
        <w:rPr>
          <w:rFonts w:hint="default"/>
          <w:lang w:val="en-US" w:eastAsia="zh-CN"/>
        </w:rPr>
        <w:t>）：表示是否被截断。值为 1 时，表示响应已超过 512 字节并已被截断，只返回前 512 个字节。</w:t>
      </w:r>
    </w:p>
    <w:p>
      <w:pPr>
        <w:numPr>
          <w:ilvl w:val="2"/>
          <w:numId w:val="10"/>
        </w:numPr>
        <w:spacing w:line="360" w:lineRule="auto"/>
        <w:ind w:left="1260" w:leftChars="0" w:hanging="420" w:firstLineChars="0"/>
        <w:jc w:val="left"/>
        <w:rPr>
          <w:rFonts w:hint="default"/>
          <w:lang w:val="en-US" w:eastAsia="zh-CN"/>
        </w:rPr>
      </w:pPr>
      <w:r>
        <w:rPr>
          <w:rFonts w:hint="default"/>
          <w:lang w:val="en-US" w:eastAsia="zh-CN"/>
        </w:rPr>
        <w:t>RD（Recursion Desired）：递归查询标志。1表示执行递归查询</w:t>
      </w:r>
      <w:r>
        <w:rPr>
          <w:rFonts w:hint="eastAsia"/>
          <w:lang w:val="en-US" w:eastAsia="zh-CN"/>
        </w:rPr>
        <w:t>，0表示执行迭代查询。</w:t>
      </w:r>
    </w:p>
    <w:p>
      <w:pPr>
        <w:numPr>
          <w:ilvl w:val="2"/>
          <w:numId w:val="10"/>
        </w:numPr>
        <w:spacing w:line="360" w:lineRule="auto"/>
        <w:ind w:left="1260" w:leftChars="0" w:hanging="420" w:firstLineChars="0"/>
        <w:jc w:val="left"/>
        <w:rPr>
          <w:rFonts w:hint="default"/>
          <w:lang w:val="en-US" w:eastAsia="zh-CN"/>
        </w:rPr>
      </w:pPr>
      <w:r>
        <w:rPr>
          <w:rFonts w:hint="default"/>
          <w:lang w:val="en-US" w:eastAsia="zh-CN"/>
        </w:rPr>
        <w:t>RA（Recursion Available）：可用递归。该字段只出现在响应报文中。 1 表示服务器支持递归查询</w:t>
      </w:r>
      <w:r>
        <w:rPr>
          <w:rFonts w:hint="eastAsia"/>
          <w:lang w:val="en-US" w:eastAsia="zh-CN"/>
        </w:rPr>
        <w:t>，0</w:t>
      </w:r>
      <w:r>
        <w:rPr>
          <w:rFonts w:hint="default"/>
          <w:lang w:val="en-US" w:eastAsia="zh-CN"/>
        </w:rPr>
        <w:t>表示服务器</w:t>
      </w:r>
      <w:r>
        <w:rPr>
          <w:rFonts w:hint="eastAsia"/>
          <w:lang w:val="en-US" w:eastAsia="zh-CN"/>
        </w:rPr>
        <w:t>不</w:t>
      </w:r>
      <w:r>
        <w:rPr>
          <w:rFonts w:hint="default"/>
          <w:lang w:val="en-US" w:eastAsia="zh-CN"/>
        </w:rPr>
        <w:t>支持递归查询。</w:t>
      </w:r>
    </w:p>
    <w:p>
      <w:pPr>
        <w:numPr>
          <w:ilvl w:val="2"/>
          <w:numId w:val="10"/>
        </w:numPr>
        <w:spacing w:line="360" w:lineRule="auto"/>
        <w:ind w:left="1260" w:leftChars="0" w:hanging="420" w:firstLineChars="0"/>
        <w:jc w:val="left"/>
        <w:rPr>
          <w:rFonts w:hint="default"/>
          <w:b w:val="0"/>
          <w:bCs w:val="0"/>
          <w:sz w:val="21"/>
          <w:szCs w:val="21"/>
          <w:lang w:val="en-US" w:eastAsia="zh-CN"/>
        </w:rPr>
      </w:pPr>
      <w:r>
        <w:rPr>
          <w:rFonts w:hint="default"/>
          <w:lang w:val="en-US" w:eastAsia="zh-CN"/>
        </w:rPr>
        <w:t>Z：保留字段，在所有的请求和应答报文中，它的值必须为 0。</w:t>
      </w:r>
    </w:p>
    <w:p>
      <w:pPr>
        <w:numPr>
          <w:ilvl w:val="2"/>
          <w:numId w:val="10"/>
        </w:numPr>
        <w:spacing w:line="360" w:lineRule="auto"/>
        <w:ind w:left="1260" w:leftChars="0" w:hanging="420" w:firstLineChars="0"/>
        <w:jc w:val="left"/>
        <w:rPr>
          <w:rFonts w:hint="default"/>
          <w:b w:val="0"/>
          <w:bCs w:val="0"/>
          <w:sz w:val="21"/>
          <w:szCs w:val="21"/>
          <w:lang w:val="en-US" w:eastAsia="zh-CN"/>
        </w:rPr>
      </w:pPr>
      <w:r>
        <w:rPr>
          <w:rFonts w:hint="default"/>
          <w:lang w:val="en-US" w:eastAsia="zh-CN"/>
        </w:rPr>
        <w:t>rcode（Reply code）：返回码字段，表示响应的差错状态。</w:t>
      </w:r>
      <w:r>
        <w:rPr>
          <w:rFonts w:hint="eastAsia"/>
          <w:lang w:val="en-US" w:eastAsia="zh-CN"/>
        </w:rPr>
        <w:t>各差错状态如下图所示：</w:t>
      </w:r>
    </w:p>
    <w:tbl>
      <w:tblPr>
        <w:tblStyle w:val="4"/>
        <w:tblW w:w="0" w:type="auto"/>
        <w:tblInd w:w="9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0"/>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返回码字段</w:t>
            </w:r>
          </w:p>
        </w:tc>
        <w:tc>
          <w:tcPr>
            <w:tcW w:w="5915"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响应差错状态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0</w:t>
            </w:r>
          </w:p>
        </w:tc>
        <w:tc>
          <w:tcPr>
            <w:tcW w:w="5915"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没有错误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1</w:t>
            </w:r>
          </w:p>
        </w:tc>
        <w:tc>
          <w:tcPr>
            <w:tcW w:w="5915"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报文格式错误，服务器不能理解请求的报文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2</w:t>
            </w:r>
          </w:p>
        </w:tc>
        <w:tc>
          <w:tcPr>
            <w:tcW w:w="5915"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域名服务器失败，因为服务器的原因导致没办法处理这个请求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3</w:t>
            </w:r>
          </w:p>
        </w:tc>
        <w:tc>
          <w:tcPr>
            <w:tcW w:w="5915"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名字错误，只对权限域名服务器有意义，指解析的域名不存在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4</w:t>
            </w:r>
          </w:p>
        </w:tc>
        <w:tc>
          <w:tcPr>
            <w:tcW w:w="5915"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查询类型不支持，即域名服务器不支持查询类型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5</w:t>
            </w:r>
          </w:p>
        </w:tc>
        <w:tc>
          <w:tcPr>
            <w:tcW w:w="5915" w:type="dxa"/>
          </w:tcPr>
          <w:p>
            <w:pPr>
              <w:numPr>
                <w:ilvl w:val="0"/>
                <w:numId w:val="0"/>
              </w:numPr>
              <w:spacing w:line="360" w:lineRule="auto"/>
              <w:jc w:val="left"/>
              <w:rPr>
                <w:rFonts w:hint="default"/>
                <w:b w:val="0"/>
                <w:bCs w:val="0"/>
                <w:sz w:val="21"/>
                <w:szCs w:val="21"/>
                <w:vertAlign w:val="baseline"/>
                <w:lang w:val="en-US" w:eastAsia="zh-CN"/>
              </w:rPr>
            </w:pPr>
            <w:r>
              <w:rPr>
                <w:rFonts w:hint="eastAsia"/>
                <w:b w:val="0"/>
                <w:bCs w:val="0"/>
                <w:sz w:val="21"/>
                <w:szCs w:val="21"/>
                <w:vertAlign w:val="baseline"/>
                <w:lang w:val="en-US" w:eastAsia="zh-CN"/>
              </w:rPr>
              <w:t>拒绝，服务器由于设置的策略拒绝给出应答</w:t>
            </w:r>
          </w:p>
        </w:tc>
      </w:tr>
    </w:tbl>
    <w:p>
      <w:pPr>
        <w:numPr>
          <w:ilvl w:val="0"/>
          <w:numId w:val="0"/>
        </w:numPr>
        <w:spacing w:line="360" w:lineRule="auto"/>
        <w:jc w:val="left"/>
        <w:rPr>
          <w:rFonts w:hint="default"/>
          <w:b w:val="0"/>
          <w:bCs w:val="0"/>
          <w:sz w:val="21"/>
          <w:szCs w:val="21"/>
          <w:lang w:val="en-US" w:eastAsia="zh-CN"/>
        </w:rPr>
      </w:pPr>
    </w:p>
    <w:p>
      <w:pPr>
        <w:numPr>
          <w:ilvl w:val="1"/>
          <w:numId w:val="10"/>
        </w:numPr>
        <w:spacing w:line="360" w:lineRule="auto"/>
        <w:ind w:left="420" w:leftChars="0" w:firstLine="420" w:firstLineChars="0"/>
        <w:rPr>
          <w:rFonts w:hint="default"/>
          <w:b w:val="0"/>
          <w:bCs w:val="0"/>
          <w:sz w:val="21"/>
          <w:szCs w:val="21"/>
          <w:lang w:val="en-US" w:eastAsia="zh-CN"/>
        </w:rPr>
      </w:pPr>
      <w:r>
        <w:rPr>
          <w:rFonts w:hint="default"/>
          <w:b w:val="0"/>
          <w:bCs w:val="0"/>
          <w:sz w:val="21"/>
          <w:szCs w:val="21"/>
          <w:lang w:val="en-US" w:eastAsia="zh-CN"/>
        </w:rPr>
        <w:t>问题计数：DNS 查询请求的数目。</w:t>
      </w:r>
    </w:p>
    <w:p>
      <w:pPr>
        <w:numPr>
          <w:ilvl w:val="1"/>
          <w:numId w:val="10"/>
        </w:numPr>
        <w:spacing w:line="360" w:lineRule="auto"/>
        <w:ind w:left="420" w:leftChars="0" w:firstLine="420" w:firstLineChars="0"/>
        <w:rPr>
          <w:rFonts w:hint="default"/>
          <w:b w:val="0"/>
          <w:bCs w:val="0"/>
          <w:sz w:val="21"/>
          <w:szCs w:val="21"/>
          <w:lang w:val="en-US" w:eastAsia="zh-CN"/>
        </w:rPr>
      </w:pPr>
      <w:r>
        <w:rPr>
          <w:rFonts w:hint="default"/>
          <w:b w:val="0"/>
          <w:bCs w:val="0"/>
          <w:sz w:val="21"/>
          <w:szCs w:val="21"/>
          <w:lang w:val="en-US" w:eastAsia="zh-CN"/>
        </w:rPr>
        <w:t>回答资源记录数：DNS 响应的数目。</w:t>
      </w:r>
    </w:p>
    <w:p>
      <w:pPr>
        <w:numPr>
          <w:ilvl w:val="1"/>
          <w:numId w:val="10"/>
        </w:numPr>
        <w:spacing w:line="360" w:lineRule="auto"/>
        <w:ind w:left="420" w:leftChars="0" w:firstLine="420" w:firstLineChars="0"/>
        <w:rPr>
          <w:rFonts w:hint="default"/>
          <w:b w:val="0"/>
          <w:bCs w:val="0"/>
          <w:sz w:val="21"/>
          <w:szCs w:val="21"/>
          <w:lang w:val="en-US" w:eastAsia="zh-CN"/>
        </w:rPr>
      </w:pPr>
      <w:r>
        <w:rPr>
          <w:rFonts w:hint="default"/>
          <w:b w:val="0"/>
          <w:bCs w:val="0"/>
          <w:sz w:val="21"/>
          <w:szCs w:val="21"/>
          <w:lang w:val="en-US" w:eastAsia="zh-CN"/>
        </w:rPr>
        <w:t>权威名称服务器计数：权威名称服务器的数目。</w:t>
      </w:r>
    </w:p>
    <w:p>
      <w:pPr>
        <w:numPr>
          <w:ilvl w:val="1"/>
          <w:numId w:val="10"/>
        </w:numPr>
        <w:spacing w:line="360" w:lineRule="auto"/>
        <w:ind w:left="420" w:leftChars="0" w:firstLine="420" w:firstLineChars="0"/>
        <w:rPr>
          <w:rFonts w:hint="default"/>
          <w:b w:val="0"/>
          <w:bCs w:val="0"/>
          <w:sz w:val="21"/>
          <w:szCs w:val="21"/>
          <w:lang w:val="en-US" w:eastAsia="zh-CN"/>
        </w:rPr>
      </w:pPr>
      <w:r>
        <w:rPr>
          <w:rFonts w:hint="default"/>
          <w:b w:val="0"/>
          <w:bCs w:val="0"/>
          <w:sz w:val="21"/>
          <w:szCs w:val="21"/>
          <w:lang w:val="en-US" w:eastAsia="zh-CN"/>
        </w:rPr>
        <w:t>附加资源记录数：额外的记录数目（权威名称服务器对应 IP 地址的数目）。</w:t>
      </w:r>
    </w:p>
    <w:p>
      <w:pPr>
        <w:numPr>
          <w:ilvl w:val="0"/>
          <w:numId w:val="10"/>
        </w:numPr>
        <w:spacing w:line="360" w:lineRule="auto"/>
        <w:ind w:firstLine="420" w:firstLineChars="0"/>
        <w:rPr>
          <w:rFonts w:hint="default"/>
          <w:b w:val="0"/>
          <w:bCs w:val="0"/>
          <w:sz w:val="21"/>
          <w:szCs w:val="21"/>
          <w:lang w:val="en-US" w:eastAsia="zh-CN"/>
        </w:rPr>
      </w:pPr>
      <w:r>
        <w:rPr>
          <w:rFonts w:hint="eastAsia"/>
          <w:b w:val="0"/>
          <w:bCs w:val="0"/>
          <w:sz w:val="21"/>
          <w:szCs w:val="21"/>
          <w:lang w:val="en-US" w:eastAsia="zh-CN"/>
        </w:rPr>
        <w:t>问题部分</w:t>
      </w:r>
    </w:p>
    <w:p>
      <w:pPr>
        <w:numPr>
          <w:ilvl w:val="0"/>
          <w:numId w:val="0"/>
        </w:numPr>
        <w:spacing w:line="36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这部分指的是报文格式中的“查询问题区域（Queries）”部分。它用来表示DNS查询请求的问题，通常只有一个。它包含了查询名（被查询主机名字）、查询类型、查询类三个部分。</w:t>
      </w:r>
    </w:p>
    <w:p>
      <w:pPr>
        <w:numPr>
          <w:ilvl w:val="0"/>
          <w:numId w:val="11"/>
        </w:numPr>
        <w:spacing w:line="360" w:lineRule="auto"/>
        <w:ind w:left="840" w:leftChars="0"/>
        <w:rPr>
          <w:rFonts w:hint="default"/>
          <w:b w:val="0"/>
          <w:bCs w:val="0"/>
          <w:sz w:val="21"/>
          <w:szCs w:val="21"/>
          <w:lang w:val="en-US" w:eastAsia="zh-CN"/>
        </w:rPr>
      </w:pPr>
      <w:r>
        <w:rPr>
          <w:rFonts w:hint="eastAsia"/>
          <w:b w:val="0"/>
          <w:bCs w:val="0"/>
          <w:sz w:val="21"/>
          <w:szCs w:val="21"/>
          <w:lang w:val="en-US" w:eastAsia="zh-CN"/>
        </w:rPr>
        <w:t>查询名：要查询的域名，或IP地址，用于反向查询。</w:t>
      </w:r>
    </w:p>
    <w:p>
      <w:pPr>
        <w:numPr>
          <w:ilvl w:val="0"/>
          <w:numId w:val="11"/>
        </w:numPr>
        <w:spacing w:line="360" w:lineRule="auto"/>
        <w:ind w:left="840" w:leftChars="0"/>
        <w:rPr>
          <w:rFonts w:hint="default"/>
          <w:b w:val="0"/>
          <w:bCs w:val="0"/>
          <w:sz w:val="21"/>
          <w:szCs w:val="21"/>
          <w:lang w:val="en-US" w:eastAsia="zh-CN"/>
        </w:rPr>
      </w:pPr>
      <w:r>
        <w:rPr>
          <w:rFonts w:hint="eastAsia"/>
          <w:b w:val="0"/>
          <w:bCs w:val="0"/>
          <w:sz w:val="21"/>
          <w:szCs w:val="21"/>
          <w:lang w:val="en-US" w:eastAsia="zh-CN"/>
        </w:rPr>
        <w:t>查询类型：DNS查询请求的资源类型，主要有以下几种：</w:t>
      </w:r>
    </w:p>
    <w:p>
      <w:pPr>
        <w:numPr>
          <w:ilvl w:val="1"/>
          <w:numId w:val="11"/>
        </w:numPr>
        <w:spacing w:line="360" w:lineRule="auto"/>
        <w:ind w:left="1260" w:leftChars="0"/>
        <w:rPr>
          <w:rFonts w:hint="default"/>
          <w:b w:val="0"/>
          <w:bCs w:val="0"/>
          <w:sz w:val="21"/>
          <w:szCs w:val="21"/>
          <w:lang w:val="en-US" w:eastAsia="zh-CN"/>
        </w:rPr>
      </w:pPr>
      <w:r>
        <w:rPr>
          <w:rFonts w:hint="eastAsia"/>
          <w:b w:val="0"/>
          <w:bCs w:val="0"/>
          <w:sz w:val="21"/>
          <w:szCs w:val="21"/>
          <w:lang w:val="en-US" w:eastAsia="zh-CN"/>
        </w:rPr>
        <w:t>类型A：值是1，表示获取目标主机的IP地址。</w:t>
      </w:r>
    </w:p>
    <w:p>
      <w:pPr>
        <w:numPr>
          <w:ilvl w:val="1"/>
          <w:numId w:val="11"/>
        </w:numPr>
        <w:spacing w:line="360" w:lineRule="auto"/>
        <w:ind w:left="1260" w:leftChars="0"/>
        <w:rPr>
          <w:rFonts w:hint="default"/>
          <w:b w:val="0"/>
          <w:bCs w:val="0"/>
          <w:sz w:val="21"/>
          <w:szCs w:val="21"/>
          <w:lang w:val="en-US" w:eastAsia="zh-CN"/>
        </w:rPr>
      </w:pPr>
      <w:r>
        <w:rPr>
          <w:rFonts w:hint="default"/>
          <w:b w:val="0"/>
          <w:bCs w:val="0"/>
          <w:sz w:val="21"/>
          <w:szCs w:val="21"/>
          <w:lang w:val="en-US" w:eastAsia="zh-CN"/>
        </w:rPr>
        <w:t>类型CNAME</w:t>
      </w:r>
      <w:r>
        <w:rPr>
          <w:rFonts w:hint="eastAsia"/>
          <w:b w:val="0"/>
          <w:bCs w:val="0"/>
          <w:sz w:val="21"/>
          <w:szCs w:val="21"/>
          <w:lang w:val="en-US" w:eastAsia="zh-CN"/>
        </w:rPr>
        <w:t>：</w:t>
      </w:r>
      <w:r>
        <w:rPr>
          <w:rFonts w:hint="default"/>
          <w:b w:val="0"/>
          <w:bCs w:val="0"/>
          <w:sz w:val="21"/>
          <w:szCs w:val="21"/>
          <w:lang w:val="en-US" w:eastAsia="zh-CN"/>
        </w:rPr>
        <w:t>值是5，表示获得目标主机的别名。</w:t>
      </w:r>
    </w:p>
    <w:p>
      <w:pPr>
        <w:numPr>
          <w:ilvl w:val="1"/>
          <w:numId w:val="11"/>
        </w:numPr>
        <w:spacing w:line="360" w:lineRule="auto"/>
        <w:ind w:left="1260" w:leftChars="0"/>
        <w:rPr>
          <w:rFonts w:hint="default"/>
          <w:b w:val="0"/>
          <w:bCs w:val="0"/>
          <w:sz w:val="21"/>
          <w:szCs w:val="21"/>
          <w:lang w:val="en-US" w:eastAsia="zh-CN"/>
        </w:rPr>
      </w:pPr>
      <w:r>
        <w:rPr>
          <w:rFonts w:hint="default"/>
          <w:b w:val="0"/>
          <w:bCs w:val="0"/>
          <w:sz w:val="21"/>
          <w:szCs w:val="21"/>
          <w:lang w:val="en-US" w:eastAsia="zh-CN"/>
        </w:rPr>
        <w:t>类型PTR</w:t>
      </w:r>
      <w:r>
        <w:rPr>
          <w:rFonts w:hint="eastAsia"/>
          <w:b w:val="0"/>
          <w:bCs w:val="0"/>
          <w:sz w:val="21"/>
          <w:szCs w:val="21"/>
          <w:lang w:val="en-US" w:eastAsia="zh-CN"/>
        </w:rPr>
        <w:t>：</w:t>
      </w:r>
      <w:r>
        <w:rPr>
          <w:rFonts w:hint="default"/>
          <w:b w:val="0"/>
          <w:bCs w:val="0"/>
          <w:sz w:val="21"/>
          <w:szCs w:val="21"/>
          <w:lang w:val="en-US" w:eastAsia="zh-CN"/>
        </w:rPr>
        <w:t>值是12，表示反向查询。</w:t>
      </w:r>
    </w:p>
    <w:p>
      <w:pPr>
        <w:numPr>
          <w:ilvl w:val="0"/>
          <w:numId w:val="11"/>
        </w:numPr>
        <w:spacing w:line="360" w:lineRule="auto"/>
        <w:ind w:left="840" w:leftChars="0"/>
        <w:rPr>
          <w:rFonts w:hint="default"/>
          <w:b w:val="0"/>
          <w:bCs w:val="0"/>
          <w:sz w:val="21"/>
          <w:szCs w:val="21"/>
          <w:lang w:val="en-US" w:eastAsia="zh-CN"/>
        </w:rPr>
      </w:pPr>
      <w:r>
        <w:rPr>
          <w:rFonts w:hint="eastAsia"/>
          <w:b w:val="0"/>
          <w:bCs w:val="0"/>
          <w:sz w:val="21"/>
          <w:szCs w:val="21"/>
          <w:lang w:val="en-US" w:eastAsia="zh-CN"/>
        </w:rPr>
        <w:t>查询类：地址类型，通常为互联网地址，值为1。</w:t>
      </w:r>
    </w:p>
    <w:p>
      <w:pPr>
        <w:numPr>
          <w:ilvl w:val="0"/>
          <w:numId w:val="10"/>
        </w:numPr>
        <w:spacing w:line="360" w:lineRule="auto"/>
        <w:ind w:firstLine="420" w:firstLineChars="0"/>
        <w:rPr>
          <w:rFonts w:hint="default"/>
          <w:b w:val="0"/>
          <w:bCs w:val="0"/>
          <w:sz w:val="21"/>
          <w:szCs w:val="21"/>
          <w:lang w:val="en-US" w:eastAsia="zh-CN"/>
        </w:rPr>
      </w:pPr>
      <w:r>
        <w:rPr>
          <w:rFonts w:hint="eastAsia"/>
          <w:b w:val="0"/>
          <w:bCs w:val="0"/>
          <w:sz w:val="21"/>
          <w:szCs w:val="21"/>
          <w:lang w:val="en-US" w:eastAsia="zh-CN"/>
        </w:rPr>
        <w:t>资源记录部分</w:t>
      </w:r>
    </w:p>
    <w:p>
      <w:pPr>
        <w:numPr>
          <w:ilvl w:val="0"/>
          <w:numId w:val="0"/>
        </w:numPr>
        <w:spacing w:line="36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这部分指的是DNS报文格式中的最后三个字段，包括回答问题区域、权限域名服务器、附加信息三个部分。它采用资源记录的格式，如下图所示：</w:t>
      </w:r>
    </w:p>
    <w:p>
      <w:pPr>
        <w:numPr>
          <w:ilvl w:val="0"/>
          <w:numId w:val="0"/>
        </w:numPr>
        <w:spacing w:line="360" w:lineRule="auto"/>
        <w:jc w:val="center"/>
      </w:pPr>
      <w:r>
        <w:drawing>
          <wp:inline distT="0" distB="0" distL="114300" distR="114300">
            <wp:extent cx="5277485" cy="1559560"/>
            <wp:effectExtent l="0" t="0" r="5715" b="254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pic:cNvPicPr>
                  </pic:nvPicPr>
                  <pic:blipFill>
                    <a:blip r:embed="rId32"/>
                    <a:stretch>
                      <a:fillRect/>
                    </a:stretch>
                  </pic:blipFill>
                  <pic:spPr>
                    <a:xfrm>
                      <a:off x="0" y="0"/>
                      <a:ext cx="5277485" cy="1559560"/>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28</w:t>
      </w:r>
      <w:r>
        <w:fldChar w:fldCharType="end"/>
      </w:r>
    </w:p>
    <w:p>
      <w:pPr>
        <w:numPr>
          <w:ilvl w:val="0"/>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其中，资源记录格式各字段的含义如下：</w:t>
      </w:r>
    </w:p>
    <w:p>
      <w:pPr>
        <w:numPr>
          <w:ilvl w:val="1"/>
          <w:numId w:val="10"/>
        </w:numPr>
        <w:spacing w:line="360" w:lineRule="auto"/>
        <w:ind w:left="840" w:leftChars="0" w:hanging="420" w:firstLineChars="0"/>
        <w:rPr>
          <w:rFonts w:hint="default"/>
          <w:b w:val="0"/>
          <w:bCs w:val="0"/>
          <w:sz w:val="21"/>
          <w:szCs w:val="21"/>
          <w:lang w:val="en-US" w:eastAsia="zh-CN"/>
        </w:rPr>
      </w:pPr>
      <w:r>
        <w:rPr>
          <w:rFonts w:hint="default"/>
          <w:b w:val="0"/>
          <w:bCs w:val="0"/>
          <w:sz w:val="21"/>
          <w:szCs w:val="21"/>
          <w:lang w:val="en-US" w:eastAsia="zh-CN"/>
        </w:rPr>
        <w:t>域名：DNS 请求的域名。</w:t>
      </w:r>
    </w:p>
    <w:p>
      <w:pPr>
        <w:numPr>
          <w:ilvl w:val="1"/>
          <w:numId w:val="10"/>
        </w:numPr>
        <w:spacing w:line="360" w:lineRule="auto"/>
        <w:ind w:left="840" w:leftChars="0" w:hanging="420" w:firstLineChars="0"/>
        <w:rPr>
          <w:rFonts w:hint="default"/>
          <w:b w:val="0"/>
          <w:bCs w:val="0"/>
          <w:sz w:val="21"/>
          <w:szCs w:val="21"/>
          <w:lang w:val="en-US" w:eastAsia="zh-CN"/>
        </w:rPr>
      </w:pPr>
      <w:r>
        <w:rPr>
          <w:rFonts w:hint="eastAsia"/>
          <w:b w:val="0"/>
          <w:bCs w:val="0"/>
          <w:sz w:val="21"/>
          <w:szCs w:val="21"/>
          <w:lang w:val="en-US" w:eastAsia="zh-CN"/>
        </w:rPr>
        <w:t>资源数据</w:t>
      </w:r>
      <w:r>
        <w:rPr>
          <w:rFonts w:hint="default"/>
          <w:b w:val="0"/>
          <w:bCs w:val="0"/>
          <w:sz w:val="21"/>
          <w:szCs w:val="21"/>
          <w:lang w:val="en-US" w:eastAsia="zh-CN"/>
        </w:rPr>
        <w:t>类型</w:t>
      </w:r>
      <w:r>
        <w:rPr>
          <w:rFonts w:hint="eastAsia"/>
          <w:b w:val="0"/>
          <w:bCs w:val="0"/>
          <w:sz w:val="21"/>
          <w:szCs w:val="21"/>
          <w:lang w:val="en-US" w:eastAsia="zh-CN"/>
        </w:rPr>
        <w:t>，类型</w:t>
      </w:r>
      <w:r>
        <w:rPr>
          <w:rFonts w:hint="default"/>
          <w:b w:val="0"/>
          <w:bCs w:val="0"/>
          <w:sz w:val="21"/>
          <w:szCs w:val="21"/>
          <w:lang w:val="en-US" w:eastAsia="zh-CN"/>
        </w:rPr>
        <w:t>：与问题部分中的查询类型值是一样的。</w:t>
      </w:r>
    </w:p>
    <w:p>
      <w:pPr>
        <w:numPr>
          <w:ilvl w:val="1"/>
          <w:numId w:val="10"/>
        </w:numPr>
        <w:spacing w:line="360" w:lineRule="auto"/>
        <w:ind w:left="840" w:leftChars="0" w:hanging="420" w:firstLineChars="0"/>
        <w:rPr>
          <w:rFonts w:hint="default"/>
          <w:b w:val="0"/>
          <w:bCs w:val="0"/>
          <w:sz w:val="21"/>
          <w:szCs w:val="21"/>
          <w:lang w:val="en-US" w:eastAsia="zh-CN"/>
        </w:rPr>
      </w:pPr>
      <w:r>
        <w:rPr>
          <w:rFonts w:hint="eastAsia"/>
          <w:b w:val="0"/>
          <w:bCs w:val="0"/>
          <w:sz w:val="21"/>
          <w:szCs w:val="21"/>
          <w:lang w:val="en-US" w:eastAsia="zh-CN"/>
        </w:rPr>
        <w:t>资源数据</w:t>
      </w:r>
      <w:r>
        <w:rPr>
          <w:rFonts w:hint="default"/>
          <w:b w:val="0"/>
          <w:bCs w:val="0"/>
          <w:sz w:val="21"/>
          <w:szCs w:val="21"/>
          <w:lang w:val="en-US" w:eastAsia="zh-CN"/>
        </w:rPr>
        <w:t>类</w:t>
      </w:r>
      <w:r>
        <w:rPr>
          <w:rFonts w:hint="eastAsia"/>
          <w:b w:val="0"/>
          <w:bCs w:val="0"/>
          <w:sz w:val="21"/>
          <w:szCs w:val="21"/>
          <w:lang w:val="en-US" w:eastAsia="zh-CN"/>
        </w:rPr>
        <w:t>别，类</w:t>
      </w:r>
      <w:r>
        <w:rPr>
          <w:rFonts w:hint="default"/>
          <w:b w:val="0"/>
          <w:bCs w:val="0"/>
          <w:sz w:val="21"/>
          <w:szCs w:val="21"/>
          <w:lang w:val="en-US" w:eastAsia="zh-CN"/>
        </w:rPr>
        <w:t>：地址类型，与问题部分中的查询类值是一样的。</w:t>
      </w:r>
    </w:p>
    <w:p>
      <w:pPr>
        <w:numPr>
          <w:ilvl w:val="1"/>
          <w:numId w:val="10"/>
        </w:numPr>
        <w:spacing w:line="360" w:lineRule="auto"/>
        <w:ind w:left="840" w:leftChars="0" w:hanging="420" w:firstLineChars="0"/>
        <w:rPr>
          <w:rFonts w:hint="default"/>
          <w:b w:val="0"/>
          <w:bCs w:val="0"/>
          <w:sz w:val="21"/>
          <w:szCs w:val="21"/>
          <w:lang w:val="en-US" w:eastAsia="zh-CN"/>
        </w:rPr>
      </w:pPr>
      <w:r>
        <w:rPr>
          <w:rFonts w:hint="default"/>
          <w:b w:val="0"/>
          <w:bCs w:val="0"/>
          <w:sz w:val="21"/>
          <w:szCs w:val="21"/>
          <w:lang w:val="en-US" w:eastAsia="zh-CN"/>
        </w:rPr>
        <w:t>生存时间</w:t>
      </w:r>
      <w:r>
        <w:rPr>
          <w:rFonts w:hint="eastAsia"/>
          <w:b w:val="0"/>
          <w:bCs w:val="0"/>
          <w:sz w:val="21"/>
          <w:szCs w:val="21"/>
          <w:lang w:val="en-US" w:eastAsia="zh-CN"/>
        </w:rPr>
        <w:t>：</w:t>
      </w:r>
      <w:r>
        <w:rPr>
          <w:rFonts w:hint="default"/>
          <w:b w:val="0"/>
          <w:bCs w:val="0"/>
          <w:sz w:val="21"/>
          <w:szCs w:val="21"/>
          <w:lang w:val="en-US" w:eastAsia="zh-CN"/>
        </w:rPr>
        <w:t>资源记录的生命周期，一般用于当地址解析程序取出资源记录后决定保存及使用缓存数据的时间</w:t>
      </w:r>
      <w:r>
        <w:rPr>
          <w:rFonts w:hint="eastAsia"/>
          <w:b w:val="0"/>
          <w:bCs w:val="0"/>
          <w:sz w:val="21"/>
          <w:szCs w:val="21"/>
          <w:lang w:val="en-US" w:eastAsia="zh-CN"/>
        </w:rPr>
        <w:t>。</w:t>
      </w:r>
    </w:p>
    <w:p>
      <w:pPr>
        <w:numPr>
          <w:ilvl w:val="1"/>
          <w:numId w:val="10"/>
        </w:numPr>
        <w:spacing w:line="360" w:lineRule="auto"/>
        <w:ind w:left="840" w:leftChars="0" w:hanging="420" w:firstLineChars="0"/>
        <w:rPr>
          <w:rFonts w:hint="default"/>
          <w:b w:val="0"/>
          <w:bCs w:val="0"/>
          <w:sz w:val="21"/>
          <w:szCs w:val="21"/>
          <w:lang w:val="en-US" w:eastAsia="zh-CN"/>
        </w:rPr>
      </w:pPr>
      <w:r>
        <w:rPr>
          <w:rFonts w:hint="default"/>
          <w:b w:val="0"/>
          <w:bCs w:val="0"/>
          <w:sz w:val="21"/>
          <w:szCs w:val="21"/>
          <w:lang w:val="en-US" w:eastAsia="zh-CN"/>
        </w:rPr>
        <w:t>资源数据长度：资源数据的长度。</w:t>
      </w:r>
    </w:p>
    <w:p>
      <w:pPr>
        <w:numPr>
          <w:ilvl w:val="1"/>
          <w:numId w:val="10"/>
        </w:numPr>
        <w:spacing w:line="360" w:lineRule="auto"/>
        <w:ind w:left="840" w:leftChars="0" w:hanging="420" w:firstLineChars="0"/>
        <w:rPr>
          <w:rFonts w:hint="eastAsia"/>
          <w:b w:val="0"/>
          <w:bCs w:val="0"/>
          <w:sz w:val="21"/>
          <w:szCs w:val="21"/>
          <w:lang w:val="en-US" w:eastAsia="zh-CN"/>
        </w:rPr>
      </w:pPr>
      <w:r>
        <w:rPr>
          <w:rFonts w:hint="default"/>
          <w:b w:val="0"/>
          <w:bCs w:val="0"/>
          <w:sz w:val="21"/>
          <w:szCs w:val="21"/>
          <w:lang w:val="en-US" w:eastAsia="zh-CN"/>
        </w:rPr>
        <w:t>资源数据：表示按查询段要求返回的相关资源记录的数据。</w:t>
      </w:r>
    </w:p>
    <w:p>
      <w:pPr>
        <w:numPr>
          <w:ilvl w:val="0"/>
          <w:numId w:val="0"/>
        </w:numPr>
        <w:spacing w:line="360" w:lineRule="auto"/>
        <w:ind w:firstLine="420" w:firstLineChars="0"/>
        <w:rPr>
          <w:rFonts w:hint="default"/>
          <w:b/>
          <w:bCs/>
          <w:sz w:val="21"/>
          <w:szCs w:val="21"/>
          <w:lang w:val="en-US" w:eastAsia="zh-CN"/>
        </w:rPr>
      </w:pPr>
      <w:r>
        <w:rPr>
          <w:rFonts w:hint="eastAsia"/>
          <w:b/>
          <w:bCs/>
          <w:sz w:val="21"/>
          <w:szCs w:val="21"/>
          <w:lang w:val="en-US" w:eastAsia="zh-CN"/>
        </w:rPr>
        <w:t>分析DNS请求包</w:t>
      </w:r>
    </w:p>
    <w:p>
      <w:pPr>
        <w:numPr>
          <w:ilvl w:val="0"/>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双击DNS请求包，具体内容如下图所示：</w:t>
      </w:r>
    </w:p>
    <w:p>
      <w:pPr>
        <w:numPr>
          <w:ilvl w:val="0"/>
          <w:numId w:val="0"/>
        </w:numPr>
        <w:spacing w:line="360" w:lineRule="auto"/>
        <w:ind w:firstLine="420" w:firstLineChars="0"/>
        <w:jc w:val="center"/>
        <w:rPr>
          <w:rFonts w:hint="eastAsia"/>
          <w:b w:val="0"/>
          <w:bCs w:val="0"/>
          <w:sz w:val="21"/>
          <w:szCs w:val="21"/>
          <w:lang w:val="en-US" w:eastAsia="zh-CN"/>
        </w:rPr>
      </w:pPr>
    </w:p>
    <w:p>
      <w:pPr>
        <w:numPr>
          <w:ilvl w:val="0"/>
          <w:numId w:val="0"/>
        </w:numPr>
        <w:spacing w:line="360" w:lineRule="auto"/>
        <w:jc w:val="center"/>
        <w:rPr>
          <w:rFonts w:hint="default"/>
          <w:b w:val="0"/>
          <w:bCs w:val="0"/>
          <w:sz w:val="21"/>
          <w:szCs w:val="21"/>
          <w:lang w:val="en-US" w:eastAsia="zh-CN"/>
        </w:rPr>
      </w:pPr>
      <w:r>
        <w:rPr>
          <w:sz w:val="21"/>
        </w:rPr>
        <mc:AlternateContent>
          <mc:Choice Requires="wps">
            <w:drawing>
              <wp:anchor distT="0" distB="0" distL="114300" distR="114300" simplePos="0" relativeHeight="251796480" behindDoc="0" locked="0" layoutInCell="1" allowOverlap="1">
                <wp:simplePos x="0" y="0"/>
                <wp:positionH relativeFrom="column">
                  <wp:posOffset>1198880</wp:posOffset>
                </wp:positionH>
                <wp:positionV relativeFrom="paragraph">
                  <wp:posOffset>2666365</wp:posOffset>
                </wp:positionV>
                <wp:extent cx="1055370" cy="264160"/>
                <wp:effectExtent l="0" t="0" r="0" b="0"/>
                <wp:wrapNone/>
                <wp:docPr id="165" name="文本框 165"/>
                <wp:cNvGraphicFramePr/>
                <a:graphic xmlns:a="http://schemas.openxmlformats.org/drawingml/2006/main">
                  <a:graphicData uri="http://schemas.microsoft.com/office/word/2010/wordprocessingShape">
                    <wps:wsp>
                      <wps:cNvSpPr txBox="1"/>
                      <wps:spPr>
                        <a:xfrm>
                          <a:off x="0" y="0"/>
                          <a:ext cx="105537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对应响应包的帧数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4pt;margin-top:209.95pt;height:20.8pt;width:83.1pt;z-index:251796480;mso-width-relative:page;mso-height-relative:page;" filled="f" stroked="f" coordsize="21600,21600" o:gfxdata="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YQARtsAAAALAQAADwAAAAAAAAABACAAAAAiAAAA&#10;ZHJzL2Rvd25yZXYueG1sUEsBAhQAFAAAAAgAh07iQB2IHvM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对应响应包的帧数</w:t>
                      </w:r>
                    </w:p>
                  </w:txbxContent>
                </v:textbox>
              </v:shape>
            </w:pict>
          </mc:Fallback>
        </mc:AlternateContent>
      </w:r>
      <w:r>
        <w:rPr>
          <w:sz w:val="21"/>
        </w:rPr>
        <mc:AlternateContent>
          <mc:Choice Requires="wps">
            <w:drawing>
              <wp:anchor distT="0" distB="0" distL="114300" distR="114300" simplePos="0" relativeHeight="251800576" behindDoc="0" locked="0" layoutInCell="1" allowOverlap="1">
                <wp:simplePos x="0" y="0"/>
                <wp:positionH relativeFrom="column">
                  <wp:posOffset>1519555</wp:posOffset>
                </wp:positionH>
                <wp:positionV relativeFrom="paragraph">
                  <wp:posOffset>2528570</wp:posOffset>
                </wp:positionV>
                <wp:extent cx="1866265" cy="264160"/>
                <wp:effectExtent l="0" t="0" r="0" b="0"/>
                <wp:wrapNone/>
                <wp:docPr id="164" name="文本框 164"/>
                <wp:cNvGraphicFramePr/>
                <a:graphic xmlns:a="http://schemas.openxmlformats.org/drawingml/2006/main">
                  <a:graphicData uri="http://schemas.microsoft.com/office/word/2010/wordprocessingShape">
                    <wps:wsp>
                      <wps:cNvSpPr txBox="1"/>
                      <wps:spPr>
                        <a:xfrm>
                          <a:off x="0" y="0"/>
                          <a:ext cx="1866265"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查询类，这里为互联网地址IN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65pt;margin-top:199.1pt;height:20.8pt;width:146.95pt;z-index:251800576;mso-width-relative:page;mso-height-relative:page;" filled="f" stroked="f" coordsize="21600,21600" o:gfxdata="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nyVov2gAAAAsBAAAPAAAAAAAAAAEAIAAAACIAAABk&#10;cnMvZG93bnJldi54bWxQSwECFAAUAAAACACHTuJA8vtIUT0CAABq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查询类，这里为互联网地址IN</w:t>
                      </w:r>
                    </w:p>
                  </w:txbxContent>
                </v:textbox>
              </v:shape>
            </w:pict>
          </mc:Fallback>
        </mc:AlternateContent>
      </w:r>
      <w:r>
        <w:rPr>
          <w:sz w:val="21"/>
        </w:rPr>
        <mc:AlternateContent>
          <mc:Choice Requires="wps">
            <w:drawing>
              <wp:anchor distT="0" distB="0" distL="114300" distR="114300" simplePos="0" relativeHeight="251804672" behindDoc="0" locked="0" layoutInCell="1" allowOverlap="1">
                <wp:simplePos x="0" y="0"/>
                <wp:positionH relativeFrom="column">
                  <wp:posOffset>1974215</wp:posOffset>
                </wp:positionH>
                <wp:positionV relativeFrom="paragraph">
                  <wp:posOffset>2383790</wp:posOffset>
                </wp:positionV>
                <wp:extent cx="1866265" cy="26416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1866265"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查询类型，获取目标主机的IP地址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45pt;margin-top:187.7pt;height:20.8pt;width:146.95pt;z-index:251804672;mso-width-relative:page;mso-height-relative:page;" filled="f" stroked="f" coordsize="21600,21600" o:gfxdata="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c4vhfcAAAACwEAAA8AAAAAAAAAAQAgAAAAIgAA&#10;AGRycy9kb3ducmV2LnhtbFBLAQIUABQAAAAIAIdO4kCOQRUePQIAAGoEAAAOAAAAAAAAAAEAIAAA&#10;ACs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查询类型，获取目标主机的IP地址</w:t>
                      </w:r>
                    </w:p>
                  </w:txbxContent>
                </v:textbox>
              </v:shape>
            </w:pict>
          </mc:Fallback>
        </mc:AlternateContent>
      </w:r>
      <w:r>
        <w:rPr>
          <w:sz w:val="21"/>
        </w:rPr>
        <mc:AlternateContent>
          <mc:Choice Requires="wps">
            <w:drawing>
              <wp:anchor distT="0" distB="0" distL="114300" distR="114300" simplePos="0" relativeHeight="251808768" behindDoc="0" locked="0" layoutInCell="1" allowOverlap="1">
                <wp:simplePos x="0" y="0"/>
                <wp:positionH relativeFrom="column">
                  <wp:posOffset>1546225</wp:posOffset>
                </wp:positionH>
                <wp:positionV relativeFrom="paragraph">
                  <wp:posOffset>1991995</wp:posOffset>
                </wp:positionV>
                <wp:extent cx="1569720" cy="264160"/>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156972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查询名，这里为请求域名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75pt;margin-top:156.85pt;height:20.8pt;width:123.6pt;z-index:251808768;mso-width-relative:page;mso-height-relative:page;" filled="f" stroked="f" coordsize="21600,21600" o:gfxdata="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mcr1g2wAAAAsBAAAPAAAAAAAAAAEAIAAAACIAAABk&#10;cnMvZG93bnJldi54bWxQSwECFAAUAAAACACHTuJACk4GED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查询名，这里为请求域名</w:t>
                      </w:r>
                    </w:p>
                  </w:txbxContent>
                </v:textbox>
              </v:shape>
            </w:pict>
          </mc:Fallback>
        </mc:AlternateContent>
      </w:r>
      <w:r>
        <w:rPr>
          <w:sz w:val="21"/>
        </w:rPr>
        <mc:AlternateContent>
          <mc:Choice Requires="wps">
            <w:drawing>
              <wp:anchor distT="0" distB="0" distL="114300" distR="114300" simplePos="0" relativeHeight="251812864" behindDoc="0" locked="0" layoutInCell="1" allowOverlap="1">
                <wp:simplePos x="0" y="0"/>
                <wp:positionH relativeFrom="column">
                  <wp:posOffset>1139825</wp:posOffset>
                </wp:positionH>
                <wp:positionV relativeFrom="paragraph">
                  <wp:posOffset>1578610</wp:posOffset>
                </wp:positionV>
                <wp:extent cx="1569720" cy="264160"/>
                <wp:effectExtent l="0" t="0" r="0" b="0"/>
                <wp:wrapNone/>
                <wp:docPr id="161" name="文本框 161"/>
                <wp:cNvGraphicFramePr/>
                <a:graphic xmlns:a="http://schemas.openxmlformats.org/drawingml/2006/main">
                  <a:graphicData uri="http://schemas.microsoft.com/office/word/2010/wordprocessingShape">
                    <wps:wsp>
                      <wps:cNvSpPr txBox="1"/>
                      <wps:spPr>
                        <a:xfrm>
                          <a:off x="0" y="0"/>
                          <a:ext cx="156972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附加资源记录数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75pt;margin-top:124.3pt;height:20.8pt;width:123.6pt;z-index:251812864;mso-width-relative:page;mso-height-relative:page;" filled="f" stroked="f" coordsize="21600,21600" o:gfxdata="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5/zII3AAAAAsBAAAPAAAAAAAAAAEAIAAAACIAAABk&#10;cnMvZG93bnJldi54bWxQSwECFAAUAAAACACHTuJA/WA3fjsCAABqBAAADgAAAAAAAAABACAAAAAr&#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附加资源记录数</w:t>
                      </w:r>
                    </w:p>
                  </w:txbxContent>
                </v:textbox>
              </v:shape>
            </w:pict>
          </mc:Fallback>
        </mc:AlternateContent>
      </w:r>
      <w:r>
        <w:rPr>
          <w:sz w:val="21"/>
        </w:rPr>
        <mc:AlternateContent>
          <mc:Choice Requires="wps">
            <w:drawing>
              <wp:anchor distT="0" distB="0" distL="114300" distR="114300" simplePos="0" relativeHeight="251817984" behindDoc="0" locked="0" layoutInCell="1" allowOverlap="1">
                <wp:simplePos x="0" y="0"/>
                <wp:positionH relativeFrom="column">
                  <wp:posOffset>1121410</wp:posOffset>
                </wp:positionH>
                <wp:positionV relativeFrom="paragraph">
                  <wp:posOffset>1447165</wp:posOffset>
                </wp:positionV>
                <wp:extent cx="1569720" cy="26416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156972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授权资源记录数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3pt;margin-top:113.95pt;height:20.8pt;width:123.6pt;z-index:251817984;mso-width-relative:page;mso-height-relative:page;" filled="f" stroked="f" coordsize="21600,21600" o:gfxdata="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4fuRtsAAAALAQAADwAAAAAAAAABACAAAAAiAAAAZHJz&#10;L2Rvd25yZXYueG1sUEsBAhQAFAAAAAgAh07iQG+HCO06AgAAagQAAA4AAAAAAAAAAQAgAAAAKgEA&#10;AGRycy9lMm9Eb2MueG1sUEsFBgAAAAAGAAYAWQEAANY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授权资源记录数</w:t>
                      </w:r>
                    </w:p>
                  </w:txbxContent>
                </v:textbox>
              </v:shape>
            </w:pict>
          </mc:Fallback>
        </mc:AlternateContent>
      </w:r>
      <w:r>
        <w:drawing>
          <wp:inline distT="0" distB="0" distL="114300" distR="114300">
            <wp:extent cx="5273675" cy="2865120"/>
            <wp:effectExtent l="0" t="0" r="9525" b="5080"/>
            <wp:docPr id="1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
                    <pic:cNvPicPr>
                      <a:picLocks noChangeAspect="1"/>
                    </pic:cNvPicPr>
                  </pic:nvPicPr>
                  <pic:blipFill>
                    <a:blip r:embed="rId33"/>
                    <a:stretch>
                      <a:fillRect/>
                    </a:stretch>
                  </pic:blipFill>
                  <pic:spPr>
                    <a:xfrm>
                      <a:off x="0" y="0"/>
                      <a:ext cx="5273675" cy="2865120"/>
                    </a:xfrm>
                    <a:prstGeom prst="rect">
                      <a:avLst/>
                    </a:prstGeom>
                    <a:noFill/>
                    <a:ln>
                      <a:noFill/>
                    </a:ln>
                  </pic:spPr>
                </pic:pic>
              </a:graphicData>
            </a:graphic>
          </wp:inline>
        </w:drawing>
      </w:r>
      <w:r>
        <w:rPr>
          <w:sz w:val="21"/>
        </w:rPr>
        <mc:AlternateContent>
          <mc:Choice Requires="wps">
            <w:drawing>
              <wp:anchor distT="0" distB="0" distL="114300" distR="114300" simplePos="0" relativeHeight="251824128" behindDoc="0" locked="0" layoutInCell="1" allowOverlap="1">
                <wp:simplePos x="0" y="0"/>
                <wp:positionH relativeFrom="column">
                  <wp:posOffset>969010</wp:posOffset>
                </wp:positionH>
                <wp:positionV relativeFrom="paragraph">
                  <wp:posOffset>1323340</wp:posOffset>
                </wp:positionV>
                <wp:extent cx="1569720" cy="26416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156972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回答资源计数，没有DNS响应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3pt;margin-top:104.2pt;height:20.8pt;width:123.6pt;z-index:251824128;mso-width-relative:page;mso-height-relative:page;" filled="f" stroked="f" coordsize="21600,21600" o:gfxdata="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&#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dva3M2wAAAAsBAAAPAAAAAAAAAAEAIAAAACIAAABk&#10;cnMvZG93bnJldi54bWxQSwECFAAUAAAACACHTuJAeh9ZHz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回答资源计数，没有DNS响应</w:t>
                      </w:r>
                    </w:p>
                  </w:txbxContent>
                </v:textbox>
              </v:shape>
            </w:pict>
          </mc:Fallback>
        </mc:AlternateContent>
      </w:r>
      <w:r>
        <w:rPr>
          <w:sz w:val="21"/>
        </w:rPr>
        <mc:AlternateContent>
          <mc:Choice Requires="wps">
            <w:drawing>
              <wp:anchor distT="0" distB="0" distL="114300" distR="114300" simplePos="0" relativeHeight="251828224" behindDoc="0" locked="0" layoutInCell="1" allowOverlap="1">
                <wp:simplePos x="0" y="0"/>
                <wp:positionH relativeFrom="column">
                  <wp:posOffset>880110</wp:posOffset>
                </wp:positionH>
                <wp:positionV relativeFrom="paragraph">
                  <wp:posOffset>1184910</wp:posOffset>
                </wp:positionV>
                <wp:extent cx="1401445" cy="26416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1401445"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问题计数，有1个查询请求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3pt;margin-top:93.3pt;height:20.8pt;width:110.35pt;z-index:251828224;mso-width-relative:page;mso-height-relative:page;" filled="f" stroked="f" coordsize="21600,21600" o:gfxdata="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Iia7doAAAALAQAADwAAAAAAAAABACAAAAAiAAAAZHJz&#10;L2Rvd25yZXYueG1sUEsBAhQAFAAAAAgAh07iQADvXMI7AgAAagQAAA4AAAAAAAAAAQAgAAAAKQEA&#10;AGRycy9lMm9Eb2MueG1sUEsFBgAAAAAGAAYAWQEAANY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问题计数，有1个查询请求</w:t>
                      </w:r>
                    </w:p>
                  </w:txbxContent>
                </v:textbox>
              </v:shape>
            </w:pict>
          </mc:Fallback>
        </mc:AlternateContent>
      </w:r>
      <w:r>
        <w:rPr>
          <w:sz w:val="21"/>
        </w:rPr>
        <mc:AlternateContent>
          <mc:Choice Requires="wps">
            <w:drawing>
              <wp:anchor distT="0" distB="0" distL="114300" distR="114300" simplePos="0" relativeHeight="251828224" behindDoc="0" locked="0" layoutInCell="1" allowOverlap="1">
                <wp:simplePos x="0" y="0"/>
                <wp:positionH relativeFrom="column">
                  <wp:posOffset>3589020</wp:posOffset>
                </wp:positionH>
                <wp:positionV relativeFrom="paragraph">
                  <wp:posOffset>1043940</wp:posOffset>
                </wp:positionV>
                <wp:extent cx="825500" cy="264160"/>
                <wp:effectExtent l="0" t="0" r="0" b="0"/>
                <wp:wrapNone/>
                <wp:docPr id="157" name="文本框 157"/>
                <wp:cNvGraphicFramePr/>
                <a:graphic xmlns:a="http://schemas.openxmlformats.org/drawingml/2006/main">
                  <a:graphicData uri="http://schemas.microsoft.com/office/word/2010/wordprocessingShape">
                    <wps:wsp>
                      <wps:cNvSpPr txBox="1"/>
                      <wps:spPr>
                        <a:xfrm>
                          <a:off x="0" y="0"/>
                          <a:ext cx="82550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6pt;margin-top:82.2pt;height:20.8pt;width:65pt;z-index:251828224;mso-width-relative:page;mso-height-relative:page;" filled="f" stroked="f" coordsize="21600,21600" o:gfxdata="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wzhStsAAAALAQAADwAAAAAAAAABACAAAAAiAAAA&#10;ZHJzL2Rvd25yZXYueG1sUEsBAhQAFAAAAAgAh07iQDupaOg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p>
                  </w:txbxContent>
                </v:textbox>
              </v:shape>
            </w:pict>
          </mc:Fallback>
        </mc:AlternateContent>
      </w:r>
      <w:r>
        <w:rPr>
          <w:sz w:val="21"/>
        </w:rPr>
        <mc:AlternateContent>
          <mc:Choice Requires="wps">
            <w:drawing>
              <wp:anchor distT="0" distB="0" distL="114300" distR="114300" simplePos="0" relativeHeight="251834368" behindDoc="0" locked="0" layoutInCell="1" allowOverlap="1">
                <wp:simplePos x="0" y="0"/>
                <wp:positionH relativeFrom="column">
                  <wp:posOffset>2435225</wp:posOffset>
                </wp:positionH>
                <wp:positionV relativeFrom="paragraph">
                  <wp:posOffset>919480</wp:posOffset>
                </wp:positionV>
                <wp:extent cx="1000760" cy="26416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100076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保留位，必须为0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75pt;margin-top:72.4pt;height:20.8pt;width:78.8pt;z-index:251834368;mso-width-relative:page;mso-height-relative:page;" filled="f" stroked="f" coordsize="21600,21600" o:gfxdata="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p56wXbAAAACwEAAA8AAAAAAAAAAQAgAAAAIgAAAGRy&#10;cy9kb3ducmV2LnhtbFBLAQIUABQAAAAIAIdO4kDDxBygOwIAAGoEAAAOAAAAAAAAAAEAIAAAACo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保留位，必须为0</w:t>
                      </w:r>
                    </w:p>
                  </w:txbxContent>
                </v:textbox>
              </v:shape>
            </w:pict>
          </mc:Fallback>
        </mc:AlternateContent>
      </w:r>
      <w:r>
        <w:rPr>
          <w:sz w:val="21"/>
        </w:rPr>
        <mc:AlternateContent>
          <mc:Choice Requires="wps">
            <w:drawing>
              <wp:anchor distT="0" distB="0" distL="114300" distR="114300" simplePos="0" relativeHeight="251784192" behindDoc="0" locked="0" layoutInCell="1" allowOverlap="1">
                <wp:simplePos x="0" y="0"/>
                <wp:positionH relativeFrom="column">
                  <wp:posOffset>3764280</wp:posOffset>
                </wp:positionH>
                <wp:positionV relativeFrom="paragraph">
                  <wp:posOffset>774700</wp:posOffset>
                </wp:positionV>
                <wp:extent cx="825500" cy="26416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82550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递归查询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4pt;margin-top:61pt;height:20.8pt;width:65pt;z-index:251784192;mso-width-relative:page;mso-height-relative:page;" filled="f" stroked="f" coordsize="21600,21600" o:gfxdata="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n5d2gAAAAsBAAAPAAAAAAAAAAEAIAAAACIAAABk&#10;cnMvZG93bnJldi54bWxQSwECFAAUAAAACACHTuJAIbZYhD0CAABp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递归查询</w:t>
                      </w:r>
                    </w:p>
                  </w:txbxContent>
                </v:textbox>
              </v:shape>
            </w:pict>
          </mc:Fallback>
        </mc:AlternateContent>
      </w:r>
      <w:r>
        <w:rPr>
          <w:sz w:val="21"/>
        </w:rPr>
        <mc:AlternateContent>
          <mc:Choice Requires="wps">
            <w:drawing>
              <wp:anchor distT="0" distB="0" distL="114300" distR="114300" simplePos="0" relativeHeight="251786240" behindDoc="0" locked="0" layoutInCell="1" allowOverlap="1">
                <wp:simplePos x="0" y="0"/>
                <wp:positionH relativeFrom="column">
                  <wp:posOffset>3491865</wp:posOffset>
                </wp:positionH>
                <wp:positionV relativeFrom="paragraph">
                  <wp:posOffset>643255</wp:posOffset>
                </wp:positionV>
                <wp:extent cx="825500" cy="26416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82550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没有被截断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95pt;margin-top:50.65pt;height:20.8pt;width:65pt;z-index:251786240;mso-width-relative:page;mso-height-relative:page;" filled="f" stroked="f" coordsize="21600,21600" o:gfxdata="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EBcGNsAAAALAQAADwAAAAAAAAABACAAAAAiAAAA&#10;ZHJzL2Rvd25yZXYueG1sUEsBAhQAFAAAAAgAh07iQKy5QLI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没有被截断</w:t>
                      </w:r>
                    </w:p>
                  </w:txbxContent>
                </v:textbox>
              </v:shape>
            </w:pict>
          </mc:Fallback>
        </mc:AlternateContent>
      </w:r>
      <w:r>
        <w:rPr>
          <w:sz w:val="21"/>
        </w:rPr>
        <mc:AlternateContent>
          <mc:Choice Requires="wps">
            <w:drawing>
              <wp:anchor distT="0" distB="0" distL="114300" distR="114300" simplePos="0" relativeHeight="251785216" behindDoc="0" locked="0" layoutInCell="1" allowOverlap="1">
                <wp:simplePos x="0" y="0"/>
                <wp:positionH relativeFrom="column">
                  <wp:posOffset>2965450</wp:posOffset>
                </wp:positionH>
                <wp:positionV relativeFrom="paragraph">
                  <wp:posOffset>504825</wp:posOffset>
                </wp:positionV>
                <wp:extent cx="995045" cy="26416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995045"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操作码，标准查询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5pt;margin-top:39.75pt;height:20.8pt;width:78.35pt;z-index:251785216;mso-width-relative:page;mso-height-relative:page;" filled="f" stroked="f" coordsize="21600,21600" o:gfxdata="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hn8xl3AAAAAoBAAAPAAAAAAAAAAEAIAAAACIA&#10;AABkcnMvZG93bnJldi54bWxQSwECFAAUAAAACACHTuJAKxl5gT4CAABpBAAADgAAAAAAAAABACAA&#10;AAAr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操作码，标准查询</w:t>
                      </w:r>
                    </w:p>
                  </w:txbxContent>
                </v:textbox>
              </v:shape>
            </w:pict>
          </mc:Fallback>
        </mc:AlternateContent>
      </w:r>
      <w:r>
        <w:rPr>
          <w:sz w:val="21"/>
        </w:rPr>
        <mc:AlternateContent>
          <mc:Choice Requires="wps">
            <w:drawing>
              <wp:anchor distT="0" distB="0" distL="114300" distR="114300" simplePos="0" relativeHeight="251767808" behindDoc="0" locked="0" layoutInCell="1" allowOverlap="1">
                <wp:simplePos x="0" y="0"/>
                <wp:positionH relativeFrom="column">
                  <wp:posOffset>3208020</wp:posOffset>
                </wp:positionH>
                <wp:positionV relativeFrom="paragraph">
                  <wp:posOffset>359410</wp:posOffset>
                </wp:positionV>
                <wp:extent cx="840105" cy="264160"/>
                <wp:effectExtent l="0" t="0" r="0" b="0"/>
                <wp:wrapNone/>
                <wp:docPr id="152" name="文本框 152"/>
                <wp:cNvGraphicFramePr/>
                <a:graphic xmlns:a="http://schemas.openxmlformats.org/drawingml/2006/main">
                  <a:graphicData uri="http://schemas.microsoft.com/office/word/2010/wordprocessingShape">
                    <wps:wsp>
                      <wps:cNvSpPr txBox="1"/>
                      <wps:spPr>
                        <a:xfrm>
                          <a:off x="0" y="0"/>
                          <a:ext cx="840105"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Q/R，查询请求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6pt;margin-top:28.3pt;height:20.8pt;width:66.15pt;z-index:251767808;mso-width-relative:page;mso-height-relative:page;" filled="f" stroked="f" coordsize="21600,21600" o:gfxdata="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&#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U4Hwk2gAAAAkBAAAPAAAAAAAAAAEAIAAAACIAAABk&#10;cnMvZG93bnJldi54bWxQSwECFAAUAAAACACHTuJAikpSTj0CAABp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Q/R，查询请求</w:t>
                      </w:r>
                    </w:p>
                  </w:txbxContent>
                </v:textbox>
              </v:shape>
            </w:pict>
          </mc:Fallback>
        </mc:AlternateContent>
      </w:r>
      <w:r>
        <w:rPr>
          <w:sz w:val="21"/>
        </w:rPr>
        <mc:AlternateContent>
          <mc:Choice Requires="wps">
            <w:drawing>
              <wp:anchor distT="0" distB="0" distL="114300" distR="114300" simplePos="0" relativeHeight="251774976" behindDoc="0" locked="0" layoutInCell="1" allowOverlap="1">
                <wp:simplePos x="0" y="0"/>
                <wp:positionH relativeFrom="column">
                  <wp:posOffset>1489710</wp:posOffset>
                </wp:positionH>
                <wp:positionV relativeFrom="paragraph">
                  <wp:posOffset>100965</wp:posOffset>
                </wp:positionV>
                <wp:extent cx="543560" cy="264160"/>
                <wp:effectExtent l="0" t="0" r="0" b="0"/>
                <wp:wrapNone/>
                <wp:docPr id="151" name="文本框 151"/>
                <wp:cNvGraphicFramePr/>
                <a:graphic xmlns:a="http://schemas.openxmlformats.org/drawingml/2006/main">
                  <a:graphicData uri="http://schemas.microsoft.com/office/word/2010/wordprocessingShape">
                    <wps:wsp>
                      <wps:cNvSpPr txBox="1"/>
                      <wps:spPr>
                        <a:xfrm>
                          <a:off x="0" y="0"/>
                          <a:ext cx="54356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事务ID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3pt;margin-top:7.95pt;height:20.8pt;width:42.8pt;z-index:251774976;mso-width-relative:page;mso-height-relative:page;" filled="f" stroked="f" coordsize="21600,21600" o:gfxdata="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NFl0+2gAAAAkBAAAPAAAAAAAAAAEAIAAAACIAAABkcnMv&#10;ZG93bnJldi54bWxQSwECFAAUAAAACACHTuJAWL6BxjoCAABpBAAADgAAAAAAAAABACAAAAApAQAA&#10;ZHJzL2Uyb0RvYy54bWxQSwUGAAAAAAYABgBZAQAA1Q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事务ID</w:t>
                      </w:r>
                    </w:p>
                  </w:txbxContent>
                </v:textbox>
              </v:shape>
            </w:pict>
          </mc:Fallback>
        </mc:AlternateContent>
      </w:r>
      <w:r>
        <w:rPr>
          <w:sz w:val="21"/>
        </w:rPr>
        <mc:AlternateContent>
          <mc:Choice Requires="wps">
            <w:drawing>
              <wp:anchor distT="0" distB="0" distL="114300" distR="114300" simplePos="0" relativeHeight="251783168" behindDoc="0" locked="0" layoutInCell="1" allowOverlap="1">
                <wp:simplePos x="0" y="0"/>
                <wp:positionH relativeFrom="column">
                  <wp:posOffset>1781810</wp:posOffset>
                </wp:positionH>
                <wp:positionV relativeFrom="paragraph">
                  <wp:posOffset>266065</wp:posOffset>
                </wp:positionV>
                <wp:extent cx="543560" cy="264160"/>
                <wp:effectExtent l="0" t="0" r="0" b="0"/>
                <wp:wrapNone/>
                <wp:docPr id="150" name="文本框 150"/>
                <wp:cNvGraphicFramePr/>
                <a:graphic xmlns:a="http://schemas.openxmlformats.org/drawingml/2006/main">
                  <a:graphicData uri="http://schemas.microsoft.com/office/word/2010/wordprocessingShape">
                    <wps:wsp>
                      <wps:cNvSpPr txBox="1"/>
                      <wps:spPr>
                        <a:xfrm>
                          <a:off x="3021965" y="6032500"/>
                          <a:ext cx="54356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标志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3pt;margin-top:20.95pt;height:20.8pt;width:42.8pt;z-index:251783168;mso-width-relative:page;mso-height-relative:page;" filled="f" stroked="f" coordsize="21600,21600" o:gfxdata="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Ke5xnbAAAACQEAAA8AAAAAAAAAAQAg&#10;AAAAIgAAAGRycy9kb3ducmV2LnhtbFBLAQIUABQAAAAIAIdO4kDkTleNRAIAAHUEAAAOAAAAAAAA&#10;AAEAIAAAACoBAABkcnMvZTJvRG9jLnhtbFBLBQYAAAAABgAGAFkBAADg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标志</w:t>
                      </w:r>
                    </w:p>
                  </w:txbxContent>
                </v:textbox>
              </v:shape>
            </w:pict>
          </mc:Fallback>
        </mc:AlternateContent>
      </w:r>
      <w:r>
        <w:rPr>
          <w:sz w:val="21"/>
        </w:rPr>
        <mc:AlternateContent>
          <mc:Choice Requires="wps">
            <w:drawing>
              <wp:anchor distT="0" distB="0" distL="114300" distR="114300" simplePos="0" relativeHeight="251773952" behindDoc="0" locked="0" layoutInCell="1" allowOverlap="1">
                <wp:simplePos x="0" y="0"/>
                <wp:positionH relativeFrom="column">
                  <wp:posOffset>-519430</wp:posOffset>
                </wp:positionH>
                <wp:positionV relativeFrom="paragraph">
                  <wp:posOffset>2131060</wp:posOffset>
                </wp:positionV>
                <wp:extent cx="620395" cy="254000"/>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620395" cy="254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问题部分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9pt;margin-top:167.8pt;height:20pt;width:48.85pt;z-index:251773952;mso-width-relative:page;mso-height-relative:page;" filled="f" stroked="f" coordsize="21600,21600" o:gfxdata="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fc6w2gAAAAoBAAAPAAAAAAAAAAEAIAAAACIAAABk&#10;cnMvZG93bnJldi54bWxQSwECFAAUAAAACACHTuJA0ANvTD0CAABp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问题部分</w:t>
                      </w:r>
                    </w:p>
                  </w:txbxContent>
                </v:textbox>
              </v:shape>
            </w:pict>
          </mc:Fallback>
        </mc:AlternateContent>
      </w:r>
      <w:r>
        <w:rPr>
          <w:sz w:val="21"/>
        </w:rPr>
        <mc:AlternateContent>
          <mc:Choice Requires="wps">
            <w:drawing>
              <wp:anchor distT="0" distB="0" distL="114300" distR="114300" simplePos="0" relativeHeight="251782144" behindDoc="0" locked="0" layoutInCell="1" allowOverlap="1">
                <wp:simplePos x="0" y="0"/>
                <wp:positionH relativeFrom="column">
                  <wp:posOffset>-699135</wp:posOffset>
                </wp:positionH>
                <wp:positionV relativeFrom="paragraph">
                  <wp:posOffset>793750</wp:posOffset>
                </wp:positionV>
                <wp:extent cx="838200" cy="254000"/>
                <wp:effectExtent l="0" t="0" r="0" b="0"/>
                <wp:wrapNone/>
                <wp:docPr id="148" name="文本框 148"/>
                <wp:cNvGraphicFramePr/>
                <a:graphic xmlns:a="http://schemas.openxmlformats.org/drawingml/2006/main">
                  <a:graphicData uri="http://schemas.microsoft.com/office/word/2010/wordprocessingShape">
                    <wps:wsp>
                      <wps:cNvSpPr txBox="1"/>
                      <wps:spPr>
                        <a:xfrm>
                          <a:off x="659130" y="6554470"/>
                          <a:ext cx="838200" cy="254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16"/>
                                <w:szCs w:val="16"/>
                                <w:lang w:val="en-US" w:eastAsia="zh-CN"/>
                              </w:rPr>
                            </w:pPr>
                            <w:r>
                              <w:rPr>
                                <w:rFonts w:hint="eastAsia"/>
                                <w:b/>
                                <w:bCs/>
                                <w:color w:val="FF0000"/>
                                <w:sz w:val="16"/>
                                <w:szCs w:val="16"/>
                                <w:lang w:val="en-US" w:eastAsia="zh-CN"/>
                              </w:rPr>
                              <w:t>基础结构部分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05pt;margin-top:62.5pt;height:20pt;width:66pt;z-index:251782144;mso-width-relative:page;mso-height-relative:page;" filled="f" stroked="f" coordsize="21600,21600" o:gfxdata="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MaoNt2QAAAAsBAAAPAAAAAAAAAAEAIAAA&#10;ACIAAABkcnMvZG93bnJldi54bWxQSwECFAAUAAAACACHTuJACdzkW0QCAAB0BAAADgAAAAAAAAAB&#10;ACAAAAAoAQAAZHJzL2Uyb0RvYy54bWxQSwUGAAAAAAYABgBZAQAA3gUAAAAA&#10;">
                <v:fill on="f" focussize="0,0"/>
                <v:stroke on="f" weight="0.5pt"/>
                <v:imagedata o:title=""/>
                <o:lock v:ext="edit" aspectratio="f"/>
                <v:textbox>
                  <w:txbxContent>
                    <w:p>
                      <w:pPr>
                        <w:rPr>
                          <w:rFonts w:hint="eastAsia" w:eastAsia="宋体"/>
                          <w:b/>
                          <w:bCs/>
                          <w:color w:val="FF0000"/>
                          <w:sz w:val="16"/>
                          <w:szCs w:val="16"/>
                          <w:lang w:val="en-US" w:eastAsia="zh-CN"/>
                        </w:rPr>
                      </w:pPr>
                      <w:r>
                        <w:rPr>
                          <w:rFonts w:hint="eastAsia"/>
                          <w:b/>
                          <w:bCs/>
                          <w:color w:val="FF0000"/>
                          <w:sz w:val="16"/>
                          <w:szCs w:val="16"/>
                          <w:lang w:val="en-US" w:eastAsia="zh-CN"/>
                        </w:rPr>
                        <w:t>基础结构部分</w:t>
                      </w:r>
                    </w:p>
                  </w:txbxContent>
                </v:textbox>
              </v:shape>
            </w:pict>
          </mc:Fallback>
        </mc:AlternateContent>
      </w:r>
      <w:r>
        <w:rPr>
          <w:sz w:val="21"/>
        </w:rPr>
        <mc:AlternateContent>
          <mc:Choice Requires="wps">
            <w:drawing>
              <wp:anchor distT="0" distB="0" distL="114300" distR="114300" simplePos="0" relativeHeight="251781120" behindDoc="0" locked="0" layoutInCell="1" allowOverlap="1">
                <wp:simplePos x="0" y="0"/>
                <wp:positionH relativeFrom="column">
                  <wp:posOffset>53340</wp:posOffset>
                </wp:positionH>
                <wp:positionV relativeFrom="paragraph">
                  <wp:posOffset>1865630</wp:posOffset>
                </wp:positionV>
                <wp:extent cx="75565" cy="804545"/>
                <wp:effectExtent l="38100" t="4445" r="635" b="16510"/>
                <wp:wrapNone/>
                <wp:docPr id="147" name="左大括号 147"/>
                <wp:cNvGraphicFramePr/>
                <a:graphic xmlns:a="http://schemas.openxmlformats.org/drawingml/2006/main">
                  <a:graphicData uri="http://schemas.microsoft.com/office/word/2010/wordprocessingShape">
                    <wps:wsp>
                      <wps:cNvSpPr/>
                      <wps:spPr>
                        <a:xfrm>
                          <a:off x="1194435" y="7633970"/>
                          <a:ext cx="75565" cy="80454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4.2pt;margin-top:146.9pt;height:63.35pt;width:5.95pt;z-index:251781120;mso-width-relative:page;mso-height-relative:page;" filled="f" stroked="t" coordsize="21600,21600" o:gfxdata="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3YjOtcAAAAIAQAADwAAAAAAAAABACAAAAAiAAAAZHJzL2Rvd25yZXYueG1sUEsB&#10;AhQAFAAAAAgAh07iQEzM5PP2AQAAxgMAAA4AAAAAAAAAAQAgAAAAJgEAAGRycy9lMm9Eb2MueG1s&#10;UEsFBgAAAAAGAAYAWQEAAI4FAAAAAA==&#10;" adj="169,10800">
                <v:fill on="f" focussize="0,0"/>
                <v:stroke weight="0.5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780096" behindDoc="0" locked="0" layoutInCell="1" allowOverlap="1">
                <wp:simplePos x="0" y="0"/>
                <wp:positionH relativeFrom="column">
                  <wp:posOffset>59055</wp:posOffset>
                </wp:positionH>
                <wp:positionV relativeFrom="paragraph">
                  <wp:posOffset>108585</wp:posOffset>
                </wp:positionV>
                <wp:extent cx="75565" cy="1609090"/>
                <wp:effectExtent l="38100" t="4445" r="635" b="12065"/>
                <wp:wrapNone/>
                <wp:docPr id="146" name="左大括号 146"/>
                <wp:cNvGraphicFramePr/>
                <a:graphic xmlns:a="http://schemas.openxmlformats.org/drawingml/2006/main">
                  <a:graphicData uri="http://schemas.microsoft.com/office/word/2010/wordprocessingShape">
                    <wps:wsp>
                      <wps:cNvSpPr/>
                      <wps:spPr>
                        <a:xfrm>
                          <a:off x="1263015" y="5883910"/>
                          <a:ext cx="75565" cy="160909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4.65pt;margin-top:8.55pt;height:126.7pt;width:5.95pt;z-index:251780096;mso-width-relative:page;mso-height-relative:page;" filled="f" stroked="t" coordsize="21600,21600" o:gfxdata="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wZMg1gAAAAcBAAAPAAAAAAAAAAEAIAAAACIAAABkcnMvZG93bnJldi54bWxQ&#10;SwECFAAUAAAACACHTuJADlWGFvkBAADHAwAADgAAAAAAAAABACAAAAAlAQAAZHJzL2Uyb0RvYy54&#10;bWxQSwUGAAAAAAYABgBZAQAAkAUAAAAA&#10;" adj="84,10800">
                <v:fill on="f" focussize="0,0"/>
                <v:stroke weight="0.5pt" color="#FF0000 [3204]" miterlimit="8" joinstyle="miter"/>
                <v:imagedata o:title=""/>
                <o:lock v:ext="edit" aspectratio="f"/>
              </v:shape>
            </w:pict>
          </mc:Fallback>
        </mc:AlternateContent>
      </w:r>
    </w:p>
    <w:p>
      <w:pPr>
        <w:numPr>
          <w:ilvl w:val="0"/>
          <w:numId w:val="0"/>
        </w:numPr>
        <w:spacing w:line="360" w:lineRule="auto"/>
        <w:ind w:firstLine="420" w:firstLineChars="0"/>
        <w:rPr>
          <w:rFonts w:hint="eastAsia"/>
          <w:b/>
          <w:bCs/>
          <w:sz w:val="21"/>
          <w:szCs w:val="21"/>
          <w:lang w:val="en-US" w:eastAsia="zh-CN"/>
        </w:rPr>
      </w:pPr>
      <w:r>
        <w:rPr>
          <w:rFonts w:hint="eastAsia"/>
          <w:b/>
          <w:bCs/>
          <w:sz w:val="21"/>
          <w:szCs w:val="21"/>
          <w:lang w:val="en-US" w:eastAsia="zh-CN"/>
        </w:rPr>
        <w:t>分析DNS应答包</w:t>
      </w:r>
    </w:p>
    <w:p>
      <w:pPr>
        <w:numPr>
          <w:ilvl w:val="0"/>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双击DNS应答包，具体内容如下图所示：</w:t>
      </w:r>
    </w:p>
    <w:p>
      <w:pPr>
        <w:numPr>
          <w:ilvl w:val="0"/>
          <w:numId w:val="0"/>
        </w:numPr>
        <w:spacing w:line="360" w:lineRule="auto"/>
        <w:jc w:val="center"/>
      </w:pPr>
      <w:r>
        <w:rPr>
          <w:sz w:val="21"/>
        </w:rPr>
        <mc:AlternateContent>
          <mc:Choice Requires="wps">
            <w:drawing>
              <wp:anchor distT="0" distB="0" distL="114300" distR="114300" simplePos="0" relativeHeight="251787264" behindDoc="0" locked="0" layoutInCell="1" allowOverlap="1">
                <wp:simplePos x="0" y="0"/>
                <wp:positionH relativeFrom="column">
                  <wp:posOffset>1019810</wp:posOffset>
                </wp:positionH>
                <wp:positionV relativeFrom="paragraph">
                  <wp:posOffset>1929130</wp:posOffset>
                </wp:positionV>
                <wp:extent cx="1758950" cy="252730"/>
                <wp:effectExtent l="0" t="0" r="0" b="0"/>
                <wp:wrapNone/>
                <wp:docPr id="191" name="文本框 191"/>
                <wp:cNvGraphicFramePr/>
                <a:graphic xmlns:a="http://schemas.openxmlformats.org/drawingml/2006/main">
                  <a:graphicData uri="http://schemas.microsoft.com/office/word/2010/wordprocessingShape">
                    <wps:wsp>
                      <wps:cNvSpPr txBox="1"/>
                      <wps:spPr>
                        <a:xfrm>
                          <a:off x="0" y="0"/>
                          <a:ext cx="17589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附加资源记录数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3pt;margin-top:151.9pt;height:19.9pt;width:138.5pt;z-index:251787264;mso-width-relative:page;mso-height-relative:page;" filled="f" stroked="f" coordsize="21600,21600" o:gfxdata="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4HZxa2gAAAAsBAAAPAAAAAAAAAAEAIAAAACIAAABk&#10;cnMvZG93bnJldi54bWxQSwECFAAUAAAACACHTuJA8BzdOz0CAABq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附加资源记录数</w:t>
                      </w:r>
                    </w:p>
                  </w:txbxContent>
                </v:textbox>
              </v:shape>
            </w:pict>
          </mc:Fallback>
        </mc:AlternateContent>
      </w:r>
      <w:r>
        <w:rPr>
          <w:sz w:val="21"/>
        </w:rPr>
        <mc:AlternateContent>
          <mc:Choice Requires="wps">
            <w:drawing>
              <wp:anchor distT="0" distB="0" distL="114300" distR="114300" simplePos="0" relativeHeight="251788288" behindDoc="0" locked="0" layoutInCell="1" allowOverlap="1">
                <wp:simplePos x="0" y="0"/>
                <wp:positionH relativeFrom="column">
                  <wp:posOffset>1015365</wp:posOffset>
                </wp:positionH>
                <wp:positionV relativeFrom="paragraph">
                  <wp:posOffset>1790700</wp:posOffset>
                </wp:positionV>
                <wp:extent cx="1758950" cy="252730"/>
                <wp:effectExtent l="0" t="0" r="0" b="0"/>
                <wp:wrapNone/>
                <wp:docPr id="190" name="文本框 190"/>
                <wp:cNvGraphicFramePr/>
                <a:graphic xmlns:a="http://schemas.openxmlformats.org/drawingml/2006/main">
                  <a:graphicData uri="http://schemas.microsoft.com/office/word/2010/wordprocessingShape">
                    <wps:wsp>
                      <wps:cNvSpPr txBox="1"/>
                      <wps:spPr>
                        <a:xfrm>
                          <a:off x="0" y="0"/>
                          <a:ext cx="17589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授权资源记录数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95pt;margin-top:141pt;height:19.9pt;width:138.5pt;z-index:251788288;mso-width-relative:page;mso-height-relative:page;" filled="f" stroked="f" coordsize="21600,21600" o:gfxdata="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&#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iUiBB2wAAAAsBAAAPAAAAAAAAAAEAIAAAACIAAABk&#10;cnMvZG93bnJldi54bWxQSwECFAAUAAAACACHTuJAYvviqD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授权资源记录数</w:t>
                      </w:r>
                    </w:p>
                  </w:txbxContent>
                </v:textbox>
              </v:shape>
            </w:pict>
          </mc:Fallback>
        </mc:AlternateContent>
      </w:r>
      <w:r>
        <w:rPr>
          <w:sz w:val="21"/>
        </w:rPr>
        <mc:AlternateContent>
          <mc:Choice Requires="wps">
            <w:drawing>
              <wp:anchor distT="0" distB="0" distL="114300" distR="114300" simplePos="0" relativeHeight="251789312" behindDoc="0" locked="0" layoutInCell="1" allowOverlap="1">
                <wp:simplePos x="0" y="0"/>
                <wp:positionH relativeFrom="column">
                  <wp:posOffset>884555</wp:posOffset>
                </wp:positionH>
                <wp:positionV relativeFrom="paragraph">
                  <wp:posOffset>1680845</wp:posOffset>
                </wp:positionV>
                <wp:extent cx="1758950" cy="25273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17589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回答资源记录数，有3个DNS响应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65pt;margin-top:132.35pt;height:19.9pt;width:138.5pt;z-index:251789312;mso-width-relative:page;mso-height-relative:page;" filled="f" stroked="f" coordsize="21600,21600" o:gfxdata="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RLpz/cAAAACwEAAA8AAAAAAAAAAQAgAAAAIgAA&#10;AGRycy9kb3ducmV2LnhtbFBLAQIUABQAAAAIAIdO4kBp+JZnPQIAAGoEAAAOAAAAAAAAAAEAIAAA&#10;ACs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回答资源记录数，有3个DNS响应</w:t>
                      </w:r>
                    </w:p>
                  </w:txbxContent>
                </v:textbox>
              </v:shape>
            </w:pict>
          </mc:Fallback>
        </mc:AlternateContent>
      </w:r>
      <w:r>
        <w:rPr>
          <w:sz w:val="21"/>
        </w:rPr>
        <mc:AlternateContent>
          <mc:Choice Requires="wps">
            <w:drawing>
              <wp:anchor distT="0" distB="0" distL="114300" distR="114300" simplePos="0" relativeHeight="251790336" behindDoc="0" locked="0" layoutInCell="1" allowOverlap="1">
                <wp:simplePos x="0" y="0"/>
                <wp:positionH relativeFrom="column">
                  <wp:posOffset>809625</wp:posOffset>
                </wp:positionH>
                <wp:positionV relativeFrom="paragraph">
                  <wp:posOffset>1549400</wp:posOffset>
                </wp:positionV>
                <wp:extent cx="1428115" cy="252730"/>
                <wp:effectExtent l="0" t="0" r="0" b="0"/>
                <wp:wrapNone/>
                <wp:docPr id="188" name="文本框 188"/>
                <wp:cNvGraphicFramePr/>
                <a:graphic xmlns:a="http://schemas.openxmlformats.org/drawingml/2006/main">
                  <a:graphicData uri="http://schemas.microsoft.com/office/word/2010/wordprocessingShape">
                    <wps:wsp>
                      <wps:cNvSpPr txBox="1"/>
                      <wps:spPr>
                        <a:xfrm>
                          <a:off x="0" y="0"/>
                          <a:ext cx="1428115"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问题计数，有1个查询请求</w:t>
                            </w:r>
                          </w:p>
                          <w:p>
                            <w:pPr>
                              <w:rPr>
                                <w:rFonts w:hint="default" w:eastAsia="宋体"/>
                                <w:b/>
                                <w:bCs/>
                                <w:color w:val="FF0000"/>
                                <w:sz w:val="16"/>
                                <w:szCs w:val="1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75pt;margin-top:122pt;height:19.9pt;width:112.45pt;z-index:251790336;mso-width-relative:page;mso-height-relative:page;" filled="f" stroked="f" coordsize="21600,21600" o:gfxdata="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DBZT9sAAAALAQAADwAAAAAAAAABACAAAAAiAAAA&#10;ZHJzL2Rvd25yZXYueG1sUEsBAhQAFAAAAAgAh07iQOUPl/k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问题计数，有1个查询请求</w:t>
                      </w:r>
                    </w:p>
                    <w:p>
                      <w:pPr>
                        <w:rPr>
                          <w:rFonts w:hint="default" w:eastAsia="宋体"/>
                          <w:b/>
                          <w:bCs/>
                          <w:color w:val="FF0000"/>
                          <w:sz w:val="16"/>
                          <w:szCs w:val="16"/>
                          <w:lang w:val="en-US" w:eastAsia="zh-CN"/>
                        </w:rPr>
                      </w:pPr>
                    </w:p>
                  </w:txbxContent>
                </v:textbox>
              </v:shape>
            </w:pict>
          </mc:Fallback>
        </mc:AlternateContent>
      </w:r>
      <w:r>
        <w:rPr>
          <w:sz w:val="21"/>
        </w:rPr>
        <mc:AlternateContent>
          <mc:Choice Requires="wps">
            <w:drawing>
              <wp:anchor distT="0" distB="0" distL="114300" distR="114300" simplePos="0" relativeHeight="251791360" behindDoc="0" locked="0" layoutInCell="1" allowOverlap="1">
                <wp:simplePos x="0" y="0"/>
                <wp:positionH relativeFrom="column">
                  <wp:posOffset>2611755</wp:posOffset>
                </wp:positionH>
                <wp:positionV relativeFrom="paragraph">
                  <wp:posOffset>1417955</wp:posOffset>
                </wp:positionV>
                <wp:extent cx="1111250" cy="25273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11112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返回码，没有错误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65pt;margin-top:111.65pt;height:19.9pt;width:87.5pt;z-index:251791360;mso-width-relative:page;mso-height-relative:page;" filled="f" stroked="f" coordsize="21600,21600" o:gfxdata="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&#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MA0xzbAAAACwEAAA8AAAAAAAAAAQAgAAAAIgAAAGRy&#10;cy9kb3ducmV2LnhtbFBLAQIUABQAAAAIAIdO4kDbHGwlOwIAAGoEAAAOAAAAAAAAAAEAIAAAACo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返回码，没有错误</w:t>
                      </w:r>
                    </w:p>
                  </w:txbxContent>
                </v:textbox>
              </v:shape>
            </w:pict>
          </mc:Fallback>
        </mc:AlternateContent>
      </w:r>
      <w:r>
        <w:rPr>
          <w:sz w:val="21"/>
        </w:rPr>
        <mc:AlternateContent>
          <mc:Choice Requires="wps">
            <w:drawing>
              <wp:anchor distT="0" distB="0" distL="114300" distR="114300" simplePos="0" relativeHeight="251793408" behindDoc="0" locked="0" layoutInCell="1" allowOverlap="1">
                <wp:simplePos x="0" y="0"/>
                <wp:positionH relativeFrom="column">
                  <wp:posOffset>2156460</wp:posOffset>
                </wp:positionH>
                <wp:positionV relativeFrom="paragraph">
                  <wp:posOffset>1054100</wp:posOffset>
                </wp:positionV>
                <wp:extent cx="1111250" cy="252730"/>
                <wp:effectExtent l="0" t="0" r="0" b="0"/>
                <wp:wrapNone/>
                <wp:docPr id="186" name="文本框 186"/>
                <wp:cNvGraphicFramePr/>
                <a:graphic xmlns:a="http://schemas.openxmlformats.org/drawingml/2006/main">
                  <a:graphicData uri="http://schemas.microsoft.com/office/word/2010/wordprocessingShape">
                    <wps:wsp>
                      <wps:cNvSpPr txBox="1"/>
                      <wps:spPr>
                        <a:xfrm>
                          <a:off x="0" y="0"/>
                          <a:ext cx="11112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保留位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8pt;margin-top:83pt;height:19.9pt;width:87.5pt;z-index:251793408;mso-width-relative:page;mso-height-relative:page;" filled="f" stroked="f" coordsize="21600,21600" o:gfxdata="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ZY+PXbAAAACwEAAA8AAAAAAAAAAQAgAAAAIgAAAGRy&#10;cy9kb3ducmV2LnhtbFBLAQIUABQAAAAIAIdO4kBJ+1O2OwIAAGoEAAAOAAAAAAAAAAEAIAAAACo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保留位</w:t>
                      </w:r>
                    </w:p>
                  </w:txbxContent>
                </v:textbox>
              </v:shape>
            </w:pict>
          </mc:Fallback>
        </mc:AlternateContent>
      </w:r>
      <w:r>
        <w:rPr>
          <w:sz w:val="21"/>
        </w:rPr>
        <mc:AlternateContent>
          <mc:Choice Requires="wps">
            <w:drawing>
              <wp:anchor distT="0" distB="0" distL="114300" distR="114300" simplePos="0" relativeHeight="251797504" behindDoc="0" locked="0" layoutInCell="1" allowOverlap="1">
                <wp:simplePos x="0" y="0"/>
                <wp:positionH relativeFrom="column">
                  <wp:posOffset>4000500</wp:posOffset>
                </wp:positionH>
                <wp:positionV relativeFrom="paragraph">
                  <wp:posOffset>929640</wp:posOffset>
                </wp:positionV>
                <wp:extent cx="1619250" cy="25273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16192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可以支持递归查询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pt;margin-top:73.2pt;height:19.9pt;width:127.5pt;z-index:251797504;mso-width-relative:page;mso-height-relative:page;" filled="f" stroked="f" coordsize="21600,21600" o:gfxdata="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&#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lVll42gAAAAsBAAAPAAAAAAAAAAEAIAAAACIAAABk&#10;cnMvZG93bnJldi54bWxQSwECFAAUAAAACACHTuJA7RhB4D0CAABq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可以支持递归查询</w:t>
                      </w:r>
                    </w:p>
                  </w:txbxContent>
                </v:textbox>
              </v:shape>
            </w:pict>
          </mc:Fallback>
        </mc:AlternateContent>
      </w:r>
      <w:r>
        <w:rPr>
          <w:sz w:val="21"/>
        </w:rPr>
        <mc:AlternateContent>
          <mc:Choice Requires="wps">
            <w:drawing>
              <wp:anchor distT="0" distB="0" distL="114300" distR="114300" simplePos="0" relativeHeight="251801600" behindDoc="0" locked="0" layoutInCell="1" allowOverlap="1">
                <wp:simplePos x="0" y="0"/>
                <wp:positionH relativeFrom="column">
                  <wp:posOffset>3340100</wp:posOffset>
                </wp:positionH>
                <wp:positionV relativeFrom="paragraph">
                  <wp:posOffset>833755</wp:posOffset>
                </wp:positionV>
                <wp:extent cx="1619250" cy="252730"/>
                <wp:effectExtent l="0" t="0" r="0" b="0"/>
                <wp:wrapNone/>
                <wp:docPr id="184" name="文本框 184"/>
                <wp:cNvGraphicFramePr/>
                <a:graphic xmlns:a="http://schemas.openxmlformats.org/drawingml/2006/main">
                  <a:graphicData uri="http://schemas.microsoft.com/office/word/2010/wordprocessingShape">
                    <wps:wsp>
                      <wps:cNvSpPr txBox="1"/>
                      <wps:spPr>
                        <a:xfrm>
                          <a:off x="0" y="0"/>
                          <a:ext cx="16192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递归查询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pt;margin-top:65.65pt;height:19.9pt;width:127.5pt;z-index:251801600;mso-width-relative:page;mso-height-relative:page;" filled="f" stroked="f" coordsize="21600,21600" o:gfxdata="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UFTtdsAAAALAQAADwAAAAAAAAABACAAAAAiAAAA&#10;ZHJzL2Rvd25yZXYueG1sUEsBAhQAFAAAAAgAh07iQH//fnM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递归查询</w:t>
                      </w:r>
                    </w:p>
                  </w:txbxContent>
                </v:textbox>
              </v:shape>
            </w:pict>
          </mc:Fallback>
        </mc:AlternateContent>
      </w:r>
      <w:r>
        <w:rPr>
          <w:sz w:val="21"/>
        </w:rPr>
        <mc:AlternateContent>
          <mc:Choice Requires="wps">
            <w:drawing>
              <wp:anchor distT="0" distB="0" distL="114300" distR="114300" simplePos="0" relativeHeight="251805696" behindDoc="0" locked="0" layoutInCell="1" allowOverlap="1">
                <wp:simplePos x="0" y="0"/>
                <wp:positionH relativeFrom="column">
                  <wp:posOffset>3180715</wp:posOffset>
                </wp:positionH>
                <wp:positionV relativeFrom="paragraph">
                  <wp:posOffset>702310</wp:posOffset>
                </wp:positionV>
                <wp:extent cx="1619250" cy="252730"/>
                <wp:effectExtent l="0" t="0" r="0" b="0"/>
                <wp:wrapNone/>
                <wp:docPr id="183" name="文本框 183"/>
                <wp:cNvGraphicFramePr/>
                <a:graphic xmlns:a="http://schemas.openxmlformats.org/drawingml/2006/main">
                  <a:graphicData uri="http://schemas.microsoft.com/office/word/2010/wordprocessingShape">
                    <wps:wsp>
                      <wps:cNvSpPr txBox="1"/>
                      <wps:spPr>
                        <a:xfrm>
                          <a:off x="0" y="0"/>
                          <a:ext cx="16192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没有被截断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45pt;margin-top:55.3pt;height:19.9pt;width:127.5pt;z-index:251805696;mso-width-relative:page;mso-height-relative:page;" filled="f" stroked="f" coordsize="21600,21600" o:gfxdata="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39MG62gAAAAsBAAAPAAAAAAAAAAEAIAAAACIAAABk&#10;cnMvZG93bnJldi54bWxQSwECFAAUAAAACACHTuJAA0UjPD0CAABq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没有被截断</w:t>
                      </w:r>
                    </w:p>
                  </w:txbxContent>
                </v:textbox>
              </v:shape>
            </w:pict>
          </mc:Fallback>
        </mc:AlternateContent>
      </w:r>
      <w:r>
        <w:rPr>
          <w:sz w:val="21"/>
        </w:rPr>
        <mc:AlternateContent>
          <mc:Choice Requires="wps">
            <w:drawing>
              <wp:anchor distT="0" distB="0" distL="114300" distR="114300" simplePos="0" relativeHeight="251809792" behindDoc="0" locked="0" layoutInCell="1" allowOverlap="1">
                <wp:simplePos x="0" y="0"/>
                <wp:positionH relativeFrom="column">
                  <wp:posOffset>4009390</wp:posOffset>
                </wp:positionH>
                <wp:positionV relativeFrom="paragraph">
                  <wp:posOffset>563880</wp:posOffset>
                </wp:positionV>
                <wp:extent cx="1619250" cy="252730"/>
                <wp:effectExtent l="0" t="0" r="0" b="0"/>
                <wp:wrapNone/>
                <wp:docPr id="182" name="文本框 182"/>
                <wp:cNvGraphicFramePr/>
                <a:graphic xmlns:a="http://schemas.openxmlformats.org/drawingml/2006/main">
                  <a:graphicData uri="http://schemas.microsoft.com/office/word/2010/wordprocessingShape">
                    <wps:wsp>
                      <wps:cNvSpPr txBox="1"/>
                      <wps:spPr>
                        <a:xfrm>
                          <a:off x="0" y="0"/>
                          <a:ext cx="161925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授权应答，不是权限域名服务器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7pt;margin-top:44.4pt;height:19.9pt;width:127.5pt;z-index:251809792;mso-width-relative:page;mso-height-relative:page;" filled="f" stroked="f" coordsize="21600,21600" o:gfxdata="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tY5MNkAAAAKAQAADwAAAAAAAAABACAAAAAiAAAAZHJz&#10;L2Rvd25yZXYueG1sUEsBAhQAFAAAAAgAh07iQJGiHK88AgAAagQAAA4AAAAAAAAAAQAgAAAAKAEA&#10;AGRycy9lMm9Eb2MueG1sUEsFBgAAAAAGAAYAWQEAANY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授权应答，不是权限域名服务器</w:t>
                      </w:r>
                    </w:p>
                  </w:txbxContent>
                </v:textbox>
              </v:shape>
            </w:pict>
          </mc:Fallback>
        </mc:AlternateContent>
      </w:r>
      <w:r>
        <w:rPr>
          <w:sz w:val="21"/>
        </w:rPr>
        <mc:AlternateContent>
          <mc:Choice Requires="wps">
            <w:drawing>
              <wp:anchor distT="0" distB="0" distL="114300" distR="114300" simplePos="0" relativeHeight="251813888" behindDoc="0" locked="0" layoutInCell="1" allowOverlap="1">
                <wp:simplePos x="0" y="0"/>
                <wp:positionH relativeFrom="column">
                  <wp:posOffset>2724785</wp:posOffset>
                </wp:positionH>
                <wp:positionV relativeFrom="paragraph">
                  <wp:posOffset>447040</wp:posOffset>
                </wp:positionV>
                <wp:extent cx="1128395" cy="25273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1128395"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操作码，标准查询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55pt;margin-top:35.2pt;height:19.9pt;width:88.85pt;z-index:251813888;mso-width-relative:page;mso-height-relative:page;" filled="f" stroked="f" coordsize="21600,21600" o:gfxdata="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wWp1p2gAAAAoBAAAPAAAAAAAAAAEAIAAAACIAAABk&#10;cnMvZG93bnJldi54bWxQSwECFAAUAAAACACHTuJAm2JeNT0CAABq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操作码，标准查询</w:t>
                      </w:r>
                    </w:p>
                  </w:txbxContent>
                </v:textbox>
              </v:shape>
            </w:pict>
          </mc:Fallback>
        </mc:AlternateContent>
      </w:r>
      <w:r>
        <w:rPr>
          <w:sz w:val="21"/>
        </w:rPr>
        <mc:AlternateContent>
          <mc:Choice Requires="wps">
            <w:drawing>
              <wp:anchor distT="0" distB="0" distL="114300" distR="114300" simplePos="0" relativeHeight="251819008" behindDoc="0" locked="0" layoutInCell="1" allowOverlap="1">
                <wp:simplePos x="0" y="0"/>
                <wp:positionH relativeFrom="column">
                  <wp:posOffset>3009900</wp:posOffset>
                </wp:positionH>
                <wp:positionV relativeFrom="paragraph">
                  <wp:posOffset>329565</wp:posOffset>
                </wp:positionV>
                <wp:extent cx="917575" cy="252730"/>
                <wp:effectExtent l="0" t="0" r="0" b="0"/>
                <wp:wrapNone/>
                <wp:docPr id="180" name="文本框 180"/>
                <wp:cNvGraphicFramePr/>
                <a:graphic xmlns:a="http://schemas.openxmlformats.org/drawingml/2006/main">
                  <a:graphicData uri="http://schemas.microsoft.com/office/word/2010/wordprocessingShape">
                    <wps:wsp>
                      <wps:cNvSpPr txBox="1"/>
                      <wps:spPr>
                        <a:xfrm>
                          <a:off x="0" y="0"/>
                          <a:ext cx="917575"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Q/R，查询响应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pt;margin-top:25.95pt;height:19.9pt;width:72.25pt;z-index:251819008;mso-width-relative:page;mso-height-relative:page;" filled="f" stroked="f" coordsize="21600,21600" o:gfxdata="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EVzD9sAAAAJAQAADwAAAAAAAAABACAAAAAiAAAA&#10;ZHJzL2Rvd25yZXYueG1sUEsBAhQAFAAAAAgAh07iQHG6jeg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Q/R，查询响应</w:t>
                      </w:r>
                    </w:p>
                  </w:txbxContent>
                </v:textbox>
              </v:shape>
            </w:pict>
          </mc:Fallback>
        </mc:AlternateContent>
      </w:r>
      <w:r>
        <w:rPr>
          <w:sz w:val="21"/>
        </w:rPr>
        <mc:AlternateContent>
          <mc:Choice Requires="wps">
            <w:drawing>
              <wp:anchor distT="0" distB="0" distL="114300" distR="114300" simplePos="0" relativeHeight="251825152" behindDoc="0" locked="0" layoutInCell="1" allowOverlap="1">
                <wp:simplePos x="0" y="0"/>
                <wp:positionH relativeFrom="column">
                  <wp:posOffset>2560320</wp:posOffset>
                </wp:positionH>
                <wp:positionV relativeFrom="paragraph">
                  <wp:posOffset>233680</wp:posOffset>
                </wp:positionV>
                <wp:extent cx="452120" cy="25273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45212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标志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6pt;margin-top:18.4pt;height:19.9pt;width:35.6pt;z-index:251825152;mso-width-relative:page;mso-height-relative:page;" filled="f" stroked="f" coordsize="21600,21600" o:gfxdata="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aKBcNsAAAAJAQAADwAAAAAAAAABACAAAAAiAAAA&#10;ZHJzL2Rvd25yZXYueG1sUEsBAhQAFAAAAAgAh07iQFCfOU0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标志</w:t>
                      </w:r>
                    </w:p>
                  </w:txbxContent>
                </v:textbox>
              </v:shape>
            </w:pict>
          </mc:Fallback>
        </mc:AlternateContent>
      </w:r>
      <w:r>
        <w:rPr>
          <w:sz w:val="21"/>
        </w:rPr>
        <mc:AlternateContent>
          <mc:Choice Requires="wps">
            <w:drawing>
              <wp:anchor distT="0" distB="0" distL="114300" distR="114300" simplePos="0" relativeHeight="251829248" behindDoc="0" locked="0" layoutInCell="1" allowOverlap="1">
                <wp:simplePos x="0" y="0"/>
                <wp:positionH relativeFrom="column">
                  <wp:posOffset>1300480</wp:posOffset>
                </wp:positionH>
                <wp:positionV relativeFrom="paragraph">
                  <wp:posOffset>102870</wp:posOffset>
                </wp:positionV>
                <wp:extent cx="817880" cy="336550"/>
                <wp:effectExtent l="0" t="0" r="0" b="0"/>
                <wp:wrapNone/>
                <wp:docPr id="178" name="文本框 178"/>
                <wp:cNvGraphicFramePr/>
                <a:graphic xmlns:a="http://schemas.openxmlformats.org/drawingml/2006/main">
                  <a:graphicData uri="http://schemas.microsoft.com/office/word/2010/wordprocessingShape">
                    <wps:wsp>
                      <wps:cNvSpPr txBox="1"/>
                      <wps:spPr>
                        <a:xfrm>
                          <a:off x="0" y="0"/>
                          <a:ext cx="817880" cy="336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事务ID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4pt;margin-top:8.1pt;height:26.5pt;width:64.4pt;z-index:251829248;mso-width-relative:page;mso-height-relative:page;" filled="f" stroked="f" coordsize="21600,21600" o:gfxdata="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OymrtoAAAAJAQAADwAAAAAAAAABACAAAAAiAAAAZHJz&#10;L2Rvd25yZXYueG1sUEsBAhQAFAAAAAgAh07iQGF9Dgo7AgAAaQQAAA4AAAAAAAAAAQAgAAAAKQEA&#10;AGRycy9lMm9Eb2MueG1sUEsFBgAAAAAGAAYAWQEAANY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事务ID</w:t>
                      </w:r>
                    </w:p>
                  </w:txbxContent>
                </v:textbox>
              </v:shape>
            </w:pict>
          </mc:Fallback>
        </mc:AlternateContent>
      </w:r>
      <w:r>
        <w:drawing>
          <wp:inline distT="0" distB="0" distL="114300" distR="114300">
            <wp:extent cx="5267960" cy="2056130"/>
            <wp:effectExtent l="0" t="0" r="2540" b="1270"/>
            <wp:docPr id="1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8"/>
                    <pic:cNvPicPr>
                      <a:picLocks noChangeAspect="1"/>
                    </pic:cNvPicPr>
                  </pic:nvPicPr>
                  <pic:blipFill>
                    <a:blip r:embed="rId34"/>
                    <a:stretch>
                      <a:fillRect/>
                    </a:stretch>
                  </pic:blipFill>
                  <pic:spPr>
                    <a:xfrm>
                      <a:off x="0" y="0"/>
                      <a:ext cx="5267960" cy="2056130"/>
                    </a:xfrm>
                    <a:prstGeom prst="rect">
                      <a:avLst/>
                    </a:prstGeom>
                    <a:noFill/>
                    <a:ln>
                      <a:noFill/>
                    </a:ln>
                  </pic:spPr>
                </pic:pic>
              </a:graphicData>
            </a:graphic>
          </wp:inline>
        </w:drawing>
      </w:r>
      <w:r>
        <w:rPr>
          <w:sz w:val="21"/>
        </w:rPr>
        <mc:AlternateContent>
          <mc:Choice Requires="wps">
            <w:drawing>
              <wp:anchor distT="0" distB="0" distL="114300" distR="114300" simplePos="0" relativeHeight="251838464" behindDoc="0" locked="0" layoutInCell="1" allowOverlap="1">
                <wp:simplePos x="0" y="0"/>
                <wp:positionH relativeFrom="column">
                  <wp:posOffset>-798830</wp:posOffset>
                </wp:positionH>
                <wp:positionV relativeFrom="paragraph">
                  <wp:posOffset>994410</wp:posOffset>
                </wp:positionV>
                <wp:extent cx="817880" cy="336550"/>
                <wp:effectExtent l="0" t="0" r="7620" b="6350"/>
                <wp:wrapNone/>
                <wp:docPr id="175" name="文本框 175"/>
                <wp:cNvGraphicFramePr/>
                <a:graphic xmlns:a="http://schemas.openxmlformats.org/drawingml/2006/main">
                  <a:graphicData uri="http://schemas.microsoft.com/office/word/2010/wordprocessingShape">
                    <wps:wsp>
                      <wps:cNvSpPr txBox="1"/>
                      <wps:spPr>
                        <a:xfrm>
                          <a:off x="553720" y="1908810"/>
                          <a:ext cx="817880" cy="336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基础结构部分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78.3pt;height:26.5pt;width:64.4pt;z-index:251838464;mso-width-relative:page;mso-height-relative:page;" filled="f" stroked="f" coordsize="21600,21600" o:gfxdata="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XGxB3aAAAACgEAAA8AAAAAAAAAAQAg&#10;AAAAIgAAAGRycy9kb3ducmV2LnhtbFBLAQIUABQAAAAIAIdO4kDSMFeORQIAAHQEAAAOAAAAAAAA&#10;AAEAIAAAACkBAABkcnMvZTJvRG9jLnhtbFBLBQYAAAAABgAGAFkBAADg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基础结构部分</w:t>
                      </w:r>
                    </w:p>
                  </w:txbxContent>
                </v:textbox>
              </v:shape>
            </w:pict>
          </mc:Fallback>
        </mc:AlternateContent>
      </w:r>
      <w:r>
        <w:rPr>
          <w:sz w:val="21"/>
        </w:rPr>
        <mc:AlternateContent>
          <mc:Choice Requires="wps">
            <w:drawing>
              <wp:anchor distT="0" distB="0" distL="114300" distR="114300" simplePos="0" relativeHeight="251835392" behindDoc="0" locked="0" layoutInCell="1" allowOverlap="1">
                <wp:simplePos x="0" y="0"/>
                <wp:positionH relativeFrom="column">
                  <wp:posOffset>81280</wp:posOffset>
                </wp:positionH>
                <wp:positionV relativeFrom="paragraph">
                  <wp:posOffset>111125</wp:posOffset>
                </wp:positionV>
                <wp:extent cx="75565" cy="1946910"/>
                <wp:effectExtent l="38100" t="4445" r="635" b="17145"/>
                <wp:wrapNone/>
                <wp:docPr id="171" name="左大括号 171"/>
                <wp:cNvGraphicFramePr/>
                <a:graphic xmlns:a="http://schemas.openxmlformats.org/drawingml/2006/main">
                  <a:graphicData uri="http://schemas.microsoft.com/office/word/2010/wordprocessingShape">
                    <wps:wsp>
                      <wps:cNvSpPr/>
                      <wps:spPr>
                        <a:xfrm>
                          <a:off x="1222375" y="1025525"/>
                          <a:ext cx="75565" cy="19469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6.4pt;margin-top:8.75pt;height:153.3pt;width:5.95pt;z-index:251835392;mso-width-relative:page;mso-height-relative:page;" filled="f" stroked="t" coordsize="21600,21600" o:gfxdata="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XLcBXUAAAACAEAAA8AAAAAAAAAAQAgAAAAIgAAAGRycy9kb3ducmV2LnhtbFBL&#10;AQIUABQAAAAIAIdO4kA1+tmK+gEAAMcDAAAOAAAAAAAAAAEAIAAAACMBAABkcnMvZTJvRG9jLnht&#10;bFBLBQYAAAAABgAGAFkBAACPBQAAAAA=&#10;" adj="69,10800">
                <v:fill on="f" focussize="0,0"/>
                <v:stroke weight="0.5pt" color="#FF0000 [3204]" miterlimit="8" joinstyle="miter"/>
                <v:imagedata o:title=""/>
                <o:lock v:ext="edit" aspectratio="f"/>
              </v:shape>
            </w:pict>
          </mc:Fallback>
        </mc:AlternateContent>
      </w:r>
    </w:p>
    <w:p>
      <w:pPr>
        <w:numPr>
          <w:ilvl w:val="0"/>
          <w:numId w:val="0"/>
        </w:numPr>
        <w:spacing w:line="360" w:lineRule="auto"/>
        <w:jc w:val="center"/>
      </w:pPr>
      <w:r>
        <w:rPr>
          <w:sz w:val="21"/>
        </w:rPr>
        <mc:AlternateContent>
          <mc:Choice Requires="wps">
            <w:drawing>
              <wp:anchor distT="0" distB="0" distL="114300" distR="114300" simplePos="0" relativeHeight="251815936" behindDoc="0" locked="0" layoutInCell="1" allowOverlap="1">
                <wp:simplePos x="0" y="0"/>
                <wp:positionH relativeFrom="column">
                  <wp:posOffset>601345</wp:posOffset>
                </wp:positionH>
                <wp:positionV relativeFrom="paragraph">
                  <wp:posOffset>976630</wp:posOffset>
                </wp:positionV>
                <wp:extent cx="973455" cy="258445"/>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问题回答区域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35pt;margin-top:76.9pt;height:20.35pt;width:76.65pt;z-index:251815936;mso-width-relative:page;mso-height-relative:page;" filled="f" stroked="f" coordsize="21600,21600" o:gfxdata="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JPiUtoAAAAKAQAADwAAAAAAAAABACAAAAAiAAAA&#10;ZHJzL2Rvd25yZXYueG1sUEsBAhQAFAAAAAgAh07iQOVvTio+AgAAaQQAAA4AAAAAAAAAAQAgAAAA&#10;KQ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问题回答区域</w:t>
                      </w:r>
                    </w:p>
                  </w:txbxContent>
                </v:textbox>
              </v:shape>
            </w:pict>
          </mc:Fallback>
        </mc:AlternateContent>
      </w:r>
      <w:r>
        <w:rPr>
          <w:sz w:val="21"/>
        </w:rPr>
        <mc:AlternateContent>
          <mc:Choice Requires="wps">
            <w:drawing>
              <wp:anchor distT="0" distB="0" distL="114300" distR="114300" simplePos="0" relativeHeight="251826176" behindDoc="0" locked="0" layoutInCell="1" allowOverlap="1">
                <wp:simplePos x="0" y="0"/>
                <wp:positionH relativeFrom="column">
                  <wp:posOffset>1347470</wp:posOffset>
                </wp:positionH>
                <wp:positionV relativeFrom="paragraph">
                  <wp:posOffset>692785</wp:posOffset>
                </wp:positionV>
                <wp:extent cx="2101850" cy="258445"/>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210185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查询类，这里为互联网地址IN</w:t>
                            </w:r>
                          </w:p>
                          <w:p>
                            <w:pPr>
                              <w:rPr>
                                <w:rFonts w:hint="default" w:eastAsia="宋体"/>
                                <w:b/>
                                <w:bCs/>
                                <w:color w:val="FF0000"/>
                                <w:sz w:val="16"/>
                                <w:szCs w:val="1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1pt;margin-top:54.55pt;height:20.35pt;width:165.5pt;z-index:251826176;mso-width-relative:page;mso-height-relative:page;" filled="f" stroked="f" coordsize="21600,21600" o:gfxdata="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alXv/aAAAACwEAAA8AAAAAAAAAAQAgAAAAIgAAAGRy&#10;cy9kb3ducmV2LnhtbFBLAQIUABQAAAAIAIdO4kBUCsEGPAIAAGoEAAAOAAAAAAAAAAEAIAAAACk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查询类，这里为互联网地址IN</w:t>
                      </w:r>
                    </w:p>
                    <w:p>
                      <w:pPr>
                        <w:rPr>
                          <w:rFonts w:hint="default" w:eastAsia="宋体"/>
                          <w:b/>
                          <w:bCs/>
                          <w:color w:val="FF0000"/>
                          <w:sz w:val="16"/>
                          <w:szCs w:val="16"/>
                          <w:lang w:val="en-US" w:eastAsia="zh-CN"/>
                        </w:rPr>
                      </w:pPr>
                    </w:p>
                  </w:txbxContent>
                </v:textbox>
              </v:shape>
            </w:pict>
          </mc:Fallback>
        </mc:AlternateContent>
      </w:r>
      <w:r>
        <w:rPr>
          <w:sz w:val="21"/>
        </w:rPr>
        <mc:AlternateContent>
          <mc:Choice Requires="wps">
            <w:drawing>
              <wp:anchor distT="0" distB="0" distL="114300" distR="114300" simplePos="0" relativeHeight="251830272" behindDoc="0" locked="0" layoutInCell="1" allowOverlap="1">
                <wp:simplePos x="0" y="0"/>
                <wp:positionH relativeFrom="column">
                  <wp:posOffset>1815465</wp:posOffset>
                </wp:positionH>
                <wp:positionV relativeFrom="paragraph">
                  <wp:posOffset>568960</wp:posOffset>
                </wp:positionV>
                <wp:extent cx="2101850" cy="258445"/>
                <wp:effectExtent l="0" t="0" r="0" b="0"/>
                <wp:wrapNone/>
                <wp:docPr id="193" name="文本框 193"/>
                <wp:cNvGraphicFramePr/>
                <a:graphic xmlns:a="http://schemas.openxmlformats.org/drawingml/2006/main">
                  <a:graphicData uri="http://schemas.microsoft.com/office/word/2010/wordprocessingShape">
                    <wps:wsp>
                      <wps:cNvSpPr txBox="1"/>
                      <wps:spPr>
                        <a:xfrm>
                          <a:off x="0" y="0"/>
                          <a:ext cx="210185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查询类型，获取目标主机的IP地址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95pt;margin-top:44.8pt;height:20.35pt;width:165.5pt;z-index:251830272;mso-width-relative:page;mso-height-relative:page;" filled="f" stroked="f" coordsize="21600,21600" o:gfxdata="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&#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GS2B+2wAAAAoBAAAPAAAAAAAAAAEAIAAAACIAAABk&#10;cnMvZG93bnJldi54bWxQSwECFAAUAAAACACHTuJAKLCcST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查询类型，获取目标主机的IP地址</w:t>
                      </w:r>
                    </w:p>
                  </w:txbxContent>
                </v:textbox>
              </v:shape>
            </w:pict>
          </mc:Fallback>
        </mc:AlternateContent>
      </w:r>
      <w:r>
        <w:rPr>
          <w:sz w:val="21"/>
        </w:rPr>
        <mc:AlternateContent>
          <mc:Choice Requires="wps">
            <w:drawing>
              <wp:anchor distT="0" distB="0" distL="114300" distR="114300" simplePos="0" relativeHeight="251839488" behindDoc="0" locked="0" layoutInCell="1" allowOverlap="1">
                <wp:simplePos x="0" y="0"/>
                <wp:positionH relativeFrom="column">
                  <wp:posOffset>1443990</wp:posOffset>
                </wp:positionH>
                <wp:positionV relativeFrom="paragraph">
                  <wp:posOffset>212090</wp:posOffset>
                </wp:positionV>
                <wp:extent cx="1304925" cy="258445"/>
                <wp:effectExtent l="0" t="0" r="0" b="0"/>
                <wp:wrapNone/>
                <wp:docPr id="192" name="文本框 192"/>
                <wp:cNvGraphicFramePr/>
                <a:graphic xmlns:a="http://schemas.openxmlformats.org/drawingml/2006/main">
                  <a:graphicData uri="http://schemas.microsoft.com/office/word/2010/wordprocessingShape">
                    <wps:wsp>
                      <wps:cNvSpPr txBox="1"/>
                      <wps:spPr>
                        <a:xfrm>
                          <a:off x="2634615" y="3390265"/>
                          <a:ext cx="130492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查询名，这里为请求域名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7pt;margin-top:16.7pt;height:20.35pt;width:102.75pt;z-index:251839488;mso-width-relative:page;mso-height-relative:page;" filled="f" stroked="f" coordsize="21600,21600" o:gfxdata="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cDXCF2wAAAAkBAAAPAAAA&#10;AAAAAAEAIAAAACIAAABkcnMvZG93bnJldi54bWxQSwECFAAUAAAACACHTuJA4O7M5UsCAAB2BAAA&#10;DgAAAAAAAAABACAAAAAqAQAAZHJzL2Uyb0RvYy54bWxQSwUGAAAAAAYABgBZAQAA5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查询名，这里为请求域名</w:t>
                      </w:r>
                    </w:p>
                  </w:txbxContent>
                </v:textbox>
              </v:shape>
            </w:pict>
          </mc:Fallback>
        </mc:AlternateContent>
      </w:r>
      <w:r>
        <w:rPr>
          <w:sz w:val="21"/>
        </w:rPr>
        <mc:AlternateContent>
          <mc:Choice Requires="wps">
            <w:drawing>
              <wp:anchor distT="0" distB="0" distL="114300" distR="114300" simplePos="0" relativeHeight="251829248" behindDoc="0" locked="0" layoutInCell="1" allowOverlap="1">
                <wp:simplePos x="0" y="0"/>
                <wp:positionH relativeFrom="column">
                  <wp:posOffset>-527050</wp:posOffset>
                </wp:positionH>
                <wp:positionV relativeFrom="paragraph">
                  <wp:posOffset>343535</wp:posOffset>
                </wp:positionV>
                <wp:extent cx="621030" cy="336550"/>
                <wp:effectExtent l="0" t="0" r="0" b="0"/>
                <wp:wrapNone/>
                <wp:docPr id="176" name="文本框 176"/>
                <wp:cNvGraphicFramePr/>
                <a:graphic xmlns:a="http://schemas.openxmlformats.org/drawingml/2006/main">
                  <a:graphicData uri="http://schemas.microsoft.com/office/word/2010/wordprocessingShape">
                    <wps:wsp>
                      <wps:cNvSpPr txBox="1"/>
                      <wps:spPr>
                        <a:xfrm>
                          <a:off x="0" y="0"/>
                          <a:ext cx="621030" cy="336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问题部分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pt;margin-top:27.05pt;height:26.5pt;width:48.9pt;z-index:251829248;mso-width-relative:page;mso-height-relative:page;" filled="f" stroked="f" coordsize="21600,21600" o:gfxdata="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ugxtnbAAAACQEAAA8AAAAAAAAAAQAgAAAAIgAAAGRy&#10;cy9kb3ducmV2LnhtbFBLAQIUABQAAAAIAIdO4kAqlw50OwIAAGkEAAAOAAAAAAAAAAEAIAAAACo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问题部分</w:t>
                      </w:r>
                    </w:p>
                  </w:txbxContent>
                </v:textbox>
              </v:shape>
            </w:pict>
          </mc:Fallback>
        </mc:AlternateContent>
      </w:r>
      <w:r>
        <w:rPr>
          <w:sz w:val="21"/>
        </w:rPr>
        <mc:AlternateContent>
          <mc:Choice Requires="wps">
            <w:drawing>
              <wp:anchor distT="0" distB="0" distL="114300" distR="114300" simplePos="0" relativeHeight="251836416" behindDoc="0" locked="0" layoutInCell="1" allowOverlap="1">
                <wp:simplePos x="0" y="0"/>
                <wp:positionH relativeFrom="column">
                  <wp:posOffset>69215</wp:posOffset>
                </wp:positionH>
                <wp:positionV relativeFrom="paragraph">
                  <wp:posOffset>94615</wp:posOffset>
                </wp:positionV>
                <wp:extent cx="75565" cy="782955"/>
                <wp:effectExtent l="38100" t="4445" r="635" b="12700"/>
                <wp:wrapNone/>
                <wp:docPr id="173" name="左大括号 173"/>
                <wp:cNvGraphicFramePr/>
                <a:graphic xmlns:a="http://schemas.openxmlformats.org/drawingml/2006/main">
                  <a:graphicData uri="http://schemas.microsoft.com/office/word/2010/wordprocessingShape">
                    <wps:wsp>
                      <wps:cNvSpPr/>
                      <wps:spPr>
                        <a:xfrm>
                          <a:off x="1210310" y="3188335"/>
                          <a:ext cx="75565" cy="78295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45pt;margin-top:7.45pt;height:61.65pt;width:5.95pt;z-index:251836416;mso-width-relative:page;mso-height-relative:page;" filled="f" stroked="t" coordsize="21600,21600" o:gfxdata="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hN6g9MAAAAIAQAADwAAAAAAAAABACAAAAAiAAAAZHJzL2Rvd25yZXYueG1sUEsB&#10;AhQAFAAAAAgAh07iQGt7tQ76AQAAxgMAAA4AAAAAAAAAAQAgAAAAIgEAAGRycy9lMm9Eb2MueG1s&#10;UEsFBgAAAAAGAAYAWQEAAI4FAAAAAA==&#10;" adj="173,10800">
                <v:fill on="f" focussize="0,0"/>
                <v:stroke weight="0.5pt" color="#FF0000 [3204]" miterlimit="8" joinstyle="miter"/>
                <v:imagedata o:title=""/>
                <o:lock v:ext="edit" aspectratio="f"/>
              </v:shape>
            </w:pict>
          </mc:Fallback>
        </mc:AlternateContent>
      </w:r>
      <w:r>
        <w:drawing>
          <wp:inline distT="0" distB="0" distL="114300" distR="114300">
            <wp:extent cx="5268595" cy="870585"/>
            <wp:effectExtent l="0" t="0" r="1905" b="5715"/>
            <wp:docPr id="1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9"/>
                    <pic:cNvPicPr>
                      <a:picLocks noChangeAspect="1"/>
                    </pic:cNvPicPr>
                  </pic:nvPicPr>
                  <pic:blipFill>
                    <a:blip r:embed="rId35"/>
                    <a:stretch>
                      <a:fillRect/>
                    </a:stretch>
                  </pic:blipFill>
                  <pic:spPr>
                    <a:xfrm>
                      <a:off x="0" y="0"/>
                      <a:ext cx="5268595" cy="870585"/>
                    </a:xfrm>
                    <a:prstGeom prst="rect">
                      <a:avLst/>
                    </a:prstGeom>
                    <a:noFill/>
                    <a:ln>
                      <a:noFill/>
                    </a:ln>
                  </pic:spPr>
                </pic:pic>
              </a:graphicData>
            </a:graphic>
          </wp:inline>
        </w:drawing>
      </w:r>
    </w:p>
    <w:p>
      <w:pPr>
        <w:numPr>
          <w:ilvl w:val="0"/>
          <w:numId w:val="0"/>
        </w:numPr>
        <w:spacing w:line="360" w:lineRule="auto"/>
        <w:jc w:val="center"/>
      </w:pPr>
      <w:r>
        <w:rPr>
          <w:sz w:val="21"/>
        </w:rPr>
        <mc:AlternateContent>
          <mc:Choice Requires="wps">
            <w:drawing>
              <wp:anchor distT="0" distB="0" distL="114300" distR="114300" simplePos="0" relativeHeight="251810816" behindDoc="0" locked="0" layoutInCell="1" allowOverlap="1">
                <wp:simplePos x="0" y="0"/>
                <wp:positionH relativeFrom="column">
                  <wp:posOffset>3131185</wp:posOffset>
                </wp:positionH>
                <wp:positionV relativeFrom="paragraph">
                  <wp:posOffset>1902460</wp:posOffset>
                </wp:positionV>
                <wp:extent cx="973455" cy="258445"/>
                <wp:effectExtent l="0" t="0" r="0" b="0"/>
                <wp:wrapNone/>
                <wp:docPr id="203" name="文本框 203"/>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回答3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55pt;margin-top:149.8pt;height:20.35pt;width:76.65pt;z-index:251810816;mso-width-relative:page;mso-height-relative:page;" filled="f" stroked="f" coordsize="21600,21600" o:gfxdata="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6Ooui3AAAAAsBAAAPAAAAAAAAAAEAIAAAACIA&#10;AABkcnMvZG93bnJldi54bWxQSwECFAAUAAAACACHTuJARO3wvj4CAABpBAAADgAAAAAAAAABACAA&#10;AAAr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回答3</w:t>
                      </w:r>
                    </w:p>
                  </w:txbxContent>
                </v:textbox>
              </v:shape>
            </w:pict>
          </mc:Fallback>
        </mc:AlternateContent>
      </w:r>
      <w:r>
        <w:rPr>
          <w:sz w:val="21"/>
        </w:rPr>
        <mc:AlternateContent>
          <mc:Choice Requires="wps">
            <w:drawing>
              <wp:anchor distT="0" distB="0" distL="114300" distR="114300" simplePos="0" relativeHeight="251814912" behindDoc="0" locked="0" layoutInCell="1" allowOverlap="1">
                <wp:simplePos x="0" y="0"/>
                <wp:positionH relativeFrom="column">
                  <wp:posOffset>3105785</wp:posOffset>
                </wp:positionH>
                <wp:positionV relativeFrom="paragraph">
                  <wp:posOffset>945515</wp:posOffset>
                </wp:positionV>
                <wp:extent cx="973455" cy="258445"/>
                <wp:effectExtent l="0" t="0" r="0" b="0"/>
                <wp:wrapNone/>
                <wp:docPr id="202" name="文本框 202"/>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回答2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55pt;margin-top:74.45pt;height:20.35pt;width:76.65pt;z-index:251814912;mso-width-relative:page;mso-height-relative:page;" filled="f" stroked="f" coordsize="21600,21600" o:gfxdata="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isRsHbAAAACwEAAA8AAAAAAAAAAQAgAAAAIgAA&#10;AGRycy9kb3ducmV2LnhtbFBLAQIUABQAAAAIAIdO4kDJ4uiIPgIAAGk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回答2</w:t>
                      </w:r>
                    </w:p>
                  </w:txbxContent>
                </v:textbox>
              </v:shape>
            </w:pict>
          </mc:Fallback>
        </mc:AlternateContent>
      </w:r>
      <w:r>
        <w:rPr>
          <w:sz w:val="21"/>
        </w:rPr>
        <mc:AlternateContent>
          <mc:Choice Requires="wps">
            <w:drawing>
              <wp:anchor distT="0" distB="0" distL="114300" distR="114300" simplePos="0" relativeHeight="251794432" behindDoc="0" locked="0" layoutInCell="1" allowOverlap="1">
                <wp:simplePos x="0" y="0"/>
                <wp:positionH relativeFrom="column">
                  <wp:posOffset>1637665</wp:posOffset>
                </wp:positionH>
                <wp:positionV relativeFrom="paragraph">
                  <wp:posOffset>832485</wp:posOffset>
                </wp:positionV>
                <wp:extent cx="973455" cy="258445"/>
                <wp:effectExtent l="0" t="0" r="0" b="0"/>
                <wp:wrapNone/>
                <wp:docPr id="201" name="文本框 201"/>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95pt;margin-top:65.55pt;height:20.35pt;width:76.65pt;z-index:251794432;mso-width-relative:page;mso-height-relative:page;" filled="f" stroked="f" coordsize="21600,21600" o:gfxdata="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5M21UdsAAAALAQAADwAAAAAAAAABACAAAAAiAAAA&#10;ZHJzL2Rvd25yZXYueG1sUEsBAhQAFAAAAAgAh07iQF7ywNI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w:t>
                      </w:r>
                    </w:p>
                  </w:txbxContent>
                </v:textbox>
              </v:shape>
            </w:pict>
          </mc:Fallback>
        </mc:AlternateContent>
      </w:r>
      <w:r>
        <w:rPr>
          <w:sz w:val="21"/>
        </w:rPr>
        <mc:AlternateContent>
          <mc:Choice Requires="wps">
            <w:drawing>
              <wp:anchor distT="0" distB="0" distL="114300" distR="114300" simplePos="0" relativeHeight="251798528" behindDoc="0" locked="0" layoutInCell="1" allowOverlap="1">
                <wp:simplePos x="0" y="0"/>
                <wp:positionH relativeFrom="column">
                  <wp:posOffset>1266825</wp:posOffset>
                </wp:positionH>
                <wp:positionV relativeFrom="paragraph">
                  <wp:posOffset>722630</wp:posOffset>
                </wp:positionV>
                <wp:extent cx="973455" cy="258445"/>
                <wp:effectExtent l="0" t="0" r="0" b="0"/>
                <wp:wrapNone/>
                <wp:docPr id="200" name="文本框 200"/>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资源数据长度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75pt;margin-top:56.9pt;height:20.35pt;width:76.65pt;z-index:251798528;mso-width-relative:page;mso-height-relative:page;" filled="f" stroked="f" coordsize="21600,21600" o:gfxdata="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HFGG3ZAAAACwEAAA8AAAAAAAAAAQAgAAAAIgAAAGRy&#10;cy9kb3ducmV2LnhtbFBLAQIUABQAAAAIAIdO4kDT/djkPQIAAGkEAAAOAAAAAAAAAAEAIAAAACg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资源数据长度</w:t>
                      </w:r>
                    </w:p>
                  </w:txbxContent>
                </v:textbox>
              </v:shape>
            </w:pict>
          </mc:Fallback>
        </mc:AlternateContent>
      </w:r>
      <w:r>
        <w:rPr>
          <w:sz w:val="21"/>
        </w:rPr>
        <mc:AlternateContent>
          <mc:Choice Requires="wps">
            <w:drawing>
              <wp:anchor distT="0" distB="0" distL="114300" distR="114300" simplePos="0" relativeHeight="251802624" behindDoc="0" locked="0" layoutInCell="1" allowOverlap="1">
                <wp:simplePos x="0" y="0"/>
                <wp:positionH relativeFrom="column">
                  <wp:posOffset>2624455</wp:posOffset>
                </wp:positionH>
                <wp:positionV relativeFrom="paragraph">
                  <wp:posOffset>612140</wp:posOffset>
                </wp:positionV>
                <wp:extent cx="973455" cy="258445"/>
                <wp:effectExtent l="0" t="0" r="0" b="0"/>
                <wp:wrapNone/>
                <wp:docPr id="199" name="文本框 199"/>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生存时间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65pt;margin-top:48.2pt;height:20.35pt;width:76.65pt;z-index:251802624;mso-width-relative:page;mso-height-relative:page;" filled="f" stroked="f" coordsize="21600,21600" o:gfxdata="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oqlTPcAAAACgEAAA8AAAAAAAAAAQAgAAAAIgAA&#10;AGRycy9kb3ducmV2LnhtbFBLAQIUABQAAAAIAIdO4kBiECBLPQIAAGkEAAAOAAAAAAAAAAEAIAAA&#10;ACs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生存时间</w:t>
                      </w:r>
                    </w:p>
                  </w:txbxContent>
                </v:textbox>
              </v:shape>
            </w:pict>
          </mc:Fallback>
        </mc:AlternateContent>
      </w:r>
      <w:r>
        <w:rPr>
          <w:sz w:val="21"/>
        </w:rPr>
        <mc:AlternateContent>
          <mc:Choice Requires="wps">
            <w:drawing>
              <wp:anchor distT="0" distB="0" distL="114300" distR="114300" simplePos="0" relativeHeight="251806720" behindDoc="0" locked="0" layoutInCell="1" allowOverlap="1">
                <wp:simplePos x="0" y="0"/>
                <wp:positionH relativeFrom="column">
                  <wp:posOffset>1456055</wp:posOffset>
                </wp:positionH>
                <wp:positionV relativeFrom="paragraph">
                  <wp:posOffset>473710</wp:posOffset>
                </wp:positionV>
                <wp:extent cx="973455" cy="258445"/>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类，与查询类相同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65pt;margin-top:37.3pt;height:20.35pt;width:76.65pt;z-index:251806720;mso-width-relative:page;mso-height-relative:page;" filled="f" stroked="f" coordsize="21600,21600" o:gfxdata="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TJeV9sAAAAKAQAADwAAAAAAAAABACAAAAAiAAAA&#10;ZHJzL2Rvd25yZXYueG1sUEsBAhQAFAAAAAgAh07iQO8fOH0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类，与查询类相同</w:t>
                      </w:r>
                    </w:p>
                  </w:txbxContent>
                </v:textbox>
              </v:shape>
            </w:pict>
          </mc:Fallback>
        </mc:AlternateContent>
      </w:r>
      <w:r>
        <w:rPr>
          <w:sz w:val="21"/>
        </w:rPr>
        <mc:AlternateContent>
          <mc:Choice Requires="wps">
            <w:drawing>
              <wp:anchor distT="0" distB="0" distL="114300" distR="114300" simplePos="0" relativeHeight="251810816" behindDoc="0" locked="0" layoutInCell="1" allowOverlap="1">
                <wp:simplePos x="0" y="0"/>
                <wp:positionH relativeFrom="column">
                  <wp:posOffset>2764155</wp:posOffset>
                </wp:positionH>
                <wp:positionV relativeFrom="paragraph">
                  <wp:posOffset>356235</wp:posOffset>
                </wp:positionV>
                <wp:extent cx="1870075" cy="258445"/>
                <wp:effectExtent l="0" t="0" r="0" b="0"/>
                <wp:wrapNone/>
                <wp:docPr id="197" name="文本框 197"/>
                <wp:cNvGraphicFramePr/>
                <a:graphic xmlns:a="http://schemas.openxmlformats.org/drawingml/2006/main">
                  <a:graphicData uri="http://schemas.microsoft.com/office/word/2010/wordprocessingShape">
                    <wps:wsp>
                      <wps:cNvSpPr txBox="1"/>
                      <wps:spPr>
                        <a:xfrm>
                          <a:off x="0" y="0"/>
                          <a:ext cx="187007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资源类型，与查询类型值相同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65pt;margin-top:28.05pt;height:20.35pt;width:147.25pt;z-index:251810816;mso-width-relative:page;mso-height-relative:page;" filled="f" stroked="f" coordsize="21600,21600" o:gfxdata="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h2EUXbAAAACQEAAA8AAAAAAAAAAQAgAAAAIgAA&#10;AGRycy9kb3ducmV2LnhtbFBLAQIUABQAAAAIAIdO4kC72Enj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资源类型，与查询类型值相同</w:t>
                      </w:r>
                    </w:p>
                  </w:txbxContent>
                </v:textbox>
              </v:shape>
            </w:pict>
          </mc:Fallback>
        </mc:AlternateContent>
      </w:r>
      <w:r>
        <w:rPr>
          <w:sz w:val="21"/>
        </w:rPr>
        <mc:AlternateContent>
          <mc:Choice Requires="wps">
            <w:drawing>
              <wp:anchor distT="0" distB="0" distL="114300" distR="114300" simplePos="0" relativeHeight="251814912" behindDoc="0" locked="0" layoutInCell="1" allowOverlap="1">
                <wp:simplePos x="0" y="0"/>
                <wp:positionH relativeFrom="column">
                  <wp:posOffset>1405255</wp:posOffset>
                </wp:positionH>
                <wp:positionV relativeFrom="paragraph">
                  <wp:posOffset>232410</wp:posOffset>
                </wp:positionV>
                <wp:extent cx="973455" cy="258445"/>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DNS请求域名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65pt;margin-top:18.3pt;height:20.35pt;width:76.65pt;z-index:251814912;mso-width-relative:page;mso-height-relative:page;" filled="f" stroked="f" coordsize="21600,21600" o:gfxdata="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6m3H9sAAAAJAQAADwAAAAAAAAABACAAAAAiAAAA&#10;ZHJzL2Rvd25yZXYueG1sUEsBAhQAFAAAAAgAh07iQOhE2aI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DNS请求域名</w:t>
                      </w:r>
                    </w:p>
                  </w:txbxContent>
                </v:textbox>
              </v:shape>
            </w:pict>
          </mc:Fallback>
        </mc:AlternateContent>
      </w:r>
      <w:r>
        <w:rPr>
          <w:sz w:val="21"/>
        </w:rPr>
        <mc:AlternateContent>
          <mc:Choice Requires="wps">
            <w:drawing>
              <wp:anchor distT="0" distB="0" distL="114300" distR="114300" simplePos="0" relativeHeight="251820032" behindDoc="0" locked="0" layoutInCell="1" allowOverlap="1">
                <wp:simplePos x="0" y="0"/>
                <wp:positionH relativeFrom="column">
                  <wp:posOffset>3355340</wp:posOffset>
                </wp:positionH>
                <wp:positionV relativeFrom="paragraph">
                  <wp:posOffset>94615</wp:posOffset>
                </wp:positionV>
                <wp:extent cx="973455" cy="258445"/>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973455"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回答1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2pt;margin-top:7.45pt;height:20.35pt;width:76.65pt;z-index:251820032;mso-width-relative:page;mso-height-relative:page;" filled="f" stroked="f" coordsize="21600,21600" o:gfxdata="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UPXbdoAAAAJAQAADwAAAAAAAAABACAAAAAiAAAA&#10;ZHJzL2Rvd25yZXYueG1sUEsBAhQAFAAAAAgAh07iQH9U8fg+AgAAaQQAAA4AAAAAAAAAAQAgAAAA&#10;KQ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回答1</w:t>
                      </w:r>
                    </w:p>
                  </w:txbxContent>
                </v:textbox>
              </v:shape>
            </w:pict>
          </mc:Fallback>
        </mc:AlternateContent>
      </w:r>
      <w:r>
        <w:drawing>
          <wp:inline distT="0" distB="0" distL="114300" distR="114300">
            <wp:extent cx="5276215" cy="1819910"/>
            <wp:effectExtent l="0" t="0" r="6985" b="8890"/>
            <wp:docPr id="1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0"/>
                    <pic:cNvPicPr>
                      <a:picLocks noChangeAspect="1"/>
                    </pic:cNvPicPr>
                  </pic:nvPicPr>
                  <pic:blipFill>
                    <a:blip r:embed="rId36"/>
                    <a:stretch>
                      <a:fillRect/>
                    </a:stretch>
                  </pic:blipFill>
                  <pic:spPr>
                    <a:xfrm>
                      <a:off x="0" y="0"/>
                      <a:ext cx="5276215" cy="1819910"/>
                    </a:xfrm>
                    <a:prstGeom prst="rect">
                      <a:avLst/>
                    </a:prstGeom>
                    <a:noFill/>
                    <a:ln>
                      <a:noFill/>
                    </a:ln>
                  </pic:spPr>
                </pic:pic>
              </a:graphicData>
            </a:graphic>
          </wp:inline>
        </w:drawing>
      </w:r>
      <w:r>
        <w:rPr>
          <w:sz w:val="21"/>
        </w:rPr>
        <mc:AlternateContent>
          <mc:Choice Requires="wps">
            <w:drawing>
              <wp:anchor distT="0" distB="0" distL="114300" distR="114300" simplePos="0" relativeHeight="251825152" behindDoc="0" locked="0" layoutInCell="1" allowOverlap="1">
                <wp:simplePos x="0" y="0"/>
                <wp:positionH relativeFrom="column">
                  <wp:posOffset>-704850</wp:posOffset>
                </wp:positionH>
                <wp:positionV relativeFrom="paragraph">
                  <wp:posOffset>1297940</wp:posOffset>
                </wp:positionV>
                <wp:extent cx="803275" cy="336550"/>
                <wp:effectExtent l="0" t="0" r="0" b="0"/>
                <wp:wrapNone/>
                <wp:docPr id="177" name="文本框 177"/>
                <wp:cNvGraphicFramePr/>
                <a:graphic xmlns:a="http://schemas.openxmlformats.org/drawingml/2006/main">
                  <a:graphicData uri="http://schemas.microsoft.com/office/word/2010/wordprocessingShape">
                    <wps:wsp>
                      <wps:cNvSpPr txBox="1"/>
                      <wps:spPr>
                        <a:xfrm>
                          <a:off x="0" y="0"/>
                          <a:ext cx="803275" cy="336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资源记录部分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5pt;margin-top:102.2pt;height:26.5pt;width:63.25pt;z-index:251825152;mso-width-relative:page;mso-height-relative:page;" filled="f" stroked="f" coordsize="21600,21600" o:gfxdata="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148GPcAAAACwEAAA8AAAAAAAAAAQAgAAAAIgAA&#10;AGRycy9kb3ducmV2LnhtbFBLAQIUABQAAAAIAIdO4kBZC+cZPQIAAGkEAAAOAAAAAAAAAAEAIAAA&#10;ACs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资源记录部分</w:t>
                      </w:r>
                    </w:p>
                  </w:txbxContent>
                </v:textbox>
              </v:shape>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55245</wp:posOffset>
                </wp:positionH>
                <wp:positionV relativeFrom="paragraph">
                  <wp:posOffset>125095</wp:posOffset>
                </wp:positionV>
                <wp:extent cx="75565" cy="2646045"/>
                <wp:effectExtent l="38100" t="4445" r="635" b="16510"/>
                <wp:wrapNone/>
                <wp:docPr id="174" name="左大括号 174"/>
                <wp:cNvGraphicFramePr/>
                <a:graphic xmlns:a="http://schemas.openxmlformats.org/drawingml/2006/main">
                  <a:graphicData uri="http://schemas.microsoft.com/office/word/2010/wordprocessingShape">
                    <wps:wsp>
                      <wps:cNvSpPr/>
                      <wps:spPr>
                        <a:xfrm>
                          <a:off x="1196340" y="4209415"/>
                          <a:ext cx="75565" cy="264604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4.35pt;margin-top:9.85pt;height:208.35pt;width:5.95pt;z-index:251837440;mso-width-relative:page;mso-height-relative:page;" filled="f" stroked="t" coordsize="21600,21600" o:gfxdata="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jFdFNcAAAAHAQAADwAAAAAAAAABACAAAAAiAAAAZHJzL2Rvd25yZXYu&#10;eG1sUEsBAhQAFAAAAAgAh07iQLCY+sb8AQAAxwMAAA4AAAAAAAAAAQAgAAAAJgEAAGRycy9lMm9E&#10;b2MueG1sUEsFBgAAAAAGAAYAWQEAAJQFAAAAAA==&#10;" adj="51,10800">
                <v:fill on="f" focussize="0,0"/>
                <v:stroke weight="0.5pt" color="#FF0000 [3204]" miterlimit="8" joinstyle="miter"/>
                <v:imagedata o:title=""/>
                <o:lock v:ext="edit" aspectratio="f"/>
              </v:shape>
            </w:pict>
          </mc:Fallback>
        </mc:AlternateContent>
      </w:r>
    </w:p>
    <w:p>
      <w:pPr>
        <w:numPr>
          <w:ilvl w:val="0"/>
          <w:numId w:val="0"/>
        </w:numPr>
        <w:spacing w:line="360" w:lineRule="auto"/>
        <w:jc w:val="center"/>
        <w:rPr>
          <w:rFonts w:hint="default"/>
          <w:lang w:val="en-US" w:eastAsia="zh-CN"/>
        </w:rPr>
      </w:pPr>
      <w:r>
        <w:rPr>
          <w:sz w:val="21"/>
        </w:rPr>
        <mc:AlternateContent>
          <mc:Choice Requires="wps">
            <w:drawing>
              <wp:anchor distT="0" distB="0" distL="114300" distR="114300" simplePos="0" relativeHeight="251794432" behindDoc="0" locked="0" layoutInCell="1" allowOverlap="1">
                <wp:simplePos x="0" y="0"/>
                <wp:positionH relativeFrom="column">
                  <wp:posOffset>1052195</wp:posOffset>
                </wp:positionH>
                <wp:positionV relativeFrom="paragraph">
                  <wp:posOffset>798830</wp:posOffset>
                </wp:positionV>
                <wp:extent cx="1748790" cy="258445"/>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174879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应答对应的请求包在62帧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85pt;margin-top:62.9pt;height:20.35pt;width:137.7pt;z-index:251794432;mso-width-relative:page;mso-height-relative:page;" filled="f" stroked="f" coordsize="21600,21600" o:gfxdata="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YeB09oAAAALAQAADwAAAAAAAAABACAAAAAiAAAA&#10;ZHJzL2Rvd25yZXYueG1sUEsBAhQAFAAAAAgAh07iQDA6cMM+AgAAagQAAA4AAAAAAAAAAQAgAAAA&#10;KQ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应答对应的请求包在62帧</w:t>
                      </w:r>
                    </w:p>
                  </w:txbxContent>
                </v:textbox>
              </v:shape>
            </w:pict>
          </mc:Fallback>
        </mc:AlternateContent>
      </w:r>
      <w:r>
        <w:drawing>
          <wp:inline distT="0" distB="0" distL="114300" distR="114300">
            <wp:extent cx="5274945" cy="1111885"/>
            <wp:effectExtent l="0" t="0" r="8255" b="5715"/>
            <wp:docPr id="1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1"/>
                    <pic:cNvPicPr>
                      <a:picLocks noChangeAspect="1"/>
                    </pic:cNvPicPr>
                  </pic:nvPicPr>
                  <pic:blipFill>
                    <a:blip r:embed="rId37"/>
                    <a:stretch>
                      <a:fillRect/>
                    </a:stretch>
                  </pic:blipFill>
                  <pic:spPr>
                    <a:xfrm>
                      <a:off x="0" y="0"/>
                      <a:ext cx="5274945" cy="1111885"/>
                    </a:xfrm>
                    <a:prstGeom prst="rect">
                      <a:avLst/>
                    </a:prstGeom>
                    <a:noFill/>
                    <a:ln>
                      <a:noFill/>
                    </a:ln>
                  </pic:spPr>
                </pic:pic>
              </a:graphicData>
            </a:graphic>
          </wp:inline>
        </w:drawing>
      </w:r>
    </w:p>
    <w:p>
      <w:pPr>
        <w:numPr>
          <w:ilvl w:val="0"/>
          <w:numId w:val="0"/>
        </w:numPr>
        <w:spacing w:line="360" w:lineRule="auto"/>
        <w:ind w:firstLine="420" w:firstLineChars="0"/>
        <w:jc w:val="both"/>
        <w:rPr>
          <w:rFonts w:hint="eastAsia"/>
          <w:b w:val="0"/>
          <w:bCs w:val="0"/>
          <w:sz w:val="21"/>
          <w:szCs w:val="21"/>
          <w:lang w:val="en-US" w:eastAsia="zh-CN"/>
        </w:rPr>
      </w:pPr>
      <w:r>
        <w:rPr>
          <w:rFonts w:hint="eastAsia"/>
          <w:b w:val="0"/>
          <w:bCs w:val="0"/>
          <w:sz w:val="21"/>
          <w:szCs w:val="21"/>
          <w:lang w:val="en-US" w:eastAsia="zh-CN"/>
        </w:rPr>
        <w:t>由于捕获到的应答包中权限域名服务器计数（Authority RRs）与附加资源记录数（Additional RRs）均为0，即baidu.com即作为了顶级域名服务器，又作为了权限域名服务器，因此它本身就可以查找到www.baidu.com对应的IP地址映射，故本地域名服务器不会有访问权限域名服务器的记录。</w:t>
      </w:r>
    </w:p>
    <w:p>
      <w:pPr>
        <w:numPr>
          <w:ilvl w:val="0"/>
          <w:numId w:val="0"/>
        </w:numPr>
        <w:spacing w:line="360" w:lineRule="auto"/>
        <w:ind w:firstLine="420" w:firstLineChars="0"/>
        <w:jc w:val="both"/>
        <w:rPr>
          <w:rFonts w:hint="eastAsia"/>
          <w:b w:val="0"/>
          <w:bCs w:val="0"/>
          <w:sz w:val="21"/>
          <w:szCs w:val="21"/>
          <w:lang w:val="en-US" w:eastAsia="zh-CN"/>
        </w:rPr>
      </w:pPr>
      <w:r>
        <w:rPr>
          <w:rFonts w:hint="eastAsia"/>
          <w:b w:val="0"/>
          <w:bCs w:val="0"/>
          <w:sz w:val="21"/>
          <w:szCs w:val="21"/>
          <w:lang w:val="en-US" w:eastAsia="zh-CN"/>
        </w:rPr>
        <w:t>为了让本实验捕获到权限域名服务器计数（Authority RRs）与附加资源记录数（Additional RRs）的信息，本次实验再次尝试捕获www.google.com的DNS数据包，如下图所示：</w:t>
      </w:r>
    </w:p>
    <w:p>
      <w:pPr>
        <w:numPr>
          <w:ilvl w:val="0"/>
          <w:numId w:val="0"/>
        </w:numPr>
        <w:spacing w:line="360" w:lineRule="auto"/>
        <w:jc w:val="center"/>
      </w:pPr>
      <w:r>
        <w:drawing>
          <wp:inline distT="0" distB="0" distL="114300" distR="114300">
            <wp:extent cx="5267960" cy="219075"/>
            <wp:effectExtent l="0" t="0" r="2540" b="9525"/>
            <wp:docPr id="2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2"/>
                    <pic:cNvPicPr>
                      <a:picLocks noChangeAspect="1"/>
                    </pic:cNvPicPr>
                  </pic:nvPicPr>
                  <pic:blipFill>
                    <a:blip r:embed="rId38"/>
                    <a:stretch>
                      <a:fillRect/>
                    </a:stretch>
                  </pic:blipFill>
                  <pic:spPr>
                    <a:xfrm>
                      <a:off x="0" y="0"/>
                      <a:ext cx="5267960" cy="219075"/>
                    </a:xfrm>
                    <a:prstGeom prst="rect">
                      <a:avLst/>
                    </a:prstGeom>
                    <a:noFill/>
                    <a:ln>
                      <a:noFill/>
                    </a:ln>
                  </pic:spPr>
                </pic:pic>
              </a:graphicData>
            </a:graphic>
          </wp:inline>
        </w:drawing>
      </w:r>
    </w:p>
    <w:p>
      <w:pPr>
        <w:pStyle w:val="2"/>
        <w:numPr>
          <w:ilvl w:val="0"/>
          <w:numId w:val="0"/>
        </w:numPr>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29</w:t>
      </w:r>
      <w:r>
        <w:fldChar w:fldCharType="end"/>
      </w:r>
    </w:p>
    <w:p>
      <w:pPr>
        <w:numPr>
          <w:ilvl w:val="0"/>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查看其中的DNS应答包：</w:t>
      </w:r>
    </w:p>
    <w:p>
      <w:pPr>
        <w:numPr>
          <w:ilvl w:val="0"/>
          <w:numId w:val="0"/>
        </w:numPr>
        <w:spacing w:line="360" w:lineRule="auto"/>
        <w:jc w:val="center"/>
      </w:pPr>
      <w:r>
        <w:rPr>
          <w:sz w:val="21"/>
        </w:rPr>
        <mc:AlternateContent>
          <mc:Choice Requires="wps">
            <w:drawing>
              <wp:anchor distT="0" distB="0" distL="114300" distR="114300" simplePos="0" relativeHeight="251823104" behindDoc="0" locked="0" layoutInCell="1" allowOverlap="1">
                <wp:simplePos x="0" y="0"/>
                <wp:positionH relativeFrom="column">
                  <wp:posOffset>1861820</wp:posOffset>
                </wp:positionH>
                <wp:positionV relativeFrom="paragraph">
                  <wp:posOffset>2961005</wp:posOffset>
                </wp:positionV>
                <wp:extent cx="2884805" cy="244475"/>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2884805"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权限域名服务器区域，此处有4个权限域名服务器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6pt;margin-top:233.15pt;height:19.25pt;width:227.15pt;z-index:251823104;mso-width-relative:page;mso-height-relative:page;" filled="f" stroked="f" coordsize="21600,21600" o:gfxdata="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t5Sbt0AAAALAQAADwAAAAAAAAABACAAAAAi&#10;AAAAZHJzL2Rvd25yZXYueG1sUEsBAhQAFAAAAAgAh07iQAl7o6s+AgAAagQAAA4AAAAAAAAAAQAg&#10;AAAALAEAAGRycy9lMm9Eb2MueG1sUEsFBgAAAAAGAAYAWQEAANw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权限域名服务器区域，此处有4个权限域名服务器</w:t>
                      </w:r>
                    </w:p>
                  </w:txbxContent>
                </v:textbox>
              </v:shape>
            </w:pict>
          </mc:Fallback>
        </mc:AlternateContent>
      </w:r>
      <w:r>
        <w:rPr>
          <w:sz w:val="21"/>
        </w:rPr>
        <mc:AlternateContent>
          <mc:Choice Requires="wps">
            <w:drawing>
              <wp:anchor distT="0" distB="0" distL="114300" distR="114300" simplePos="0" relativeHeight="251822080" behindDoc="0" locked="0" layoutInCell="1" allowOverlap="1">
                <wp:simplePos x="0" y="0"/>
                <wp:positionH relativeFrom="column">
                  <wp:posOffset>-497840</wp:posOffset>
                </wp:positionH>
                <wp:positionV relativeFrom="paragraph">
                  <wp:posOffset>764540</wp:posOffset>
                </wp:positionV>
                <wp:extent cx="815975" cy="244475"/>
                <wp:effectExtent l="0" t="0" r="0" b="0"/>
                <wp:wrapNone/>
                <wp:docPr id="217" name="文本框 217"/>
                <wp:cNvGraphicFramePr/>
                <a:graphic xmlns:a="http://schemas.openxmlformats.org/drawingml/2006/main">
                  <a:graphicData uri="http://schemas.microsoft.com/office/word/2010/wordprocessingShape">
                    <wps:wsp>
                      <wps:cNvSpPr txBox="1"/>
                      <wps:spPr>
                        <a:xfrm>
                          <a:off x="0" y="0"/>
                          <a:ext cx="815975"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基础结构部分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2pt;margin-top:60.2pt;height:19.25pt;width:64.25pt;z-index:251822080;mso-width-relative:page;mso-height-relative:page;" filled="f" stroked="f" coordsize="21600,21600" o:gfxdata="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&#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7Lga42gAAAAoBAAAPAAAAAAAAAAEAIAAAACIAAABk&#10;cnMvZG93bnJldi54bWxQSwECFAAUAAAACACHTuJA4rjXnD0CAABp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基础结构部分</w:t>
                      </w:r>
                    </w:p>
                  </w:txbxContent>
                </v:textbox>
              </v:shape>
            </w:pict>
          </mc:Fallback>
        </mc:AlternateContent>
      </w:r>
      <w:r>
        <w:rPr>
          <w:sz w:val="21"/>
        </w:rPr>
        <mc:AlternateContent>
          <mc:Choice Requires="wps">
            <w:drawing>
              <wp:anchor distT="0" distB="0" distL="114300" distR="114300" simplePos="0" relativeHeight="251843584" behindDoc="0" locked="0" layoutInCell="1" allowOverlap="1">
                <wp:simplePos x="0" y="0"/>
                <wp:positionH relativeFrom="column">
                  <wp:posOffset>267335</wp:posOffset>
                </wp:positionH>
                <wp:positionV relativeFrom="paragraph">
                  <wp:posOffset>300990</wp:posOffset>
                </wp:positionV>
                <wp:extent cx="75565" cy="1206500"/>
                <wp:effectExtent l="38100" t="4445" r="635" b="8255"/>
                <wp:wrapNone/>
                <wp:docPr id="216" name="左大括号 216"/>
                <wp:cNvGraphicFramePr/>
                <a:graphic xmlns:a="http://schemas.openxmlformats.org/drawingml/2006/main">
                  <a:graphicData uri="http://schemas.microsoft.com/office/word/2010/wordprocessingShape">
                    <wps:wsp>
                      <wps:cNvSpPr/>
                      <wps:spPr>
                        <a:xfrm>
                          <a:off x="1408430" y="1215390"/>
                          <a:ext cx="75565" cy="12065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1.05pt;margin-top:23.7pt;height:95pt;width:5.95pt;z-index:251843584;mso-width-relative:page;mso-height-relative:page;" filled="f" stroked="t" coordsize="21600,21600" o:gfxdata="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ao66NcAAAAIAQAADwAAAAAAAAABACAAAAAiAAAAZHJzL2Rvd25yZXYueG1s&#10;UEsBAhQAFAAAAAgAh07iQE6Yn635AQAAxwMAAA4AAAAAAAAAAQAgAAAAJgEAAGRycy9lMm9Eb2Mu&#10;eG1sUEsFBgAAAAAGAAYAWQEAAJEFAAAAAA==&#10;" adj="112,10800">
                <v:fill on="f" focussize="0,0"/>
                <v:stroke weight="0.5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42560" behindDoc="0" locked="0" layoutInCell="1" allowOverlap="1">
                <wp:simplePos x="0" y="0"/>
                <wp:positionH relativeFrom="column">
                  <wp:posOffset>140335</wp:posOffset>
                </wp:positionH>
                <wp:positionV relativeFrom="paragraph">
                  <wp:posOffset>1669415</wp:posOffset>
                </wp:positionV>
                <wp:extent cx="211455" cy="0"/>
                <wp:effectExtent l="0" t="48895" r="4445" b="52705"/>
                <wp:wrapNone/>
                <wp:docPr id="215" name="直接箭头连接符 215"/>
                <wp:cNvGraphicFramePr/>
                <a:graphic xmlns:a="http://schemas.openxmlformats.org/drawingml/2006/main">
                  <a:graphicData uri="http://schemas.microsoft.com/office/word/2010/wordprocessingShape">
                    <wps:wsp>
                      <wps:cNvCnPr/>
                      <wps:spPr>
                        <a:xfrm>
                          <a:off x="1281430" y="2583815"/>
                          <a:ext cx="21145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05pt;margin-top:131.45pt;height:0pt;width:16.65pt;z-index:251842560;mso-width-relative:page;mso-height-relative:page;" filled="f" stroked="t" coordsize="21600,21600" o:gfxdata="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LfwYDZAAAACQEAAA8A&#10;AAAAAAAAAQAgAAAAIgAAAGRycy9kb3ducmV2LnhtbFBLAQIUABQAAAAIAIdO4kBOYW1dFgIAAO0D&#10;AAAOAAAAAAAAAAEAIAAAACgBAABkcnMvZTJvRG9jLnhtbFBLBQYAAAAABgAGAFkBAACw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21056" behindDoc="0" locked="0" layoutInCell="1" allowOverlap="1">
                <wp:simplePos x="0" y="0"/>
                <wp:positionH relativeFrom="column">
                  <wp:posOffset>-580390</wp:posOffset>
                </wp:positionH>
                <wp:positionV relativeFrom="paragraph">
                  <wp:posOffset>1991995</wp:posOffset>
                </wp:positionV>
                <wp:extent cx="815975" cy="251460"/>
                <wp:effectExtent l="0" t="0" r="0" b="0"/>
                <wp:wrapNone/>
                <wp:docPr id="213" name="文本框 213"/>
                <wp:cNvGraphicFramePr/>
                <a:graphic xmlns:a="http://schemas.openxmlformats.org/drawingml/2006/main">
                  <a:graphicData uri="http://schemas.microsoft.com/office/word/2010/wordprocessingShape">
                    <wps:wsp>
                      <wps:cNvSpPr txBox="1"/>
                      <wps:spPr>
                        <a:xfrm>
                          <a:off x="0" y="0"/>
                          <a:ext cx="815975" cy="2514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资源记录部分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156.85pt;height:19.8pt;width:64.25pt;z-index:251821056;mso-width-relative:page;mso-height-relative:page;" filled="f" stroked="f" coordsize="21600,21600" o:gfxdata="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VZEKtwAAAAKAQAADwAAAAAAAAABACAAAAAi&#10;AAAAZHJzL2Rvd25yZXYueG1sUEsBAhQAFAAAAAgAh07iQADxmDc/AgAAaQQAAA4AAAAAAAAAAQAg&#10;AAAAKwEAAGRycy9lMm9Eb2MueG1sUEsFBgAAAAAGAAYAWQEAANw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资源记录部分</w:t>
                      </w:r>
                    </w:p>
                  </w:txbxContent>
                </v:textbox>
              </v:shape>
            </w:pict>
          </mc:Fallback>
        </mc:AlternateContent>
      </w:r>
      <w:r>
        <w:rPr>
          <w:sz w:val="21"/>
        </w:rPr>
        <mc:AlternateContent>
          <mc:Choice Requires="wps">
            <w:drawing>
              <wp:anchor distT="0" distB="0" distL="114300" distR="114300" simplePos="0" relativeHeight="251841536" behindDoc="0" locked="0" layoutInCell="1" allowOverlap="1">
                <wp:simplePos x="0" y="0"/>
                <wp:positionH relativeFrom="column">
                  <wp:posOffset>203835</wp:posOffset>
                </wp:positionH>
                <wp:positionV relativeFrom="paragraph">
                  <wp:posOffset>1916430</wp:posOffset>
                </wp:positionV>
                <wp:extent cx="75565" cy="473075"/>
                <wp:effectExtent l="38100" t="4445" r="635" b="5080"/>
                <wp:wrapNone/>
                <wp:docPr id="214" name="左大括号 214"/>
                <wp:cNvGraphicFramePr/>
                <a:graphic xmlns:a="http://schemas.openxmlformats.org/drawingml/2006/main">
                  <a:graphicData uri="http://schemas.microsoft.com/office/word/2010/wordprocessingShape">
                    <wps:wsp>
                      <wps:cNvSpPr/>
                      <wps:spPr>
                        <a:xfrm>
                          <a:off x="1344930" y="2830830"/>
                          <a:ext cx="75565" cy="47307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6.05pt;margin-top:150.9pt;height:37.25pt;width:5.95pt;z-index:251841536;mso-width-relative:page;mso-height-relative:page;" filled="f" stroked="t" coordsize="21600,21600" o:gfxdata="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yDhWdcAAAAJAQAADwAAAAAAAAABACAAAAAiAAAAZHJzL2Rvd25yZXYueG1sUEsB&#10;AhQAFAAAAAgAh07iQAlkQvv2AQAAxgMAAA4AAAAAAAAAAQAgAAAAJgEAAGRycy9lMm9Eb2MueG1s&#10;UEsFBgAAAAAGAAYAWQEAAI4FAAAAAA==&#10;" adj="287,10800">
                <v:fill on="f" focussize="0,0"/>
                <v:stroke weight="0.5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827200" behindDoc="0" locked="0" layoutInCell="1" allowOverlap="1">
                <wp:simplePos x="0" y="0"/>
                <wp:positionH relativeFrom="column">
                  <wp:posOffset>-360680</wp:posOffset>
                </wp:positionH>
                <wp:positionV relativeFrom="paragraph">
                  <wp:posOffset>1536065</wp:posOffset>
                </wp:positionV>
                <wp:extent cx="612775" cy="244475"/>
                <wp:effectExtent l="0" t="0" r="0" b="0"/>
                <wp:wrapNone/>
                <wp:docPr id="212" name="文本框 212"/>
                <wp:cNvGraphicFramePr/>
                <a:graphic xmlns:a="http://schemas.openxmlformats.org/drawingml/2006/main">
                  <a:graphicData uri="http://schemas.microsoft.com/office/word/2010/wordprocessingShape">
                    <wps:wsp>
                      <wps:cNvSpPr txBox="1"/>
                      <wps:spPr>
                        <a:xfrm>
                          <a:off x="0" y="0"/>
                          <a:ext cx="612775"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问题部分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pt;margin-top:120.95pt;height:19.25pt;width:48.25pt;z-index:251827200;mso-width-relative:page;mso-height-relative:page;" filled="f" stroked="f" coordsize="21600,21600" o:gfxdata="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Eb0adwAAAAKAQAADwAAAAAAAAABACAAAAAiAAAA&#10;ZHJzL2Rvd25yZXYueG1sUEsBAhQAFAAAAAgAh07iQBPvK1Y8AgAAaQQAAA4AAAAAAAAAAQAgAAAA&#10;Kw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问题部分</w:t>
                      </w:r>
                    </w:p>
                  </w:txbxContent>
                </v:textbox>
              </v:shape>
            </w:pict>
          </mc:Fallback>
        </mc:AlternateContent>
      </w:r>
      <w:r>
        <w:rPr>
          <w:sz w:val="21"/>
        </w:rPr>
        <mc:AlternateContent>
          <mc:Choice Requires="wps">
            <w:drawing>
              <wp:anchor distT="0" distB="0" distL="114300" distR="114300" simplePos="0" relativeHeight="251831296" behindDoc="0" locked="0" layoutInCell="1" allowOverlap="1">
                <wp:simplePos x="0" y="0"/>
                <wp:positionH relativeFrom="column">
                  <wp:posOffset>1998980</wp:posOffset>
                </wp:positionH>
                <wp:positionV relativeFrom="paragraph">
                  <wp:posOffset>1313180</wp:posOffset>
                </wp:positionV>
                <wp:extent cx="1282700" cy="286385"/>
                <wp:effectExtent l="0" t="0" r="0" b="0"/>
                <wp:wrapNone/>
                <wp:docPr id="211" name="文本框 211"/>
                <wp:cNvGraphicFramePr/>
                <a:graphic xmlns:a="http://schemas.openxmlformats.org/drawingml/2006/main">
                  <a:graphicData uri="http://schemas.microsoft.com/office/word/2010/wordprocessingShape">
                    <wps:wsp>
                      <wps:cNvSpPr txBox="1"/>
                      <wps:spPr>
                        <a:xfrm>
                          <a:off x="0" y="0"/>
                          <a:ext cx="1282700" cy="286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附加资源记录数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4pt;margin-top:103.4pt;height:22.55pt;width:101pt;z-index:251831296;mso-width-relative:page;mso-height-relative:page;" filled="f" stroked="f" coordsize="21600,21600" o:gfxdata="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41qn2gAAAAsBAAAPAAAAAAAAAAEAIAAAACIAAABk&#10;cnMvZG93bnJldi54bWxQSwECFAAUAAAACACHTuJAJCT+ED0CAABq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附加资源记录数</w:t>
                      </w:r>
                    </w:p>
                  </w:txbxContent>
                </v:textbox>
              </v:shape>
            </w:pict>
          </mc:Fallback>
        </mc:AlternateContent>
      </w:r>
      <w:r>
        <w:rPr>
          <w:sz w:val="21"/>
        </w:rPr>
        <mc:AlternateContent>
          <mc:Choice Requires="wps">
            <w:drawing>
              <wp:anchor distT="0" distB="0" distL="114300" distR="114300" simplePos="0" relativeHeight="251840512" behindDoc="0" locked="0" layoutInCell="1" allowOverlap="1">
                <wp:simplePos x="0" y="0"/>
                <wp:positionH relativeFrom="column">
                  <wp:posOffset>1973580</wp:posOffset>
                </wp:positionH>
                <wp:positionV relativeFrom="paragraph">
                  <wp:posOffset>1075690</wp:posOffset>
                </wp:positionV>
                <wp:extent cx="1269365" cy="294005"/>
                <wp:effectExtent l="0" t="0" r="0" b="0"/>
                <wp:wrapNone/>
                <wp:docPr id="210" name="文本框 210"/>
                <wp:cNvGraphicFramePr/>
                <a:graphic xmlns:a="http://schemas.openxmlformats.org/drawingml/2006/main">
                  <a:graphicData uri="http://schemas.microsoft.com/office/word/2010/wordprocessingShape">
                    <wps:wsp>
                      <wps:cNvSpPr txBox="1"/>
                      <wps:spPr>
                        <a:xfrm>
                          <a:off x="3114675" y="2060575"/>
                          <a:ext cx="1269365" cy="2940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授权资源记录数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4pt;margin-top:84.7pt;height:23.15pt;width:99.95pt;z-index:251840512;mso-width-relative:page;mso-height-relative:page;" filled="f" stroked="f" coordsize="21600,21600" o:gfxdata="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ZiVbM2wAAAAsBAAAPAAAAAAAA&#10;AAEAIAAAACIAAABkcnMvZG93bnJldi54bWxQSwECFAAUAAAACACHTuJASdz13kgCAAB2BAAADgAA&#10;AAAAAAABACAAAAAqAQAAZHJzL2Uyb0RvYy54bWxQSwUGAAAAAAYABgBZAQAA5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授权资源记录数</w:t>
                      </w:r>
                    </w:p>
                  </w:txbxContent>
                </v:textbox>
              </v:shape>
            </w:pict>
          </mc:Fallback>
        </mc:AlternateContent>
      </w:r>
      <w:r>
        <w:drawing>
          <wp:inline distT="0" distB="0" distL="114300" distR="114300">
            <wp:extent cx="5276850" cy="2877185"/>
            <wp:effectExtent l="0" t="0" r="6350" b="5715"/>
            <wp:docPr id="20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3"/>
                    <pic:cNvPicPr>
                      <a:picLocks noChangeAspect="1"/>
                    </pic:cNvPicPr>
                  </pic:nvPicPr>
                  <pic:blipFill>
                    <a:blip r:embed="rId39"/>
                    <a:stretch>
                      <a:fillRect/>
                    </a:stretch>
                  </pic:blipFill>
                  <pic:spPr>
                    <a:xfrm>
                      <a:off x="0" y="0"/>
                      <a:ext cx="5276850" cy="2877185"/>
                    </a:xfrm>
                    <a:prstGeom prst="rect">
                      <a:avLst/>
                    </a:prstGeom>
                    <a:noFill/>
                    <a:ln>
                      <a:noFill/>
                    </a:ln>
                  </pic:spPr>
                </pic:pic>
              </a:graphicData>
            </a:graphic>
          </wp:inline>
        </w:drawing>
      </w:r>
    </w:p>
    <w:p>
      <w:pPr>
        <w:numPr>
          <w:ilvl w:val="0"/>
          <w:numId w:val="0"/>
        </w:numPr>
        <w:spacing w:line="360" w:lineRule="auto"/>
        <w:jc w:val="center"/>
      </w:pPr>
      <w:r>
        <w:rPr>
          <w:sz w:val="21"/>
        </w:rPr>
        <mc:AlternateContent>
          <mc:Choice Requires="wps">
            <w:drawing>
              <wp:anchor distT="0" distB="0" distL="114300" distR="114300" simplePos="0" relativeHeight="251816960" behindDoc="0" locked="0" layoutInCell="1" allowOverlap="1">
                <wp:simplePos x="0" y="0"/>
                <wp:positionH relativeFrom="column">
                  <wp:posOffset>3580765</wp:posOffset>
                </wp:positionH>
                <wp:positionV relativeFrom="paragraph">
                  <wp:posOffset>148590</wp:posOffset>
                </wp:positionV>
                <wp:extent cx="1240790" cy="244475"/>
                <wp:effectExtent l="0" t="0" r="0" b="0"/>
                <wp:wrapNone/>
                <wp:docPr id="235" name="文本框 235"/>
                <wp:cNvGraphicFramePr/>
                <a:graphic xmlns:a="http://schemas.openxmlformats.org/drawingml/2006/main">
                  <a:graphicData uri="http://schemas.microsoft.com/office/word/2010/wordprocessingShape">
                    <wps:wsp>
                      <wps:cNvSpPr txBox="1"/>
                      <wps:spPr>
                        <a:xfrm>
                          <a:off x="0" y="0"/>
                          <a:ext cx="1240790"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资源记录部分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95pt;margin-top:11.7pt;height:19.25pt;width:97.7pt;z-index:251816960;mso-width-relative:page;mso-height-relative:page;" filled="f" stroked="f" coordsize="21600,21600" o:gfxdata="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OtGHrbAAAACQEAAA8AAAAAAAAAAQAgAAAAIgAA&#10;AGRycy9kb3ducmV2LnhtbFBLAQIUABQAAAAIAIdO4kD1tz10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资源记录部分</w:t>
                      </w:r>
                    </w:p>
                  </w:txbxContent>
                </v:textbox>
              </v:shape>
            </w:pict>
          </mc:Fallback>
        </mc:AlternateContent>
      </w:r>
      <w:r>
        <w:rPr>
          <w:sz w:val="21"/>
        </w:rPr>
        <mc:AlternateContent>
          <mc:Choice Requires="wps">
            <w:drawing>
              <wp:anchor distT="0" distB="0" distL="114300" distR="114300" simplePos="0" relativeHeight="251795456" behindDoc="0" locked="0" layoutInCell="1" allowOverlap="1">
                <wp:simplePos x="0" y="0"/>
                <wp:positionH relativeFrom="column">
                  <wp:posOffset>2298700</wp:posOffset>
                </wp:positionH>
                <wp:positionV relativeFrom="paragraph">
                  <wp:posOffset>1134745</wp:posOffset>
                </wp:positionV>
                <wp:extent cx="1494155" cy="280035"/>
                <wp:effectExtent l="0" t="0" r="0" b="0"/>
                <wp:wrapNone/>
                <wp:docPr id="228" name="文本框 228"/>
                <wp:cNvGraphicFramePr/>
                <a:graphic xmlns:a="http://schemas.openxmlformats.org/drawingml/2006/main">
                  <a:graphicData uri="http://schemas.microsoft.com/office/word/2010/wordprocessingShape">
                    <wps:wsp>
                      <wps:cNvSpPr txBox="1"/>
                      <wps:spPr>
                        <a:xfrm>
                          <a:off x="0" y="0"/>
                          <a:ext cx="1494155" cy="280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资源数据，权限域名服务器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pt;margin-top:89.35pt;height:22.05pt;width:117.65pt;z-index:251795456;mso-width-relative:page;mso-height-relative:page;" filled="f" stroked="f" coordsize="21600,21600" o:gfxdata="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AUX1q3AAAAAsBAAAPAAAAAAAAAAEAIAAAACIA&#10;AABkcnMvZG93bnJldi54bWxQSwECFAAUAAAACACHTuJA3TkRUz4CAABqBAAADgAAAAAAAAABACAA&#10;AAAr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资源数据，权限域名服务器</w:t>
                      </w:r>
                    </w:p>
                  </w:txbxContent>
                </v:textbox>
              </v:shape>
            </w:pict>
          </mc:Fallback>
        </mc:AlternateContent>
      </w:r>
      <w:r>
        <w:rPr>
          <w:sz w:val="21"/>
        </w:rPr>
        <mc:AlternateContent>
          <mc:Choice Requires="wps">
            <w:drawing>
              <wp:anchor distT="0" distB="0" distL="114300" distR="114300" simplePos="0" relativeHeight="251799552" behindDoc="0" locked="0" layoutInCell="1" allowOverlap="1">
                <wp:simplePos x="0" y="0"/>
                <wp:positionH relativeFrom="column">
                  <wp:posOffset>1440815</wp:posOffset>
                </wp:positionH>
                <wp:positionV relativeFrom="paragraph">
                  <wp:posOffset>989330</wp:posOffset>
                </wp:positionV>
                <wp:extent cx="916305" cy="259080"/>
                <wp:effectExtent l="0" t="0" r="0" b="0"/>
                <wp:wrapNone/>
                <wp:docPr id="227" name="文本框 227"/>
                <wp:cNvGraphicFramePr/>
                <a:graphic xmlns:a="http://schemas.openxmlformats.org/drawingml/2006/main">
                  <a:graphicData uri="http://schemas.microsoft.com/office/word/2010/wordprocessingShape">
                    <wps:wsp>
                      <wps:cNvSpPr txBox="1"/>
                      <wps:spPr>
                        <a:xfrm>
                          <a:off x="0" y="0"/>
                          <a:ext cx="916305" cy="259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资源数据长度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45pt;margin-top:77.9pt;height:20.4pt;width:72.15pt;z-index:251799552;mso-width-relative:page;mso-height-relative:page;" filled="f" stroked="f" coordsize="21600,21600" o:gfxdata="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6VHv02wAAAAsBAAAPAAAAAAAAAAEAIAAAACIA&#10;AABkcnMvZG93bnJldi54bWxQSwECFAAUAAAACACHTuJAhh6L3j8CAABpBAAADgAAAAAAAAABACAA&#10;AAAq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资源数据长度</w:t>
                      </w:r>
                    </w:p>
                  </w:txbxContent>
                </v:textbox>
              </v:shape>
            </w:pict>
          </mc:Fallback>
        </mc:AlternateContent>
      </w:r>
      <w:r>
        <w:rPr>
          <w:sz w:val="21"/>
        </w:rPr>
        <mc:AlternateContent>
          <mc:Choice Requires="wps">
            <w:drawing>
              <wp:anchor distT="0" distB="0" distL="114300" distR="114300" simplePos="0" relativeHeight="251803648" behindDoc="0" locked="0" layoutInCell="1" allowOverlap="1">
                <wp:simplePos x="0" y="0"/>
                <wp:positionH relativeFrom="column">
                  <wp:posOffset>4180840</wp:posOffset>
                </wp:positionH>
                <wp:positionV relativeFrom="paragraph">
                  <wp:posOffset>808990</wp:posOffset>
                </wp:positionV>
                <wp:extent cx="1240790" cy="244475"/>
                <wp:effectExtent l="0" t="0" r="0" b="0"/>
                <wp:wrapNone/>
                <wp:docPr id="226" name="文本框 226"/>
                <wp:cNvGraphicFramePr/>
                <a:graphic xmlns:a="http://schemas.openxmlformats.org/drawingml/2006/main">
                  <a:graphicData uri="http://schemas.microsoft.com/office/word/2010/wordprocessingShape">
                    <wps:wsp>
                      <wps:cNvSpPr txBox="1"/>
                      <wps:spPr>
                        <a:xfrm>
                          <a:off x="0" y="0"/>
                          <a:ext cx="1240790"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生存时间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2pt;margin-top:63.7pt;height:19.25pt;width:97.7pt;z-index:251803648;mso-width-relative:page;mso-height-relative:page;" filled="f" stroked="f" coordsize="21600,21600" o:gfxdata="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VKFYtsAAAALAQAADwAAAAAAAAABACAAAAAiAAAA&#10;ZHJzL2Rvd25yZXYueG1sUEsBAhQAFAAAAAgAh07iQI1UngQ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生存时间</w:t>
                      </w:r>
                    </w:p>
                  </w:txbxContent>
                </v:textbox>
              </v:shape>
            </w:pict>
          </mc:Fallback>
        </mc:AlternateContent>
      </w:r>
      <w:r>
        <w:rPr>
          <w:sz w:val="21"/>
        </w:rPr>
        <mc:AlternateContent>
          <mc:Choice Requires="wps">
            <w:drawing>
              <wp:anchor distT="0" distB="0" distL="114300" distR="114300" simplePos="0" relativeHeight="251807744" behindDoc="0" locked="0" layoutInCell="1" allowOverlap="1">
                <wp:simplePos x="0" y="0"/>
                <wp:positionH relativeFrom="column">
                  <wp:posOffset>1697355</wp:posOffset>
                </wp:positionH>
                <wp:positionV relativeFrom="paragraph">
                  <wp:posOffset>650240</wp:posOffset>
                </wp:positionV>
                <wp:extent cx="394970" cy="272415"/>
                <wp:effectExtent l="0" t="0" r="0" b="0"/>
                <wp:wrapNone/>
                <wp:docPr id="225" name="文本框 225"/>
                <wp:cNvGraphicFramePr/>
                <a:graphic xmlns:a="http://schemas.openxmlformats.org/drawingml/2006/main">
                  <a:graphicData uri="http://schemas.microsoft.com/office/word/2010/wordprocessingShape">
                    <wps:wsp>
                      <wps:cNvSpPr txBox="1"/>
                      <wps:spPr>
                        <a:xfrm>
                          <a:off x="0" y="0"/>
                          <a:ext cx="394970" cy="272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65pt;margin-top:51.2pt;height:21.45pt;width:31.1pt;z-index:251807744;mso-width-relative:page;mso-height-relative:page;" filled="f" stroked="f" coordsize="21600,21600" o:gfxdata="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IOU2J3AAAAAsBAAAPAAAAAAAAAAEAIAAAACIA&#10;AABkcnMvZG93bnJldi54bWxQSwECFAAUAAAACACHTuJAAHcPlD4CAABpBAAADgAAAAAAAAABACAA&#10;AAAr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类</w:t>
                      </w:r>
                    </w:p>
                  </w:txbxContent>
                </v:textbox>
              </v:shape>
            </w:pict>
          </mc:Fallback>
        </mc:AlternateContent>
      </w:r>
      <w:r>
        <w:rPr>
          <w:sz w:val="21"/>
        </w:rPr>
        <mc:AlternateContent>
          <mc:Choice Requires="wps">
            <w:drawing>
              <wp:anchor distT="0" distB="0" distL="114300" distR="114300" simplePos="0" relativeHeight="251811840" behindDoc="0" locked="0" layoutInCell="1" allowOverlap="1">
                <wp:simplePos x="0" y="0"/>
                <wp:positionH relativeFrom="column">
                  <wp:posOffset>3181985</wp:posOffset>
                </wp:positionH>
                <wp:positionV relativeFrom="paragraph">
                  <wp:posOffset>469900</wp:posOffset>
                </wp:positionV>
                <wp:extent cx="1503680" cy="279400"/>
                <wp:effectExtent l="0" t="0" r="0" b="0"/>
                <wp:wrapNone/>
                <wp:docPr id="224" name="文本框 224"/>
                <wp:cNvGraphicFramePr/>
                <a:graphic xmlns:a="http://schemas.openxmlformats.org/drawingml/2006/main">
                  <a:graphicData uri="http://schemas.microsoft.com/office/word/2010/wordprocessingShape">
                    <wps:wsp>
                      <wps:cNvSpPr txBox="1"/>
                      <wps:spPr>
                        <a:xfrm>
                          <a:off x="0" y="0"/>
                          <a:ext cx="1503680" cy="279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类型，代表权限域名服务器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55pt;margin-top:37pt;height:22pt;width:118.4pt;z-index:251811840;mso-width-relative:page;mso-height-relative:page;" filled="f" stroked="f" coordsize="21600,21600" o:gfxdata="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IIOtoAAAAKAQAADwAAAAAAAAABACAAAAAiAAAA&#10;ZHJzL2Rvd25yZXYueG1sUEsBAhQAFAAAAAgAh07iQMnSvLQ+AgAAagQAAA4AAAAAAAAAAQAgAAAA&#10;KQ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类型，代表权限域名服务器</w:t>
                      </w:r>
                    </w:p>
                  </w:txbxContent>
                </v:textbox>
              </v:shape>
            </w:pict>
          </mc:Fallback>
        </mc:AlternateContent>
      </w:r>
      <w:r>
        <w:rPr>
          <w:sz w:val="21"/>
        </w:rPr>
        <mc:AlternateContent>
          <mc:Choice Requires="wps">
            <w:drawing>
              <wp:anchor distT="0" distB="0" distL="114300" distR="114300" simplePos="0" relativeHeight="251816960" behindDoc="0" locked="0" layoutInCell="1" allowOverlap="1">
                <wp:simplePos x="0" y="0"/>
                <wp:positionH relativeFrom="column">
                  <wp:posOffset>1576070</wp:posOffset>
                </wp:positionH>
                <wp:positionV relativeFrom="paragraph">
                  <wp:posOffset>317500</wp:posOffset>
                </wp:positionV>
                <wp:extent cx="1396365" cy="294005"/>
                <wp:effectExtent l="0" t="0" r="0" b="0"/>
                <wp:wrapNone/>
                <wp:docPr id="223" name="文本框 223"/>
                <wp:cNvGraphicFramePr/>
                <a:graphic xmlns:a="http://schemas.openxmlformats.org/drawingml/2006/main">
                  <a:graphicData uri="http://schemas.microsoft.com/office/word/2010/wordprocessingShape">
                    <wps:wsp>
                      <wps:cNvSpPr txBox="1"/>
                      <wps:spPr>
                        <a:xfrm>
                          <a:off x="0" y="0"/>
                          <a:ext cx="1396365" cy="2940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域名，权限域名服务器名称</w:t>
                            </w:r>
                          </w:p>
                          <w:p>
                            <w:pPr>
                              <w:rPr>
                                <w:rFonts w:hint="default" w:eastAsia="宋体"/>
                                <w:b/>
                                <w:bCs/>
                                <w:color w:val="FF0000"/>
                                <w:sz w:val="16"/>
                                <w:szCs w:val="1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1pt;margin-top:25pt;height:23.15pt;width:109.95pt;z-index:251816960;mso-width-relative:page;mso-height-relative:page;" filled="f" stroked="f" coordsize="21600,21600" o:gfxdata="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&#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yPZDtsAAAAJAQAADwAAAAAAAAABACAAAAAiAAAA&#10;ZHJzL2Rvd25yZXYueG1sUEsBAhQAFAAAAAgAh07iQMHsbM0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域名，权限域名服务器名称</w:t>
                      </w:r>
                    </w:p>
                    <w:p>
                      <w:pPr>
                        <w:rPr>
                          <w:rFonts w:hint="default" w:eastAsia="宋体"/>
                          <w:b/>
                          <w:bCs/>
                          <w:color w:val="FF0000"/>
                          <w:sz w:val="16"/>
                          <w:szCs w:val="16"/>
                          <w:lang w:val="en-US" w:eastAsia="zh-CN"/>
                        </w:rPr>
                      </w:pPr>
                    </w:p>
                  </w:txbxContent>
                </v:textbox>
              </v:shape>
            </w:pict>
          </mc:Fallback>
        </mc:AlternateContent>
      </w:r>
      <w:r>
        <w:rPr>
          <w:sz w:val="21"/>
        </w:rPr>
        <mc:AlternateContent>
          <mc:Choice Requires="wps">
            <w:drawing>
              <wp:anchor distT="0" distB="0" distL="114300" distR="114300" simplePos="0" relativeHeight="251823104" behindDoc="0" locked="0" layoutInCell="1" allowOverlap="1">
                <wp:simplePos x="0" y="0"/>
                <wp:positionH relativeFrom="column">
                  <wp:posOffset>1318895</wp:posOffset>
                </wp:positionH>
                <wp:positionV relativeFrom="paragraph">
                  <wp:posOffset>1972310</wp:posOffset>
                </wp:positionV>
                <wp:extent cx="2475865" cy="294005"/>
                <wp:effectExtent l="0" t="0" r="0" b="0"/>
                <wp:wrapNone/>
                <wp:docPr id="222" name="文本框 222"/>
                <wp:cNvGraphicFramePr/>
                <a:graphic xmlns:a="http://schemas.openxmlformats.org/drawingml/2006/main">
                  <a:graphicData uri="http://schemas.microsoft.com/office/word/2010/wordprocessingShape">
                    <wps:wsp>
                      <wps:cNvSpPr txBox="1"/>
                      <wps:spPr>
                        <a:xfrm>
                          <a:off x="0" y="0"/>
                          <a:ext cx="2475865" cy="2940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附加信息区域，说明了授权域名服务器的地址信息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85pt;margin-top:155.3pt;height:23.15pt;width:194.95pt;z-index:251823104;mso-width-relative:page;mso-height-relative:page;" filled="f" stroked="f" coordsize="21600,21600" o:gfxdata="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KA7PXbAAAACwEAAA8AAAAAAAAAAQAgAAAAIgAA&#10;AGRycy9kb3ducmV2LnhtbFBLAQIUABQAAAAIAIdO4kBQq886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附加信息区域，说明了授权域名服务器的地址信息</w:t>
                      </w:r>
                    </w:p>
                  </w:txbxContent>
                </v:textbox>
              </v:shape>
            </w:pict>
          </mc:Fallback>
        </mc:AlternateContent>
      </w:r>
      <w:r>
        <w:drawing>
          <wp:inline distT="0" distB="0" distL="114300" distR="114300">
            <wp:extent cx="5278755" cy="1816100"/>
            <wp:effectExtent l="0" t="0" r="4445" b="0"/>
            <wp:docPr id="2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5"/>
                    <pic:cNvPicPr>
                      <a:picLocks noChangeAspect="1"/>
                    </pic:cNvPicPr>
                  </pic:nvPicPr>
                  <pic:blipFill>
                    <a:blip r:embed="rId40"/>
                    <a:stretch>
                      <a:fillRect/>
                    </a:stretch>
                  </pic:blipFill>
                  <pic:spPr>
                    <a:xfrm>
                      <a:off x="0" y="0"/>
                      <a:ext cx="5278755" cy="1816100"/>
                    </a:xfrm>
                    <a:prstGeom prst="rect">
                      <a:avLst/>
                    </a:prstGeom>
                    <a:noFill/>
                    <a:ln>
                      <a:noFill/>
                    </a:ln>
                  </pic:spPr>
                </pic:pic>
              </a:graphicData>
            </a:graphic>
          </wp:inline>
        </w:drawing>
      </w:r>
    </w:p>
    <w:p>
      <w:pPr>
        <w:numPr>
          <w:ilvl w:val="0"/>
          <w:numId w:val="0"/>
        </w:numPr>
        <w:spacing w:line="360" w:lineRule="auto"/>
        <w:jc w:val="center"/>
        <w:rPr>
          <w:rFonts w:hint="default"/>
          <w:lang w:val="en-US" w:eastAsia="zh-CN"/>
        </w:rPr>
      </w:pPr>
      <w:r>
        <w:rPr>
          <w:sz w:val="21"/>
        </w:rPr>
        <mc:AlternateContent>
          <mc:Choice Requires="wps">
            <w:drawing>
              <wp:anchor distT="0" distB="0" distL="114300" distR="114300" simplePos="0" relativeHeight="251795456" behindDoc="0" locked="0" layoutInCell="1" allowOverlap="1">
                <wp:simplePos x="0" y="0"/>
                <wp:positionH relativeFrom="column">
                  <wp:posOffset>1374775</wp:posOffset>
                </wp:positionH>
                <wp:positionV relativeFrom="paragraph">
                  <wp:posOffset>952500</wp:posOffset>
                </wp:positionV>
                <wp:extent cx="1311910" cy="286385"/>
                <wp:effectExtent l="0" t="0" r="0" b="0"/>
                <wp:wrapNone/>
                <wp:docPr id="233" name="文本框 233"/>
                <wp:cNvGraphicFramePr/>
                <a:graphic xmlns:a="http://schemas.openxmlformats.org/drawingml/2006/main">
                  <a:graphicData uri="http://schemas.microsoft.com/office/word/2010/wordprocessingShape">
                    <wps:wsp>
                      <wps:cNvSpPr txBox="1"/>
                      <wps:spPr>
                        <a:xfrm>
                          <a:off x="0" y="0"/>
                          <a:ext cx="1311910" cy="286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资源数据长度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25pt;margin-top:75pt;height:22.55pt;width:103.3pt;z-index:251795456;mso-width-relative:page;mso-height-relative:page;" filled="f" stroked="f" coordsize="21600,21600" o:gfxdata="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y3BDbAAAACwEAAA8AAAAAAAAAAQAgAAAAIgAA&#10;AGRycy9kb3ducmV2LnhtbFBLAQIUABQAAAAIAIdO4kBa4gUD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资源数据长度</w:t>
                      </w:r>
                    </w:p>
                  </w:txbxContent>
                </v:textbox>
              </v:shape>
            </w:pict>
          </mc:Fallback>
        </mc:AlternateContent>
      </w:r>
      <w:r>
        <w:rPr>
          <w:sz w:val="21"/>
        </w:rPr>
        <mc:AlternateContent>
          <mc:Choice Requires="wps">
            <w:drawing>
              <wp:anchor distT="0" distB="0" distL="114300" distR="114300" simplePos="0" relativeHeight="251811840" behindDoc="0" locked="0" layoutInCell="1" allowOverlap="1">
                <wp:simplePos x="0" y="0"/>
                <wp:positionH relativeFrom="column">
                  <wp:posOffset>3705225</wp:posOffset>
                </wp:positionH>
                <wp:positionV relativeFrom="paragraph">
                  <wp:posOffset>140335</wp:posOffset>
                </wp:positionV>
                <wp:extent cx="1240790" cy="244475"/>
                <wp:effectExtent l="0" t="0" r="0" b="0"/>
                <wp:wrapNone/>
                <wp:docPr id="236" name="文本框 236"/>
                <wp:cNvGraphicFramePr/>
                <a:graphic xmlns:a="http://schemas.openxmlformats.org/drawingml/2006/main">
                  <a:graphicData uri="http://schemas.microsoft.com/office/word/2010/wordprocessingShape">
                    <wps:wsp>
                      <wps:cNvSpPr txBox="1"/>
                      <wps:spPr>
                        <a:xfrm>
                          <a:off x="0" y="0"/>
                          <a:ext cx="1240790"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资源记录部分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75pt;margin-top:11.05pt;height:19.25pt;width:97.7pt;z-index:251811840;mso-width-relative:page;mso-height-relative:page;" filled="f" stroked="f" coordsize="21600,21600" o:gfxdata="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5/qGNoAAAAJAQAADwAAAAAAAAABACAAAAAiAAAA&#10;ZHJzL2Rvd25yZXYueG1sUEsBAhQAFAAAAAgAh07iQAKZDBo+AgAAagQAAA4AAAAAAAAAAQAgAAAA&#10;KQ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资源记录部分</w:t>
                      </w:r>
                    </w:p>
                  </w:txbxContent>
                </v:textbox>
              </v:shape>
            </w:pict>
          </mc:Fallback>
        </mc:AlternateContent>
      </w:r>
      <w:r>
        <w:rPr>
          <w:sz w:val="21"/>
        </w:rPr>
        <mc:AlternateContent>
          <mc:Choice Requires="wps">
            <w:drawing>
              <wp:anchor distT="0" distB="0" distL="114300" distR="114300" simplePos="0" relativeHeight="251792384" behindDoc="0" locked="0" layoutInCell="1" allowOverlap="1">
                <wp:simplePos x="0" y="0"/>
                <wp:positionH relativeFrom="column">
                  <wp:posOffset>1901190</wp:posOffset>
                </wp:positionH>
                <wp:positionV relativeFrom="paragraph">
                  <wp:posOffset>1112520</wp:posOffset>
                </wp:positionV>
                <wp:extent cx="1290320" cy="280035"/>
                <wp:effectExtent l="0" t="0" r="0" b="0"/>
                <wp:wrapNone/>
                <wp:docPr id="234" name="文本框 234"/>
                <wp:cNvGraphicFramePr/>
                <a:graphic xmlns:a="http://schemas.openxmlformats.org/drawingml/2006/main">
                  <a:graphicData uri="http://schemas.microsoft.com/office/word/2010/wordprocessingShape">
                    <wps:wsp>
                      <wps:cNvSpPr txBox="1"/>
                      <wps:spPr>
                        <a:xfrm>
                          <a:off x="0" y="0"/>
                          <a:ext cx="1290320" cy="280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7pt;margin-top:87.6pt;height:22.05pt;width:101.6pt;z-index:251792384;mso-width-relative:page;mso-height-relative:page;" filled="f" stroked="f" coordsize="21600,21600" o:gfxdata="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8xEWtsAAAALAQAADwAAAAAAAAABACAAAAAiAAAA&#10;ZHJzL2Rvd25yZXYueG1sUEsBAhQAFAAAAAgAh07iQCzTHJ0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资源数据</w:t>
                      </w:r>
                    </w:p>
                  </w:txbxContent>
                </v:textbox>
              </v:shape>
            </w:pict>
          </mc:Fallback>
        </mc:AlternateContent>
      </w:r>
      <w:r>
        <w:rPr>
          <w:sz w:val="21"/>
        </w:rPr>
        <mc:AlternateContent>
          <mc:Choice Requires="wps">
            <w:drawing>
              <wp:anchor distT="0" distB="0" distL="114300" distR="114300" simplePos="0" relativeHeight="251799552" behindDoc="0" locked="0" layoutInCell="1" allowOverlap="1">
                <wp:simplePos x="0" y="0"/>
                <wp:positionH relativeFrom="column">
                  <wp:posOffset>3895725</wp:posOffset>
                </wp:positionH>
                <wp:positionV relativeFrom="paragraph">
                  <wp:posOffset>786130</wp:posOffset>
                </wp:positionV>
                <wp:extent cx="1240790" cy="244475"/>
                <wp:effectExtent l="0" t="0" r="0" b="0"/>
                <wp:wrapNone/>
                <wp:docPr id="232" name="文本框 232"/>
                <wp:cNvGraphicFramePr/>
                <a:graphic xmlns:a="http://schemas.openxmlformats.org/drawingml/2006/main">
                  <a:graphicData uri="http://schemas.microsoft.com/office/word/2010/wordprocessingShape">
                    <wps:wsp>
                      <wps:cNvSpPr txBox="1"/>
                      <wps:spPr>
                        <a:xfrm>
                          <a:off x="0" y="0"/>
                          <a:ext cx="1240790"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生存时间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75pt;margin-top:61.9pt;height:19.25pt;width:97.7pt;z-index:251799552;mso-width-relative:page;mso-height-relative:page;" filled="f" stroked="f" coordsize="21600,21600" o:gfxdata="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G3vB/bAAAACwEAAA8AAAAAAAAAAQAgAAAAIgAA&#10;AGRycy9kb3ducmV2LnhtbFBLAQIUABQAAAAIAIdO4kCJDWA7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生存时间</w:t>
                      </w:r>
                    </w:p>
                  </w:txbxContent>
                </v:textbox>
              </v:shape>
            </w:pict>
          </mc:Fallback>
        </mc:AlternateContent>
      </w:r>
      <w:r>
        <w:rPr>
          <w:sz w:val="21"/>
        </w:rPr>
        <mc:AlternateContent>
          <mc:Choice Requires="wps">
            <w:drawing>
              <wp:anchor distT="0" distB="0" distL="114300" distR="114300" simplePos="0" relativeHeight="251803648" behindDoc="0" locked="0" layoutInCell="1" allowOverlap="1">
                <wp:simplePos x="0" y="0"/>
                <wp:positionH relativeFrom="column">
                  <wp:posOffset>1630680</wp:posOffset>
                </wp:positionH>
                <wp:positionV relativeFrom="paragraph">
                  <wp:posOffset>635000</wp:posOffset>
                </wp:positionV>
                <wp:extent cx="1240790" cy="244475"/>
                <wp:effectExtent l="0" t="0" r="0" b="0"/>
                <wp:wrapNone/>
                <wp:docPr id="231" name="文本框 231"/>
                <wp:cNvGraphicFramePr/>
                <a:graphic xmlns:a="http://schemas.openxmlformats.org/drawingml/2006/main">
                  <a:graphicData uri="http://schemas.microsoft.com/office/word/2010/wordprocessingShape">
                    <wps:wsp>
                      <wps:cNvSpPr txBox="1"/>
                      <wps:spPr>
                        <a:xfrm>
                          <a:off x="0" y="0"/>
                          <a:ext cx="1240790"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4pt;margin-top:50pt;height:19.25pt;width:97.7pt;z-index:251803648;mso-width-relative:page;mso-height-relative:page;" filled="f" stroked="f" coordsize="21600,21600" o:gfxdata="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&#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NQMQ2gAAAAsBAAAPAAAAAAAAAAEAIAAAACIAAABk&#10;cnMvZG93bnJldi54bWxQSwECFAAUAAAACACHTuJAfiNRVT0CAABq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类</w:t>
                      </w:r>
                    </w:p>
                  </w:txbxContent>
                </v:textbox>
              </v:shape>
            </w:pict>
          </mc:Fallback>
        </mc:AlternateContent>
      </w:r>
      <w:r>
        <w:rPr>
          <w:sz w:val="21"/>
        </w:rPr>
        <mc:AlternateContent>
          <mc:Choice Requires="wps">
            <w:drawing>
              <wp:anchor distT="0" distB="0" distL="114300" distR="114300" simplePos="0" relativeHeight="251807744" behindDoc="0" locked="0" layoutInCell="1" allowOverlap="1">
                <wp:simplePos x="0" y="0"/>
                <wp:positionH relativeFrom="column">
                  <wp:posOffset>2198370</wp:posOffset>
                </wp:positionH>
                <wp:positionV relativeFrom="paragraph">
                  <wp:posOffset>476250</wp:posOffset>
                </wp:positionV>
                <wp:extent cx="1424305" cy="244475"/>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1424305"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类型，由域名获得IPv4地址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1pt;margin-top:37.5pt;height:19.25pt;width:112.15pt;z-index:251807744;mso-width-relative:page;mso-height-relative:page;" filled="f" stroked="f" coordsize="21600,21600" o:gfxdata="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LrdxtsAAAAKAQAADwAAAAAAAAABACAAAAAiAAAA&#10;ZHJzL2Rvd25yZXYueG1sUEsBAhQAFAAAAAgAh07iQK8kxxU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类型，由域名获得IPv4地址</w:t>
                      </w:r>
                    </w:p>
                  </w:txbxContent>
                </v:textbox>
              </v:shape>
            </w:pict>
          </mc:Fallback>
        </mc:AlternateContent>
      </w:r>
      <w:r>
        <w:rPr>
          <w:sz w:val="21"/>
        </w:rPr>
        <mc:AlternateContent>
          <mc:Choice Requires="wps">
            <w:drawing>
              <wp:anchor distT="0" distB="0" distL="114300" distR="114300" simplePos="0" relativeHeight="251811840" behindDoc="0" locked="0" layoutInCell="1" allowOverlap="1">
                <wp:simplePos x="0" y="0"/>
                <wp:positionH relativeFrom="column">
                  <wp:posOffset>1777365</wp:posOffset>
                </wp:positionH>
                <wp:positionV relativeFrom="paragraph">
                  <wp:posOffset>302260</wp:posOffset>
                </wp:positionV>
                <wp:extent cx="1522095" cy="244475"/>
                <wp:effectExtent l="0" t="0" r="0" b="0"/>
                <wp:wrapNone/>
                <wp:docPr id="229" name="文本框 229"/>
                <wp:cNvGraphicFramePr/>
                <a:graphic xmlns:a="http://schemas.openxmlformats.org/drawingml/2006/main">
                  <a:graphicData uri="http://schemas.microsoft.com/office/word/2010/wordprocessingShape">
                    <wps:wsp>
                      <wps:cNvSpPr txBox="1"/>
                      <wps:spPr>
                        <a:xfrm>
                          <a:off x="0" y="0"/>
                          <a:ext cx="1522095" cy="244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域名，权限域名服务器名称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95pt;margin-top:23.8pt;height:19.25pt;width:119.85pt;z-index:251811840;mso-width-relative:page;mso-height-relative:page;" filled="f" stroked="f" coordsize="21600,21600" o:gfxdata="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2dL1/bAAAACQEAAA8AAAAAAAAAAQAgAAAAIgAA&#10;AGRycy9kb3ducmV2LnhtbFBLAQIUABQAAAAIAIdO4kDdOD2X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域名，权限域名服务器名称</w:t>
                      </w:r>
                    </w:p>
                  </w:txbxContent>
                </v:textbox>
              </v:shape>
            </w:pict>
          </mc:Fallback>
        </mc:AlternateContent>
      </w:r>
      <w:r>
        <w:drawing>
          <wp:inline distT="0" distB="0" distL="114300" distR="114300">
            <wp:extent cx="5271135" cy="2380615"/>
            <wp:effectExtent l="0" t="0" r="12065" b="6985"/>
            <wp:docPr id="2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6"/>
                    <pic:cNvPicPr>
                      <a:picLocks noChangeAspect="1"/>
                    </pic:cNvPicPr>
                  </pic:nvPicPr>
                  <pic:blipFill>
                    <a:blip r:embed="rId41"/>
                    <a:stretch>
                      <a:fillRect/>
                    </a:stretch>
                  </pic:blipFill>
                  <pic:spPr>
                    <a:xfrm>
                      <a:off x="0" y="0"/>
                      <a:ext cx="5271135" cy="2380615"/>
                    </a:xfrm>
                    <a:prstGeom prst="rect">
                      <a:avLst/>
                    </a:prstGeom>
                    <a:noFill/>
                    <a:ln>
                      <a:noFill/>
                    </a:ln>
                  </pic:spPr>
                </pic:pic>
              </a:graphicData>
            </a:graphic>
          </wp:inline>
        </w:drawing>
      </w:r>
    </w:p>
    <w:p>
      <w:pPr>
        <w:numPr>
          <w:ilvl w:val="0"/>
          <w:numId w:val="4"/>
        </w:numPr>
        <w:spacing w:line="360" w:lineRule="auto"/>
        <w:ind w:firstLine="420" w:firstLineChars="0"/>
        <w:rPr>
          <w:rFonts w:hint="eastAsia"/>
          <w:b/>
          <w:bCs/>
          <w:sz w:val="21"/>
          <w:szCs w:val="21"/>
        </w:rPr>
      </w:pPr>
      <w:r>
        <w:rPr>
          <w:rFonts w:hint="eastAsia"/>
          <w:b/>
          <w:bCs/>
          <w:sz w:val="21"/>
          <w:szCs w:val="21"/>
          <w:lang w:val="en-US" w:eastAsia="zh-CN"/>
        </w:rPr>
        <w:t>FTP协议分析</w:t>
      </w:r>
    </w:p>
    <w:p>
      <w:pPr>
        <w:numPr>
          <w:ilvl w:val="0"/>
          <w:numId w:val="12"/>
        </w:numPr>
        <w:spacing w:line="360" w:lineRule="auto"/>
        <w:jc w:val="both"/>
        <w:rPr>
          <w:rFonts w:hint="eastAsia"/>
          <w:b/>
          <w:bCs/>
          <w:lang w:val="en-US" w:eastAsia="zh-CN"/>
        </w:rPr>
      </w:pPr>
      <w:r>
        <w:rPr>
          <w:rFonts w:hint="eastAsia"/>
          <w:b/>
          <w:bCs/>
          <w:lang w:val="en-US" w:eastAsia="zh-CN"/>
        </w:rPr>
        <w:t>利用Wireshark分析FTP的工作过程</w:t>
      </w:r>
    </w:p>
    <w:p>
      <w:pPr>
        <w:numPr>
          <w:ilvl w:val="0"/>
          <w:numId w:val="0"/>
        </w:numPr>
        <w:spacing w:line="360" w:lineRule="auto"/>
        <w:jc w:val="both"/>
        <w:rPr>
          <w:rFonts w:hint="eastAsia"/>
          <w:b/>
          <w:bCs/>
          <w:lang w:val="en-US" w:eastAsia="zh-CN"/>
        </w:rPr>
      </w:pPr>
      <w:r>
        <w:rPr>
          <w:rFonts w:hint="eastAsia"/>
          <w:b/>
          <w:bCs/>
          <w:lang w:val="en-US" w:eastAsia="zh-CN"/>
        </w:rPr>
        <w:t>1.1被动连接（PASV）</w:t>
      </w:r>
    </w:p>
    <w:p>
      <w:pPr>
        <w:numPr>
          <w:ilvl w:val="0"/>
          <w:numId w:val="0"/>
        </w:numPr>
        <w:spacing w:line="360" w:lineRule="auto"/>
        <w:jc w:val="both"/>
        <w:rPr>
          <w:rFonts w:hint="default"/>
          <w:b w:val="0"/>
          <w:bCs w:val="0"/>
          <w:lang w:val="en-US" w:eastAsia="zh-CN"/>
        </w:rPr>
      </w:pPr>
      <w:r>
        <w:rPr>
          <w:rFonts w:hint="eastAsia"/>
          <w:b w:val="0"/>
          <w:bCs w:val="0"/>
          <w:lang w:val="en-US" w:eastAsia="zh-CN"/>
        </w:rPr>
        <w:t>首先，我们先通过浏览器来访问暨南大学的FTP服务器：</w:t>
      </w:r>
    </w:p>
    <w:p>
      <w:pPr>
        <w:numPr>
          <w:ilvl w:val="0"/>
          <w:numId w:val="13"/>
        </w:numPr>
        <w:spacing w:line="360" w:lineRule="auto"/>
        <w:ind w:firstLine="420" w:firstLineChars="0"/>
        <w:jc w:val="both"/>
        <w:rPr>
          <w:rFonts w:hint="eastAsia"/>
          <w:b w:val="0"/>
          <w:bCs w:val="0"/>
          <w:lang w:val="en-US" w:eastAsia="zh-CN"/>
        </w:rPr>
      </w:pPr>
      <w:r>
        <w:rPr>
          <w:rFonts w:hint="eastAsia"/>
          <w:b w:val="0"/>
          <w:bCs w:val="0"/>
          <w:lang w:val="en-US" w:eastAsia="zh-CN"/>
        </w:rPr>
        <w:t>通过TCP三次握手来建立TCP连接。</w:t>
      </w:r>
    </w:p>
    <w:p>
      <w:pPr>
        <w:numPr>
          <w:ilvl w:val="0"/>
          <w:numId w:val="0"/>
        </w:numPr>
        <w:spacing w:line="360" w:lineRule="auto"/>
        <w:jc w:val="both"/>
        <w:rPr>
          <w:rFonts w:hint="default"/>
          <w:b w:val="0"/>
          <w:bCs w:val="0"/>
          <w:lang w:val="en-US" w:eastAsia="zh-CN"/>
        </w:rPr>
      </w:pPr>
      <w:r>
        <w:rPr>
          <w:rFonts w:hint="eastAsia"/>
          <w:b/>
          <w:bCs/>
          <w:lang w:val="en-US" w:eastAsia="zh-CN"/>
        </w:rPr>
        <w:t>建立控制连接</w:t>
      </w:r>
    </w:p>
    <w:p>
      <w:pPr>
        <w:numPr>
          <w:ilvl w:val="0"/>
          <w:numId w:val="13"/>
        </w:numPr>
        <w:spacing w:line="360" w:lineRule="auto"/>
        <w:ind w:firstLine="420" w:firstLineChars="0"/>
        <w:jc w:val="both"/>
        <w:rPr>
          <w:rFonts w:hint="eastAsia"/>
          <w:b w:val="0"/>
          <w:bCs w:val="0"/>
          <w:lang w:val="en-US" w:eastAsia="zh-CN"/>
        </w:rPr>
      </w:pPr>
      <w:r>
        <w:rPr>
          <w:rFonts w:hint="eastAsia"/>
          <w:b w:val="0"/>
          <w:bCs w:val="0"/>
          <w:lang w:val="en-US" w:eastAsia="zh-CN"/>
        </w:rPr>
        <w:t>客户端通过控制进程（控制连接端口号：49241）向服务器进程（控制连接端口号：21号）发出连接请求，并请求以被动模式（PASV）工作</w:t>
      </w:r>
    </w:p>
    <w:p>
      <w:pPr>
        <w:numPr>
          <w:ilvl w:val="0"/>
          <w:numId w:val="13"/>
        </w:numPr>
        <w:spacing w:line="360" w:lineRule="auto"/>
        <w:ind w:firstLine="420" w:firstLineChars="0"/>
        <w:jc w:val="both"/>
        <w:rPr>
          <w:rFonts w:hint="eastAsia"/>
          <w:b w:val="0"/>
          <w:bCs w:val="0"/>
          <w:lang w:val="en-US" w:eastAsia="zh-CN"/>
        </w:rPr>
      </w:pPr>
      <w:r>
        <w:rPr>
          <w:sz w:val="21"/>
        </w:rPr>
        <mc:AlternateContent>
          <mc:Choice Requires="wps">
            <w:drawing>
              <wp:anchor distT="0" distB="0" distL="114300" distR="114300" simplePos="0" relativeHeight="251885568" behindDoc="0" locked="0" layoutInCell="1" allowOverlap="1">
                <wp:simplePos x="0" y="0"/>
                <wp:positionH relativeFrom="column">
                  <wp:posOffset>4975225</wp:posOffset>
                </wp:positionH>
                <wp:positionV relativeFrom="paragraph">
                  <wp:posOffset>541020</wp:posOffset>
                </wp:positionV>
                <wp:extent cx="43180" cy="130175"/>
                <wp:effectExtent l="30480" t="0" r="27940" b="9525"/>
                <wp:wrapNone/>
                <wp:docPr id="280" name="直接箭头连接符 280"/>
                <wp:cNvGraphicFramePr/>
                <a:graphic xmlns:a="http://schemas.openxmlformats.org/drawingml/2006/main">
                  <a:graphicData uri="http://schemas.microsoft.com/office/word/2010/wordprocessingShape">
                    <wps:wsp>
                      <wps:cNvCnPr>
                        <a:stCxn id="276" idx="0"/>
                        <a:endCxn id="279" idx="2"/>
                      </wps:cNvCnPr>
                      <wps:spPr>
                        <a:xfrm flipV="1">
                          <a:off x="6118225" y="2941320"/>
                          <a:ext cx="43180" cy="1301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1.75pt;margin-top:42.6pt;height:10.25pt;width:3.4pt;z-index:251885568;mso-width-relative:page;mso-height-relative:page;" filled="f" stroked="t" coordsize="21600,21600" o:gfxdata="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mJa6TaAAAACgEAAA8AAAAAAAAAAQAgAAAAIgAAAGRycy9kb3du&#10;cmV2LnhtbFBLAQIUABQAAAAIAIdO4kBqmRoLNgIAAD8EAAAOAAAAAAAAAAEAIAAAACkBAABkcnMv&#10;ZTJvRG9jLnhtbFBLBQYAAAAABgAGAFkBAADR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84544" behindDoc="0" locked="0" layoutInCell="1" allowOverlap="1">
                <wp:simplePos x="0" y="0"/>
                <wp:positionH relativeFrom="column">
                  <wp:posOffset>4529455</wp:posOffset>
                </wp:positionH>
                <wp:positionV relativeFrom="paragraph">
                  <wp:posOffset>245110</wp:posOffset>
                </wp:positionV>
                <wp:extent cx="977265" cy="295910"/>
                <wp:effectExtent l="0" t="0" r="0" b="0"/>
                <wp:wrapNone/>
                <wp:docPr id="279" name="文本框 279"/>
                <wp:cNvGraphicFramePr/>
                <a:graphic xmlns:a="http://schemas.openxmlformats.org/drawingml/2006/main">
                  <a:graphicData uri="http://schemas.microsoft.com/office/word/2010/wordprocessingShape">
                    <wps:wsp>
                      <wps:cNvSpPr txBox="1"/>
                      <wps:spPr>
                        <a:xfrm>
                          <a:off x="0" y="0"/>
                          <a:ext cx="977265"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数据连接端口号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65pt;margin-top:19.3pt;height:23.3pt;width:76.95pt;z-index:251884544;mso-width-relative:page;mso-height-relative:page;" filled="f" stroked="f" coordsize="21600,21600" o:gfxdata="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RXTlHaAAAACQEAAA8AAAAAAAAAAQAgAAAAIgAA&#10;AGRycy9kb3ducmV2LnhtbFBLAQIUABQAAAAIAIdO4kDURCgIPwIAAGkEAAAOAAAAAAAAAAEAIAAA&#10;ACk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数据连接端口号</w:t>
                      </w:r>
                    </w:p>
                  </w:txbxContent>
                </v:textbox>
              </v:shape>
            </w:pict>
          </mc:Fallback>
        </mc:AlternateContent>
      </w:r>
      <w:r>
        <w:rPr>
          <w:sz w:val="21"/>
        </w:rPr>
        <mc:AlternateContent>
          <mc:Choice Requires="wps">
            <w:drawing>
              <wp:anchor distT="0" distB="0" distL="114300" distR="114300" simplePos="0" relativeHeight="251883520" behindDoc="0" locked="0" layoutInCell="1" allowOverlap="1">
                <wp:simplePos x="0" y="0"/>
                <wp:positionH relativeFrom="column">
                  <wp:posOffset>4287520</wp:posOffset>
                </wp:positionH>
                <wp:positionV relativeFrom="paragraph">
                  <wp:posOffset>565150</wp:posOffset>
                </wp:positionV>
                <wp:extent cx="133985" cy="120015"/>
                <wp:effectExtent l="0" t="0" r="5715" b="6985"/>
                <wp:wrapNone/>
                <wp:docPr id="278" name="直接箭头连接符 278"/>
                <wp:cNvGraphicFramePr/>
                <a:graphic xmlns:a="http://schemas.openxmlformats.org/drawingml/2006/main">
                  <a:graphicData uri="http://schemas.microsoft.com/office/word/2010/wordprocessingShape">
                    <wps:wsp>
                      <wps:cNvCnPr>
                        <a:stCxn id="275" idx="0"/>
                        <a:endCxn id="277" idx="2"/>
                      </wps:cNvCnPr>
                      <wps:spPr>
                        <a:xfrm flipH="1" flipV="1">
                          <a:off x="5490845" y="2965450"/>
                          <a:ext cx="133985" cy="1200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37.6pt;margin-top:44.5pt;height:9.45pt;width:10.55pt;z-index:251883520;mso-width-relative:page;mso-height-relative:page;" filled="f" stroked="t" coordsize="21600,21600" o:gfxdata="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t9RP9cAAAAKAQAADwAAAAAAAAABACAAAAAiAAAAZHJzL2Rv&#10;d25yZXYueG1sUEsBAhQAFAAAAAgAh07iQACUoXY7AgAASgQAAA4AAAAAAAAAAQAgAAAAJgEAAGRy&#10;cy9lMm9Eb2MueG1sUEsFBgAAAAAGAAYAWQEAANM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82496" behindDoc="0" locked="0" layoutInCell="1" allowOverlap="1">
                <wp:simplePos x="0" y="0"/>
                <wp:positionH relativeFrom="column">
                  <wp:posOffset>4015740</wp:posOffset>
                </wp:positionH>
                <wp:positionV relativeFrom="paragraph">
                  <wp:posOffset>269240</wp:posOffset>
                </wp:positionV>
                <wp:extent cx="542925" cy="295910"/>
                <wp:effectExtent l="0" t="0" r="0" b="0"/>
                <wp:wrapNone/>
                <wp:docPr id="277" name="文本框 277"/>
                <wp:cNvGraphicFramePr/>
                <a:graphic xmlns:a="http://schemas.openxmlformats.org/drawingml/2006/main">
                  <a:graphicData uri="http://schemas.microsoft.com/office/word/2010/wordprocessingShape">
                    <wps:wsp>
                      <wps:cNvSpPr txBox="1"/>
                      <wps:spPr>
                        <a:xfrm>
                          <a:off x="5158740" y="2732405"/>
                          <a:ext cx="542925"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IP地址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2pt;margin-top:21.2pt;height:23.3pt;width:42.75pt;z-index:251882496;mso-width-relative:page;mso-height-relative:page;" filled="f" stroked="f" coordsize="21600,21600" o:gfxdata="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0Q7P62wAAAAkBAAAPAAAAAAAA&#10;AAEAIAAAACIAAABkcnMvZG93bnJldi54bWxQSwECFAAUAAAACACHTuJAWxt/KUgCAAB1BAAADgAA&#10;AAAAAAABACAAAAAqAQAAZHJzL2Uyb0RvYy54bWxQSwUGAAAAAAYABgBZAQAA5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IP地址</w:t>
                      </w:r>
                    </w:p>
                  </w:txbxContent>
                </v:textbox>
              </v:shape>
            </w:pict>
          </mc:Fallback>
        </mc:AlternateContent>
      </w:r>
      <w:r>
        <w:rPr>
          <w:rFonts w:hint="eastAsia"/>
          <w:b w:val="0"/>
          <w:bCs w:val="0"/>
          <w:lang w:val="en-US" w:eastAsia="zh-CN"/>
        </w:rPr>
        <w:t>服务器端同意利用被动模式工作，并返回IP地址，及数据连接的端口号，如下图所示。计算方式为：194*256+137=49801</w:t>
      </w:r>
    </w:p>
    <w:p>
      <w:pPr>
        <w:numPr>
          <w:ilvl w:val="0"/>
          <w:numId w:val="0"/>
        </w:numPr>
        <w:spacing w:line="360" w:lineRule="auto"/>
        <w:jc w:val="center"/>
        <w:rPr>
          <w:rFonts w:hint="default"/>
          <w:b w:val="0"/>
          <w:bCs w:val="0"/>
          <w:lang w:val="en-US" w:eastAsia="zh-CN"/>
        </w:rPr>
      </w:pPr>
      <w:r>
        <w:rPr>
          <w:sz w:val="21"/>
        </w:rPr>
        <mc:AlternateContent>
          <mc:Choice Requires="wps">
            <w:drawing>
              <wp:anchor distT="0" distB="0" distL="114300" distR="114300" simplePos="0" relativeHeight="251881472" behindDoc="0" locked="0" layoutInCell="1" allowOverlap="1">
                <wp:simplePos x="0" y="0"/>
                <wp:positionH relativeFrom="column">
                  <wp:posOffset>4770755</wp:posOffset>
                </wp:positionH>
                <wp:positionV relativeFrom="paragraph">
                  <wp:posOffset>76835</wp:posOffset>
                </wp:positionV>
                <wp:extent cx="408940" cy="133985"/>
                <wp:effectExtent l="6350" t="6350" r="16510" b="12065"/>
                <wp:wrapNone/>
                <wp:docPr id="276" name="矩形 276"/>
                <wp:cNvGraphicFramePr/>
                <a:graphic xmlns:a="http://schemas.openxmlformats.org/drawingml/2006/main">
                  <a:graphicData uri="http://schemas.microsoft.com/office/word/2010/wordprocessingShape">
                    <wps:wsp>
                      <wps:cNvSpPr/>
                      <wps:spPr>
                        <a:xfrm>
                          <a:off x="5913755" y="3071495"/>
                          <a:ext cx="408940" cy="1339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65pt;margin-top:6.05pt;height:10.55pt;width:32.2pt;z-index:251881472;v-text-anchor:middle;mso-width-relative:page;mso-height-relative:page;" filled="f" stroked="t" coordsize="21600,21600" o:gfxdata="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rRbrWAAAACQEAAA8AAAAAAAAAAQAgAAAAIgAAAGRy&#10;cy9kb3ducmV2LnhtbFBLAQIUABQAAAAIAIdO4kAW9CPTeQIAANoEAAAOAAAAAAAAAAEAIAAAACUB&#10;AABkcnMvZTJvRG9jLnhtbFBLBQYAAAAABgAGAFkBAAAQ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80448" behindDoc="0" locked="0" layoutInCell="1" allowOverlap="1">
                <wp:simplePos x="0" y="0"/>
                <wp:positionH relativeFrom="column">
                  <wp:posOffset>4072255</wp:posOffset>
                </wp:positionH>
                <wp:positionV relativeFrom="paragraph">
                  <wp:posOffset>90805</wp:posOffset>
                </wp:positionV>
                <wp:extent cx="698500" cy="106045"/>
                <wp:effectExtent l="6350" t="6350" r="6350" b="14605"/>
                <wp:wrapNone/>
                <wp:docPr id="275" name="矩形 275"/>
                <wp:cNvGraphicFramePr/>
                <a:graphic xmlns:a="http://schemas.openxmlformats.org/drawingml/2006/main">
                  <a:graphicData uri="http://schemas.microsoft.com/office/word/2010/wordprocessingShape">
                    <wps:wsp>
                      <wps:cNvSpPr/>
                      <wps:spPr>
                        <a:xfrm>
                          <a:off x="5215255" y="3085465"/>
                          <a:ext cx="698500"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65pt;margin-top:7.15pt;height:8.35pt;width:55pt;z-index:251880448;v-text-anchor:middle;mso-width-relative:page;mso-height-relative:page;" filled="f" stroked="t" coordsize="21600,21600" o:gfxdata="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DxBx6tUAAAAJAQAADwAAAAAAAAABACAAAAAiAAAAZHJz&#10;L2Rvd25yZXYueG1sUEsBAhQAFAAAAAgAh07iQGB9jat5AgAA2gQAAA4AAAAAAAAAAQAgAAAAJAEA&#10;AGRycy9lMm9Eb2MueG1sUEsFBgAAAAAGAAYAWQEAAA8GAAAAAA==&#10;">
                <v:fill on="f" focussize="0,0"/>
                <v:stroke weight="1pt" color="#FF0000 [3204]" miterlimit="8" joinstyle="miter"/>
                <v:imagedata o:title=""/>
                <o:lock v:ext="edit" aspectratio="f"/>
              </v:rect>
            </w:pict>
          </mc:Fallback>
        </mc:AlternateContent>
      </w:r>
      <w:r>
        <w:drawing>
          <wp:inline distT="0" distB="0" distL="114300" distR="114300">
            <wp:extent cx="5271135" cy="117475"/>
            <wp:effectExtent l="0" t="0" r="12065" b="9525"/>
            <wp:docPr id="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3"/>
                    <pic:cNvPicPr>
                      <a:picLocks noChangeAspect="1"/>
                    </pic:cNvPicPr>
                  </pic:nvPicPr>
                  <pic:blipFill>
                    <a:blip r:embed="rId42"/>
                    <a:stretch>
                      <a:fillRect/>
                    </a:stretch>
                  </pic:blipFill>
                  <pic:spPr>
                    <a:xfrm>
                      <a:off x="0" y="0"/>
                      <a:ext cx="5271135" cy="117475"/>
                    </a:xfrm>
                    <a:prstGeom prst="rect">
                      <a:avLst/>
                    </a:prstGeom>
                    <a:noFill/>
                    <a:ln>
                      <a:noFill/>
                    </a:ln>
                  </pic:spPr>
                </pic:pic>
              </a:graphicData>
            </a:graphic>
          </wp:inline>
        </w:drawing>
      </w:r>
    </w:p>
    <w:p>
      <w:pPr>
        <w:numPr>
          <w:ilvl w:val="0"/>
          <w:numId w:val="0"/>
        </w:numPr>
        <w:spacing w:line="360" w:lineRule="auto"/>
        <w:jc w:val="both"/>
        <w:rPr>
          <w:rFonts w:hint="eastAsia"/>
          <w:b/>
          <w:bCs/>
          <w:lang w:val="en-US" w:eastAsia="zh-CN"/>
        </w:rPr>
      </w:pPr>
      <w:r>
        <w:rPr>
          <w:rFonts w:hint="eastAsia"/>
          <w:b/>
          <w:bCs/>
          <w:lang w:val="en-US" w:eastAsia="zh-CN"/>
        </w:rPr>
        <w:t>建立数据连接</w:t>
      </w:r>
    </w:p>
    <w:p>
      <w:pPr>
        <w:numPr>
          <w:ilvl w:val="0"/>
          <w:numId w:val="13"/>
        </w:numPr>
        <w:spacing w:line="360" w:lineRule="auto"/>
        <w:ind w:left="0" w:leftChars="0" w:firstLine="420" w:firstLineChars="0"/>
        <w:jc w:val="both"/>
        <w:rPr>
          <w:rFonts w:hint="default"/>
          <w:b w:val="0"/>
          <w:bCs w:val="0"/>
          <w:lang w:val="en-US" w:eastAsia="zh-CN"/>
        </w:rPr>
      </w:pPr>
      <w:r>
        <w:rPr>
          <w:rFonts w:hint="eastAsia"/>
          <w:b w:val="0"/>
          <w:bCs w:val="0"/>
          <w:lang w:val="en-US" w:eastAsia="zh-CN"/>
        </w:rPr>
        <w:t>客户进程（数据连接端口号：49242）向服务器进程（数据连接端口号：49801）建立数据连接（TCP三次握手）</w:t>
      </w:r>
    </w:p>
    <w:p>
      <w:pPr>
        <w:numPr>
          <w:ilvl w:val="0"/>
          <w:numId w:val="13"/>
        </w:numPr>
        <w:spacing w:line="360" w:lineRule="auto"/>
        <w:ind w:left="0" w:leftChars="0" w:firstLine="420" w:firstLineChars="0"/>
        <w:jc w:val="both"/>
        <w:rPr>
          <w:rFonts w:hint="default"/>
          <w:b w:val="0"/>
          <w:bCs w:val="0"/>
          <w:lang w:val="en-US" w:eastAsia="zh-CN"/>
        </w:rPr>
      </w:pPr>
      <w:r>
        <w:rPr>
          <w:rFonts w:hint="eastAsia"/>
          <w:b w:val="0"/>
          <w:bCs w:val="0"/>
          <w:lang w:val="en-US" w:eastAsia="zh-CN"/>
        </w:rPr>
        <w:t>服务器进程（数据连接端口号：49801）向客户进程（数据连接端口号：49242）发送数据</w:t>
      </w:r>
    </w:p>
    <w:p>
      <w:pPr>
        <w:numPr>
          <w:ilvl w:val="0"/>
          <w:numId w:val="0"/>
        </w:numPr>
        <w:spacing w:line="360" w:lineRule="auto"/>
        <w:jc w:val="center"/>
        <w:rPr>
          <w:rFonts w:hint="default"/>
          <w:b w:val="0"/>
          <w:bCs w:val="0"/>
          <w:lang w:val="en-US" w:eastAsia="zh-CN"/>
        </w:rPr>
      </w:pPr>
      <w:r>
        <w:drawing>
          <wp:inline distT="0" distB="0" distL="114300" distR="114300">
            <wp:extent cx="5271135" cy="130810"/>
            <wp:effectExtent l="0" t="0" r="12065" b="8890"/>
            <wp:docPr id="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
                    <pic:cNvPicPr>
                      <a:picLocks noChangeAspect="1"/>
                    </pic:cNvPicPr>
                  </pic:nvPicPr>
                  <pic:blipFill>
                    <a:blip r:embed="rId43"/>
                    <a:stretch>
                      <a:fillRect/>
                    </a:stretch>
                  </pic:blipFill>
                  <pic:spPr>
                    <a:xfrm>
                      <a:off x="0" y="0"/>
                      <a:ext cx="5271135" cy="130810"/>
                    </a:xfrm>
                    <a:prstGeom prst="rect">
                      <a:avLst/>
                    </a:prstGeom>
                    <a:noFill/>
                    <a:ln>
                      <a:noFill/>
                    </a:ln>
                  </pic:spPr>
                </pic:pic>
              </a:graphicData>
            </a:graphic>
          </wp:inline>
        </w:drawing>
      </w:r>
    </w:p>
    <w:p>
      <w:pPr>
        <w:numPr>
          <w:ilvl w:val="0"/>
          <w:numId w:val="0"/>
        </w:numPr>
        <w:spacing w:line="360" w:lineRule="auto"/>
        <w:jc w:val="both"/>
        <w:rPr>
          <w:rFonts w:hint="eastAsia"/>
          <w:b/>
          <w:bCs/>
          <w:lang w:val="en-US" w:eastAsia="zh-CN"/>
        </w:rPr>
      </w:pPr>
      <w:r>
        <w:rPr>
          <w:rFonts w:hint="eastAsia"/>
          <w:b/>
          <w:bCs/>
          <w:lang w:val="en-US" w:eastAsia="zh-CN"/>
        </w:rPr>
        <w:t>关闭数据连接</w:t>
      </w:r>
    </w:p>
    <w:p>
      <w:pPr>
        <w:numPr>
          <w:ilvl w:val="0"/>
          <w:numId w:val="13"/>
        </w:numPr>
        <w:spacing w:line="360" w:lineRule="auto"/>
        <w:ind w:left="0" w:leftChars="0" w:firstLine="420" w:firstLineChars="0"/>
        <w:jc w:val="both"/>
        <w:rPr>
          <w:rFonts w:hint="default"/>
          <w:b w:val="0"/>
          <w:bCs w:val="0"/>
          <w:lang w:val="en-US" w:eastAsia="zh-CN"/>
        </w:rPr>
      </w:pPr>
      <w:r>
        <w:rPr>
          <w:rFonts w:hint="eastAsia"/>
          <w:b w:val="0"/>
          <w:bCs w:val="0"/>
          <w:lang w:val="en-US" w:eastAsia="zh-CN"/>
        </w:rPr>
        <w:t>在数据传输完毕后，服务器端提示断开数据连接</w:t>
      </w:r>
    </w:p>
    <w:p>
      <w:pPr>
        <w:numPr>
          <w:ilvl w:val="0"/>
          <w:numId w:val="13"/>
        </w:numPr>
        <w:spacing w:line="360" w:lineRule="auto"/>
        <w:ind w:left="0" w:leftChars="0" w:firstLine="420" w:firstLineChars="0"/>
        <w:jc w:val="both"/>
        <w:rPr>
          <w:rFonts w:hint="default"/>
          <w:b w:val="0"/>
          <w:bCs w:val="0"/>
          <w:lang w:val="en-US" w:eastAsia="zh-CN"/>
        </w:rPr>
      </w:pPr>
      <w:r>
        <w:rPr>
          <w:rFonts w:hint="eastAsia"/>
          <w:b w:val="0"/>
          <w:bCs w:val="0"/>
          <w:lang w:val="en-US" w:eastAsia="zh-CN"/>
        </w:rPr>
        <w:t>TCP四次挥手断开TCP连接，数据连接断开，但是控制连接没有断开</w:t>
      </w:r>
    </w:p>
    <w:p>
      <w:pPr>
        <w:numPr>
          <w:ilvl w:val="0"/>
          <w:numId w:val="0"/>
        </w:numPr>
        <w:tabs>
          <w:tab w:val="left" w:pos="5914"/>
        </w:tabs>
        <w:spacing w:line="360" w:lineRule="auto"/>
        <w:jc w:val="both"/>
        <w:rPr>
          <w:rFonts w:hint="eastAsia"/>
          <w:b w:val="0"/>
          <w:bCs w:val="0"/>
          <w:lang w:val="en-US" w:eastAsia="zh-CN"/>
        </w:rPr>
      </w:pPr>
    </w:p>
    <w:p>
      <w:pPr>
        <w:numPr>
          <w:ilvl w:val="0"/>
          <w:numId w:val="0"/>
        </w:numPr>
        <w:tabs>
          <w:tab w:val="left" w:pos="5914"/>
        </w:tabs>
        <w:spacing w:line="360" w:lineRule="auto"/>
        <w:jc w:val="both"/>
        <w:rPr>
          <w:rFonts w:hint="eastAsia"/>
          <w:b w:val="0"/>
          <w:bCs w:val="0"/>
          <w:lang w:val="en-US" w:eastAsia="zh-CN"/>
        </w:rPr>
      </w:pPr>
    </w:p>
    <w:p>
      <w:pPr>
        <w:numPr>
          <w:ilvl w:val="0"/>
          <w:numId w:val="0"/>
        </w:numPr>
        <w:tabs>
          <w:tab w:val="left" w:pos="5914"/>
        </w:tabs>
        <w:spacing w:line="360" w:lineRule="auto"/>
        <w:jc w:val="both"/>
        <w:rPr>
          <w:rFonts w:hint="default"/>
          <w:b w:val="0"/>
          <w:bCs w:val="0"/>
          <w:lang w:val="en-US" w:eastAsia="zh-CN"/>
        </w:rPr>
      </w:pPr>
      <w:r>
        <w:rPr>
          <w:rFonts w:hint="eastAsia"/>
          <w:b w:val="0"/>
          <w:bCs w:val="0"/>
          <w:lang w:val="en-US" w:eastAsia="zh-CN"/>
        </w:rPr>
        <w:tab/>
      </w:r>
    </w:p>
    <w:p>
      <w:pPr>
        <w:numPr>
          <w:ilvl w:val="0"/>
          <w:numId w:val="0"/>
        </w:numPr>
        <w:spacing w:line="360" w:lineRule="auto"/>
        <w:jc w:val="both"/>
        <w:rPr>
          <w:rFonts w:hint="default"/>
          <w:b w:val="0"/>
          <w:bCs w:val="0"/>
          <w:lang w:val="en-US" w:eastAsia="zh-CN"/>
        </w:rPr>
      </w:pPr>
    </w:p>
    <w:p>
      <w:pPr>
        <w:numPr>
          <w:ilvl w:val="0"/>
          <w:numId w:val="0"/>
        </w:numPr>
        <w:spacing w:line="360" w:lineRule="auto"/>
        <w:jc w:val="center"/>
      </w:pPr>
      <w:r>
        <w:rPr>
          <w:sz w:val="21"/>
        </w:rPr>
        <mc:AlternateContent>
          <mc:Choice Requires="wps">
            <w:drawing>
              <wp:anchor distT="0" distB="0" distL="114300" distR="114300" simplePos="0" relativeHeight="251872256" behindDoc="0" locked="0" layoutInCell="1" allowOverlap="1">
                <wp:simplePos x="0" y="0"/>
                <wp:positionH relativeFrom="column">
                  <wp:posOffset>4799330</wp:posOffset>
                </wp:positionH>
                <wp:positionV relativeFrom="paragraph">
                  <wp:posOffset>2275205</wp:posOffset>
                </wp:positionV>
                <wp:extent cx="1557655" cy="273050"/>
                <wp:effectExtent l="0" t="0" r="0" b="0"/>
                <wp:wrapNone/>
                <wp:docPr id="264" name="文本框 264"/>
                <wp:cNvGraphicFramePr/>
                <a:graphic xmlns:a="http://schemas.openxmlformats.org/drawingml/2006/main">
                  <a:graphicData uri="http://schemas.microsoft.com/office/word/2010/wordprocessingShape">
                    <wps:wsp>
                      <wps:cNvSpPr txBox="1"/>
                      <wps:spPr>
                        <a:xfrm>
                          <a:off x="0" y="0"/>
                          <a:ext cx="155765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服务器端响应被动模式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9pt;margin-top:179.15pt;height:21.5pt;width:122.65pt;z-index:251872256;mso-width-relative:page;mso-height-relative:page;" filled="f" stroked="f" coordsize="21600,21600" o:gfxdata="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zzhaI3AAAAAwBAAAPAAAAAAAAAAEAIAAAACIA&#10;AABkcnMvZG93bnJldi54bWxQSwECFAAUAAAACACHTuJApDD85T4CAABqBAAADgAAAAAAAAABACAA&#10;AAAr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服务器端响应被动模式</w:t>
                      </w:r>
                    </w:p>
                  </w:txbxContent>
                </v:textbox>
              </v:shape>
            </w:pict>
          </mc:Fallback>
        </mc:AlternateContent>
      </w:r>
      <w:r>
        <w:rPr>
          <w:sz w:val="21"/>
        </w:rPr>
        <mc:AlternateContent>
          <mc:Choice Requires="wps">
            <w:drawing>
              <wp:anchor distT="0" distB="0" distL="114300" distR="114300" simplePos="0" relativeHeight="251871232" behindDoc="0" locked="0" layoutInCell="1" allowOverlap="1">
                <wp:simplePos x="0" y="0"/>
                <wp:positionH relativeFrom="column">
                  <wp:posOffset>2586990</wp:posOffset>
                </wp:positionH>
                <wp:positionV relativeFrom="paragraph">
                  <wp:posOffset>2129790</wp:posOffset>
                </wp:positionV>
                <wp:extent cx="2108200" cy="273050"/>
                <wp:effectExtent l="0" t="0" r="0" b="0"/>
                <wp:wrapNone/>
                <wp:docPr id="263" name="文本框 263"/>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客户端请求被动模式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7pt;margin-top:167.7pt;height:21.5pt;width:166pt;z-index:251871232;mso-width-relative:page;mso-height-relative:page;" filled="f" stroked="f" coordsize="21600,21600" o:gfxdata="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zBhtrcAAAACwEAAA8AAAAAAAAAAQAgAAAAIgAA&#10;AGRycy9kb3ducmV2LnhtbFBLAQIUABQAAAAIAIdO4kAtH3HyPQIAAGoEAAAOAAAAAAAAAAEAIAAA&#10;ACs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客户端请求被动模式</w:t>
                      </w:r>
                    </w:p>
                  </w:txbxContent>
                </v:textbox>
              </v:shape>
            </w:pict>
          </mc:Fallback>
        </mc:AlternateContent>
      </w:r>
      <w:r>
        <w:rPr>
          <w:sz w:val="21"/>
        </w:rPr>
        <mc:AlternateContent>
          <mc:Choice Requires="wps">
            <w:drawing>
              <wp:anchor distT="0" distB="0" distL="114300" distR="114300" simplePos="0" relativeHeight="251870208" behindDoc="0" locked="0" layoutInCell="1" allowOverlap="1">
                <wp:simplePos x="0" y="0"/>
                <wp:positionH relativeFrom="column">
                  <wp:posOffset>2386965</wp:posOffset>
                </wp:positionH>
                <wp:positionV relativeFrom="paragraph">
                  <wp:posOffset>2219325</wp:posOffset>
                </wp:positionV>
                <wp:extent cx="260985" cy="106045"/>
                <wp:effectExtent l="6350" t="6350" r="12065" b="14605"/>
                <wp:wrapNone/>
                <wp:docPr id="262" name="矩形 262"/>
                <wp:cNvGraphicFramePr/>
                <a:graphic xmlns:a="http://schemas.openxmlformats.org/drawingml/2006/main">
                  <a:graphicData uri="http://schemas.microsoft.com/office/word/2010/wordprocessingShape">
                    <wps:wsp>
                      <wps:cNvSpPr/>
                      <wps:spPr>
                        <a:xfrm>
                          <a:off x="3529965" y="5213985"/>
                          <a:ext cx="260985"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7.95pt;margin-top:174.75pt;height:8.35pt;width:20.55pt;z-index:251870208;v-text-anchor:middle;mso-width-relative:page;mso-height-relative:page;" filled="f" stroked="t" coordsize="21600,21600" o:gfxdata="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N0WDfYAAAACwEAAA8AAAAAAAAAAQAgAAAAIgAA&#10;AGRycy9kb3ducmV2LnhtbFBLAQIUABQAAAAIAIdO4kAnoUOoegIAANoEAAAOAAAAAAAAAAEAIAAA&#10;ACcBAABkcnMvZTJvRG9jLnhtbFBLBQYAAAAABgAGAFkBAAAT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69184" behindDoc="0" locked="0" layoutInCell="1" allowOverlap="1">
                <wp:simplePos x="0" y="0"/>
                <wp:positionH relativeFrom="column">
                  <wp:posOffset>3264535</wp:posOffset>
                </wp:positionH>
                <wp:positionV relativeFrom="paragraph">
                  <wp:posOffset>2002790</wp:posOffset>
                </wp:positionV>
                <wp:extent cx="2108200" cy="273050"/>
                <wp:effectExtent l="0" t="0" r="0" b="0"/>
                <wp:wrapNone/>
                <wp:docPr id="261" name="文本框 261"/>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服务器端设定传输模式为ASCII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05pt;margin-top:157.7pt;height:21.5pt;width:166pt;z-index:251869184;mso-width-relative:page;mso-height-relative:page;" filled="f" stroked="f" coordsize="21600,21600" o:gfxdata="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8St5A2wAAAAsBAAAPAAAAAAAAAAEAIAAAACIAAABk&#10;cnMvZG93bnJldi54bWxQSwECFAAUAAAACACHTuJASNZ/Dz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服务器端设定传输模式为ASCII</w:t>
                      </w:r>
                    </w:p>
                  </w:txbxContent>
                </v:textbox>
              </v:shape>
            </w:pict>
          </mc:Fallback>
        </mc:AlternateContent>
      </w:r>
      <w:r>
        <w:rPr>
          <w:sz w:val="21"/>
        </w:rPr>
        <mc:AlternateContent>
          <mc:Choice Requires="wps">
            <w:drawing>
              <wp:anchor distT="0" distB="0" distL="114300" distR="114300" simplePos="0" relativeHeight="251868160" behindDoc="0" locked="0" layoutInCell="1" allowOverlap="1">
                <wp:simplePos x="0" y="0"/>
                <wp:positionH relativeFrom="column">
                  <wp:posOffset>2667635</wp:posOffset>
                </wp:positionH>
                <wp:positionV relativeFrom="paragraph">
                  <wp:posOffset>1885950</wp:posOffset>
                </wp:positionV>
                <wp:extent cx="2108200" cy="273050"/>
                <wp:effectExtent l="0" t="0" r="0" b="0"/>
                <wp:wrapNone/>
                <wp:docPr id="260" name="文本框 260"/>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客户端设定传输模式为ASCII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05pt;margin-top:148.5pt;height:21.5pt;width:166pt;z-index:251868160;mso-width-relative:page;mso-height-relative:page;" filled="f" stroked="f" coordsize="21600,21600" o:gfxdata="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AEIIw2wAAAAsBAAAPAAAAAAAAAAEAIAAAACIAAABk&#10;cnMvZG93bnJldi54bWxQSwECFAAUAAAACACHTuJA2jFAnD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客户端设定传输模式为ASCII</w:t>
                      </w:r>
                    </w:p>
                  </w:txbxContent>
                </v:textbox>
              </v:shape>
            </w:pict>
          </mc:Fallback>
        </mc:AlternateContent>
      </w:r>
      <w:r>
        <w:rPr>
          <w:sz w:val="21"/>
        </w:rPr>
        <mc:AlternateContent>
          <mc:Choice Requires="wps">
            <w:drawing>
              <wp:anchor distT="0" distB="0" distL="114300" distR="114300" simplePos="0" relativeHeight="251867136" behindDoc="0" locked="0" layoutInCell="1" allowOverlap="1">
                <wp:simplePos x="0" y="0"/>
                <wp:positionH relativeFrom="column">
                  <wp:posOffset>3761105</wp:posOffset>
                </wp:positionH>
                <wp:positionV relativeFrom="paragraph">
                  <wp:posOffset>1758950</wp:posOffset>
                </wp:positionV>
                <wp:extent cx="2108200" cy="273050"/>
                <wp:effectExtent l="0" t="0" r="0" b="0"/>
                <wp:wrapNone/>
                <wp:docPr id="259" name="文本框 259"/>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服务器端返回请求操作完成的响应代码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15pt;margin-top:138.5pt;height:21.5pt;width:166pt;z-index:251867136;mso-width-relative:page;mso-height-relative:page;" filled="f" stroked="f" coordsize="21600,21600" o:gfxdata="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ZFxB9sAAAALAQAADwAAAAAAAAABACAAAAAiAAAA&#10;ZHJzL2Rvd25yZXYueG1sUEsBAhQAFAAAAAgAh07iQM+pEW4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服务器端返回请求操作完成的响应代码</w:t>
                      </w:r>
                    </w:p>
                  </w:txbxContent>
                </v:textbox>
              </v:shape>
            </w:pict>
          </mc:Fallback>
        </mc:AlternateContent>
      </w:r>
      <w:r>
        <w:rPr>
          <w:sz w:val="21"/>
        </w:rPr>
        <mc:AlternateContent>
          <mc:Choice Requires="wps">
            <w:drawing>
              <wp:anchor distT="0" distB="0" distL="114300" distR="114300" simplePos="0" relativeHeight="251866112" behindDoc="0" locked="0" layoutInCell="1" allowOverlap="1">
                <wp:simplePos x="0" y="0"/>
                <wp:positionH relativeFrom="column">
                  <wp:posOffset>2621280</wp:posOffset>
                </wp:positionH>
                <wp:positionV relativeFrom="paragraph">
                  <wp:posOffset>1634490</wp:posOffset>
                </wp:positionV>
                <wp:extent cx="2108200" cy="273050"/>
                <wp:effectExtent l="0" t="0" r="0" b="0"/>
                <wp:wrapNone/>
                <wp:docPr id="258" name="文本框 258"/>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客户端请求更改目录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4pt;margin-top:128.7pt;height:21.5pt;width:166pt;z-index:251866112;mso-width-relative:page;mso-height-relative:page;" filled="f" stroked="f" coordsize="21600,21600" o:gfxdata="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t+kl/cAAAACwEAAA8AAAAAAAAAAQAgAAAAIgAA&#10;AGRycy9kb3ducmV2LnhtbFBLAQIUABQAAAAIAIdO4kBdTi79PQIAAGoEAAAOAAAAAAAAAAEAIAAA&#10;ACs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客户端请求更改目录</w:t>
                      </w:r>
                    </w:p>
                  </w:txbxContent>
                </v:textbox>
              </v:shape>
            </w:pict>
          </mc:Fallback>
        </mc:AlternateContent>
      </w:r>
      <w:r>
        <w:rPr>
          <w:sz w:val="21"/>
        </w:rPr>
        <mc:AlternateContent>
          <mc:Choice Requires="wps">
            <w:drawing>
              <wp:anchor distT="0" distB="0" distL="114300" distR="114300" simplePos="0" relativeHeight="251865088" behindDoc="0" locked="0" layoutInCell="1" allowOverlap="1">
                <wp:simplePos x="0" y="0"/>
                <wp:positionH relativeFrom="column">
                  <wp:posOffset>3813175</wp:posOffset>
                </wp:positionH>
                <wp:positionV relativeFrom="paragraph">
                  <wp:posOffset>1529080</wp:posOffset>
                </wp:positionV>
                <wp:extent cx="2108200" cy="273050"/>
                <wp:effectExtent l="0" t="0" r="0" b="0"/>
                <wp:wrapNone/>
                <wp:docPr id="257" name="文本框 257"/>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服务器端返回当前路径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25pt;margin-top:120.4pt;height:21.5pt;width:166pt;z-index:251865088;mso-width-relative:page;mso-height-relative:page;" filled="f" stroked="f" coordsize="21600,21600" o:gfxdata="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bl+O2gAAAAsBAAAPAAAAAAAAAAEAIAAAACIAAABk&#10;cnMvZG93bnJldi54bWxQSwECFAAUAAAACACHTuJAN92q8D0CAABq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服务器端返回当前路径</w:t>
                      </w:r>
                    </w:p>
                  </w:txbxContent>
                </v:textbox>
              </v:shape>
            </w:pict>
          </mc:Fallback>
        </mc:AlternateContent>
      </w:r>
      <w:r>
        <w:rPr>
          <w:sz w:val="21"/>
        </w:rPr>
        <mc:AlternateContent>
          <mc:Choice Requires="wps">
            <w:drawing>
              <wp:anchor distT="0" distB="0" distL="114300" distR="114300" simplePos="0" relativeHeight="251864064" behindDoc="0" locked="0" layoutInCell="1" allowOverlap="1">
                <wp:simplePos x="0" y="0"/>
                <wp:positionH relativeFrom="column">
                  <wp:posOffset>2510790</wp:posOffset>
                </wp:positionH>
                <wp:positionV relativeFrom="paragraph">
                  <wp:posOffset>1411605</wp:posOffset>
                </wp:positionV>
                <wp:extent cx="2108200" cy="273050"/>
                <wp:effectExtent l="0" t="0" r="0" b="0"/>
                <wp:wrapNone/>
                <wp:docPr id="240" name="文本框 240"/>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客户端请求获取当前路径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7pt;margin-top:111.15pt;height:21.5pt;width:166pt;z-index:251864064;mso-width-relative:page;mso-height-relative:page;" filled="f" stroked="f" coordsize="21600,21600" o:gfxdata="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GC7at2wAAAAsBAAAPAAAAAAAAAAEAIAAAACIAAABk&#10;cnMvZG93bnJldi54bWxQSwECFAAUAAAACACHTuJAxKploT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客户端请求获取当前路径</w:t>
                      </w:r>
                    </w:p>
                  </w:txbxContent>
                </v:textbox>
              </v:shape>
            </w:pict>
          </mc:Fallback>
        </mc:AlternateContent>
      </w:r>
      <w:r>
        <w:rPr>
          <w:sz w:val="21"/>
        </w:rPr>
        <mc:AlternateContent>
          <mc:Choice Requires="wps">
            <w:drawing>
              <wp:anchor distT="0" distB="0" distL="114300" distR="114300" simplePos="0" relativeHeight="251863040" behindDoc="0" locked="0" layoutInCell="1" allowOverlap="1">
                <wp:simplePos x="0" y="0"/>
                <wp:positionH relativeFrom="column">
                  <wp:posOffset>3317875</wp:posOffset>
                </wp:positionH>
                <wp:positionV relativeFrom="paragraph">
                  <wp:posOffset>1033780</wp:posOffset>
                </wp:positionV>
                <wp:extent cx="2073275" cy="273050"/>
                <wp:effectExtent l="0" t="0" r="0" b="0"/>
                <wp:wrapNone/>
                <wp:docPr id="239" name="文本框 239"/>
                <wp:cNvGraphicFramePr/>
                <a:graphic xmlns:a="http://schemas.openxmlformats.org/drawingml/2006/main">
                  <a:graphicData uri="http://schemas.microsoft.com/office/word/2010/wordprocessingShape">
                    <wps:wsp>
                      <wps:cNvSpPr txBox="1"/>
                      <wps:spPr>
                        <a:xfrm>
                          <a:off x="0" y="0"/>
                          <a:ext cx="207327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服务器端返回登陆成功信息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25pt;margin-top:81.4pt;height:21.5pt;width:163.25pt;z-index:251863040;mso-width-relative:page;mso-height-relative:page;" filled="f" stroked="f" coordsize="21600,21600" o:gfxdata="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47DNoAAAALAQAADwAAAAAAAAABACAAAAAiAAAA&#10;ZHJzL2Rvd25yZXYueG1sUEsBAhQAFAAAAAgAh07iQGHNjc4+AgAAagQAAA4AAAAAAAAAAQAgAAAA&#10;KQ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服务器端返回登陆成功信息</w:t>
                      </w:r>
                    </w:p>
                  </w:txbxContent>
                </v:textbox>
              </v:shape>
            </w:pict>
          </mc:Fallback>
        </mc:AlternateContent>
      </w:r>
      <w:r>
        <w:rPr>
          <w:sz w:val="21"/>
        </w:rPr>
        <mc:AlternateContent>
          <mc:Choice Requires="wps">
            <w:drawing>
              <wp:anchor distT="0" distB="0" distL="114300" distR="114300" simplePos="0" relativeHeight="251860992" behindDoc="0" locked="0" layoutInCell="1" allowOverlap="1">
                <wp:simplePos x="0" y="0"/>
                <wp:positionH relativeFrom="column">
                  <wp:posOffset>3709035</wp:posOffset>
                </wp:positionH>
                <wp:positionV relativeFrom="paragraph">
                  <wp:posOffset>888365</wp:posOffset>
                </wp:positionV>
                <wp:extent cx="2073275" cy="273050"/>
                <wp:effectExtent l="0" t="0" r="0" b="0"/>
                <wp:wrapNone/>
                <wp:docPr id="237" name="文本框 237"/>
                <wp:cNvGraphicFramePr/>
                <a:graphic xmlns:a="http://schemas.openxmlformats.org/drawingml/2006/main">
                  <a:graphicData uri="http://schemas.microsoft.com/office/word/2010/wordprocessingShape">
                    <wps:wsp>
                      <wps:cNvSpPr txBox="1"/>
                      <wps:spPr>
                        <a:xfrm>
                          <a:off x="0" y="0"/>
                          <a:ext cx="207327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服务器端允许匿名访问，并要求输入密码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05pt;margin-top:69.95pt;height:21.5pt;width:163.25pt;z-index:251860992;mso-width-relative:page;mso-height-relative:page;" filled="f" stroked="f" coordsize="21600,21600" o:gfxdata="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7LfD3bAAAACwEAAA8AAAAAAAAAAQAgAAAAIgAA&#10;AGRycy9kb3ducmV2LnhtbFBLAQIUABQAAAAIAIdO4kCZuTZQ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服务器端允许匿名访问，并要求输入密码</w:t>
                      </w:r>
                    </w:p>
                  </w:txbxContent>
                </v:textbox>
              </v:shape>
            </w:pict>
          </mc:Fallback>
        </mc:AlternateContent>
      </w:r>
      <w:r>
        <w:rPr>
          <w:sz w:val="21"/>
        </w:rPr>
        <mc:AlternateContent>
          <mc:Choice Requires="wps">
            <w:drawing>
              <wp:anchor distT="0" distB="0" distL="114300" distR="114300" simplePos="0" relativeHeight="251862016" behindDoc="0" locked="0" layoutInCell="1" allowOverlap="1">
                <wp:simplePos x="0" y="0"/>
                <wp:positionH relativeFrom="column">
                  <wp:posOffset>2838450</wp:posOffset>
                </wp:positionH>
                <wp:positionV relativeFrom="paragraph">
                  <wp:posOffset>920750</wp:posOffset>
                </wp:positionV>
                <wp:extent cx="923290" cy="273050"/>
                <wp:effectExtent l="0" t="0" r="0" b="0"/>
                <wp:wrapNone/>
                <wp:docPr id="238" name="文本框 238"/>
                <wp:cNvGraphicFramePr/>
                <a:graphic xmlns:a="http://schemas.openxmlformats.org/drawingml/2006/main">
                  <a:graphicData uri="http://schemas.microsoft.com/office/word/2010/wordprocessingShape">
                    <wps:wsp>
                      <wps:cNvSpPr txBox="1"/>
                      <wps:spPr>
                        <a:xfrm>
                          <a:off x="0" y="0"/>
                          <a:ext cx="92329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客户端输入密码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5pt;margin-top:72.5pt;height:21.5pt;width:72.7pt;z-index:251862016;mso-width-relative:page;mso-height-relative:page;" filled="f" stroked="f" coordsize="21600,21600" o:gfxdata="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rbyDNsAAAALAQAADwAAAAAAAAABACAAAAAiAAAA&#10;ZHJzL2Rvd25yZXYueG1sUEsBAhQAFAAAAAgAh07iQMdkWlo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客户端输入密码</w:t>
                      </w:r>
                    </w:p>
                  </w:txbxContent>
                </v:textbox>
              </v:shape>
            </w:pict>
          </mc:Fallback>
        </mc:AlternateContent>
      </w:r>
      <w:r>
        <w:rPr>
          <w:sz w:val="21"/>
        </w:rPr>
        <mc:AlternateContent>
          <mc:Choice Requires="wps">
            <w:drawing>
              <wp:anchor distT="0" distB="0" distL="114300" distR="114300" simplePos="0" relativeHeight="251859968" behindDoc="0" locked="0" layoutInCell="1" allowOverlap="1">
                <wp:simplePos x="0" y="0"/>
                <wp:positionH relativeFrom="column">
                  <wp:posOffset>3006090</wp:posOffset>
                </wp:positionH>
                <wp:positionV relativeFrom="paragraph">
                  <wp:posOffset>679450</wp:posOffset>
                </wp:positionV>
                <wp:extent cx="1876425" cy="27305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7642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客户端（49241端口）请求匿名访问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7pt;margin-top:53.5pt;height:21.5pt;width:147.75pt;z-index:251859968;mso-width-relative:page;mso-height-relative:page;" filled="f" stroked="f" coordsize="21600,21600" o:gfxdata="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71Y9tsAAAALAQAADwAAAAAAAAABACAAAAAiAAAA&#10;ZHJzL2Rvd25yZXYueG1sUEsBAhQAFAAAAAgAh07iQP8oocE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客户端（49241端口）请求匿名访问</w:t>
                      </w:r>
                    </w:p>
                  </w:txbxContent>
                </v:textbox>
              </v:shape>
            </w:pict>
          </mc:Fallback>
        </mc:AlternateContent>
      </w:r>
      <w:r>
        <w:rPr>
          <w:sz w:val="21"/>
        </w:rPr>
        <mc:AlternateContent>
          <mc:Choice Requires="wps">
            <w:drawing>
              <wp:anchor distT="0" distB="0" distL="114300" distR="114300" simplePos="0" relativeHeight="251858944" behindDoc="0" locked="0" layoutInCell="1" allowOverlap="1">
                <wp:simplePos x="0" y="0"/>
                <wp:positionH relativeFrom="column">
                  <wp:posOffset>3622040</wp:posOffset>
                </wp:positionH>
                <wp:positionV relativeFrom="paragraph">
                  <wp:posOffset>548640</wp:posOffset>
                </wp:positionV>
                <wp:extent cx="1783080" cy="273050"/>
                <wp:effectExtent l="0" t="0" r="0" b="0"/>
                <wp:wrapNone/>
                <wp:docPr id="218" name="文本框 218"/>
                <wp:cNvGraphicFramePr/>
                <a:graphic xmlns:a="http://schemas.openxmlformats.org/drawingml/2006/main">
                  <a:graphicData uri="http://schemas.microsoft.com/office/word/2010/wordprocessingShape">
                    <wps:wsp>
                      <wps:cNvSpPr txBox="1"/>
                      <wps:spPr>
                        <a:xfrm>
                          <a:off x="4877435" y="3578860"/>
                          <a:ext cx="178308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服务器端（21端口）响应FTP连接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2pt;margin-top:43.2pt;height:21.5pt;width:140.4pt;z-index:251858944;mso-width-relative:page;mso-height-relative:page;" filled="f" stroked="f" coordsize="21600,21600" o:gfxdata="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GW/62wAAAAoBAAAPAAAAAAAA&#10;AAEAIAAAACIAAABkcnMvZG93bnJldi54bWxQSwECFAAUAAAACACHTuJAuP9AoEgCAAB2BAAADgAA&#10;AAAAAAABACAAAAAqAQAAZHJzL2Uyb0RvYy54bWxQSwUGAAAAAAYABgBZAQAA5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服务器端（21端口）响应FTP连接</w:t>
                      </w:r>
                    </w:p>
                  </w:txbxContent>
                </v:textbox>
              </v:shape>
            </w:pict>
          </mc:Fallback>
        </mc:AlternateContent>
      </w:r>
      <w:r>
        <w:rPr>
          <w:sz w:val="21"/>
        </w:rPr>
        <mc:AlternateContent>
          <mc:Choice Requires="wps">
            <w:drawing>
              <wp:anchor distT="0" distB="0" distL="114300" distR="114300" simplePos="0" relativeHeight="251856896" behindDoc="0" locked="0" layoutInCell="1" allowOverlap="1">
                <wp:simplePos x="0" y="0"/>
                <wp:positionH relativeFrom="column">
                  <wp:posOffset>1548130</wp:posOffset>
                </wp:positionH>
                <wp:positionV relativeFrom="paragraph">
                  <wp:posOffset>-543560</wp:posOffset>
                </wp:positionV>
                <wp:extent cx="938530" cy="508635"/>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938530" cy="508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TCP三次握手建立控制连接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9pt;margin-top:-42.8pt;height:40.05pt;width:73.9pt;z-index:251856896;mso-width-relative:page;mso-height-relative:page;" filled="f" stroked="f" coordsize="21600,21600" o:gfxdata="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fI1XNwAAAAKAQAADwAAAAAAAAABACAAAAAiAAAA&#10;ZHJzL2Rvd25yZXYueG1sUEsBAhQAFAAAAAgAh07iQDpYvOc8AgAAaQQAAA4AAAAAAAAAAQAgAAAA&#10;Kw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TCP三次握手建立控制连接</w:t>
                      </w:r>
                    </w:p>
                  </w:txbxContent>
                </v:textbox>
              </v:shape>
            </w:pict>
          </mc:Fallback>
        </mc:AlternateContent>
      </w:r>
      <w:r>
        <w:rPr>
          <w:sz w:val="21"/>
        </w:rPr>
        <mc:AlternateContent>
          <mc:Choice Requires="wps">
            <w:drawing>
              <wp:anchor distT="0" distB="0" distL="114300" distR="114300" simplePos="0" relativeHeight="251857920" behindDoc="0" locked="0" layoutInCell="1" allowOverlap="1">
                <wp:simplePos x="0" y="0"/>
                <wp:positionH relativeFrom="column">
                  <wp:posOffset>1388745</wp:posOffset>
                </wp:positionH>
                <wp:positionV relativeFrom="paragraph">
                  <wp:posOffset>-288925</wp:posOffset>
                </wp:positionV>
                <wp:extent cx="159385" cy="557530"/>
                <wp:effectExtent l="4445" t="0" r="26670" b="1270"/>
                <wp:wrapNone/>
                <wp:docPr id="172" name="直接箭头连接符 172"/>
                <wp:cNvGraphicFramePr/>
                <a:graphic xmlns:a="http://schemas.openxmlformats.org/drawingml/2006/main">
                  <a:graphicData uri="http://schemas.microsoft.com/office/word/2010/wordprocessingShape">
                    <wps:wsp>
                      <wps:cNvCnPr>
                        <a:stCxn id="10" idx="0"/>
                        <a:endCxn id="166" idx="1"/>
                      </wps:cNvCnPr>
                      <wps:spPr>
                        <a:xfrm flipV="1">
                          <a:off x="2640965" y="1362710"/>
                          <a:ext cx="159385" cy="5575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9.35pt;margin-top:-22.75pt;height:43.9pt;width:12.55pt;z-index:251857920;mso-width-relative:page;mso-height-relative:page;" filled="f" stroked="t" coordsize="21600,21600" o:gfxdata="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40VOtkAAAAKAQAADwAAAAAAAAABACAAAAAiAAAAZHJzL2Rv&#10;d25yZXYueG1sUEsBAhQAFAAAAAgAh07iQF0J7h05AgAAPwQAAA4AAAAAAAAAAQAgAAAAKAEAAGRy&#10;cy9lMm9Eb2MueG1sUEsFBgAAAAAGAAYAWQEAANM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55872" behindDoc="0" locked="0" layoutInCell="1" allowOverlap="1">
                <wp:simplePos x="0" y="0"/>
                <wp:positionH relativeFrom="column">
                  <wp:posOffset>1490980</wp:posOffset>
                </wp:positionH>
                <wp:positionV relativeFrom="paragraph">
                  <wp:posOffset>2678430</wp:posOffset>
                </wp:positionV>
                <wp:extent cx="1330325" cy="1668145"/>
                <wp:effectExtent l="3810" t="3175" r="12065" b="5080"/>
                <wp:wrapNone/>
                <wp:docPr id="138" name="直接箭头连接符 138"/>
                <wp:cNvGraphicFramePr/>
                <a:graphic xmlns:a="http://schemas.openxmlformats.org/drawingml/2006/main">
                  <a:graphicData uri="http://schemas.microsoft.com/office/word/2010/wordprocessingShape">
                    <wps:wsp>
                      <wps:cNvCnPr>
                        <a:stCxn id="11" idx="3"/>
                        <a:endCxn id="130" idx="1"/>
                      </wps:cNvCnPr>
                      <wps:spPr>
                        <a:xfrm>
                          <a:off x="2633980" y="2773680"/>
                          <a:ext cx="1330325" cy="166814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7.4pt;margin-top:210.9pt;height:131.35pt;width:104.75pt;z-index:251855872;mso-width-relative:page;mso-height-relative:page;" filled="f" stroked="t" coordsize="21600,21600" o:gfxdata="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7+qsdsAAAALAQAADwAAAAAAAAABACAAAAAiAAAAZHJzL2Rvd25y&#10;ZXYueG1sUEsBAhQAFAAAAAgAh07iQOzu14g0AgAANwQAAA4AAAAAAAAAAQAgAAAAKgEAAGRycy9l&#10;Mm9Eb2MueG1sUEsFBgAAAAAGAAYAWQEAANA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49728" behindDoc="0" locked="0" layoutInCell="1" allowOverlap="1">
                <wp:simplePos x="0" y="0"/>
                <wp:positionH relativeFrom="column">
                  <wp:posOffset>1278890</wp:posOffset>
                </wp:positionH>
                <wp:positionV relativeFrom="paragraph">
                  <wp:posOffset>268605</wp:posOffset>
                </wp:positionV>
                <wp:extent cx="219075" cy="359410"/>
                <wp:effectExtent l="6350" t="6350" r="15875" b="15240"/>
                <wp:wrapNone/>
                <wp:docPr id="10" name="矩形 10"/>
                <wp:cNvGraphicFramePr/>
                <a:graphic xmlns:a="http://schemas.openxmlformats.org/drawingml/2006/main">
                  <a:graphicData uri="http://schemas.microsoft.com/office/word/2010/wordprocessingShape">
                    <wps:wsp>
                      <wps:cNvSpPr/>
                      <wps:spPr>
                        <a:xfrm>
                          <a:off x="2421890" y="1183005"/>
                          <a:ext cx="219075" cy="359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7pt;margin-top:21.15pt;height:28.3pt;width:17.25pt;z-index:251849728;v-text-anchor:middle;mso-width-relative:page;mso-height-relative:page;" filled="f" stroked="t" coordsize="21600,21600" o:gfxdata="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V5em1wAAAAkBAAAPAAAAAAAAAAEAIAAAACIAAABkcnMv&#10;ZG93bnJldi54bWxQSwECFAAUAAAACACHTuJAvxFLf3YCAADYBAAADgAAAAAAAAABACAAAAAmAQAA&#10;ZHJzL2Uyb0RvYy54bWxQSwUGAAAAAAYABgBZAQAADgYAAAAA&#10;">
                <v:fill on="f" focussize="0,0"/>
                <v:stroke weight="1pt" color="#FF0000 [3204]" miterlimit="8" joinstyle="miter"/>
                <v:imagedata o:title=""/>
                <o:lock v:ext="edit" aspectratio="f"/>
              </v:rect>
            </w:pict>
          </mc:Fallback>
        </mc:AlternateContent>
      </w:r>
      <w:r>
        <w:drawing>
          <wp:inline distT="0" distB="0" distL="114300" distR="114300">
            <wp:extent cx="5273040" cy="2328545"/>
            <wp:effectExtent l="0" t="0" r="10160"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4"/>
                    <a:stretch>
                      <a:fillRect/>
                    </a:stretch>
                  </pic:blipFill>
                  <pic:spPr>
                    <a:xfrm>
                      <a:off x="0" y="0"/>
                      <a:ext cx="5273040" cy="2328545"/>
                    </a:xfrm>
                    <a:prstGeom prst="rect">
                      <a:avLst/>
                    </a:prstGeom>
                    <a:noFill/>
                    <a:ln>
                      <a:noFill/>
                    </a:ln>
                  </pic:spPr>
                </pic:pic>
              </a:graphicData>
            </a:graphic>
          </wp:inline>
        </w:drawing>
      </w:r>
    </w:p>
    <w:p>
      <w:pPr>
        <w:numPr>
          <w:ilvl w:val="0"/>
          <w:numId w:val="0"/>
        </w:numPr>
        <w:spacing w:line="360" w:lineRule="auto"/>
        <w:jc w:val="center"/>
      </w:pPr>
      <w:r>
        <w:rPr>
          <w:sz w:val="21"/>
        </w:rPr>
        <mc:AlternateContent>
          <mc:Choice Requires="wps">
            <w:drawing>
              <wp:anchor distT="0" distB="0" distL="114300" distR="114300" simplePos="0" relativeHeight="251875328" behindDoc="0" locked="0" layoutInCell="1" allowOverlap="1">
                <wp:simplePos x="0" y="0"/>
                <wp:positionH relativeFrom="column">
                  <wp:posOffset>3514725</wp:posOffset>
                </wp:positionH>
                <wp:positionV relativeFrom="paragraph">
                  <wp:posOffset>619760</wp:posOffset>
                </wp:positionV>
                <wp:extent cx="747395" cy="273050"/>
                <wp:effectExtent l="0" t="0" r="0" b="0"/>
                <wp:wrapNone/>
                <wp:docPr id="267" name="文本框 267"/>
                <wp:cNvGraphicFramePr/>
                <a:graphic xmlns:a="http://schemas.openxmlformats.org/drawingml/2006/main">
                  <a:graphicData uri="http://schemas.microsoft.com/office/word/2010/wordprocessingShape">
                    <wps:wsp>
                      <wps:cNvSpPr txBox="1"/>
                      <wps:spPr>
                        <a:xfrm>
                          <a:off x="0" y="0"/>
                          <a:ext cx="74739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传输的数据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48.8pt;height:21.5pt;width:58.85pt;z-index:251875328;mso-width-relative:page;mso-height-relative:page;" filled="f" stroked="f" coordsize="21600,21600" o:gfxdata="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ZJWkHbAAAACgEAAA8AAAAAAAAAAQAgAAAAIgAA&#10;AGRycy9kb3ducmV2LnhtbFBLAQIUABQAAAAIAIdO4kAYLU/QPgIAAGk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传输的数据</w:t>
                      </w:r>
                    </w:p>
                  </w:txbxContent>
                </v:textbox>
              </v:shape>
            </w:pict>
          </mc:Fallback>
        </mc:AlternateContent>
      </w:r>
      <w:r>
        <w:rPr>
          <w:sz w:val="21"/>
        </w:rPr>
        <mc:AlternateContent>
          <mc:Choice Requires="wps">
            <w:drawing>
              <wp:anchor distT="0" distB="0" distL="114300" distR="114300" simplePos="0" relativeHeight="251878400" behindDoc="0" locked="0" layoutInCell="1" allowOverlap="1">
                <wp:simplePos x="0" y="0"/>
                <wp:positionH relativeFrom="column">
                  <wp:posOffset>4626610</wp:posOffset>
                </wp:positionH>
                <wp:positionV relativeFrom="paragraph">
                  <wp:posOffset>748030</wp:posOffset>
                </wp:positionV>
                <wp:extent cx="923925" cy="273050"/>
                <wp:effectExtent l="0" t="0" r="0" b="0"/>
                <wp:wrapNone/>
                <wp:docPr id="271" name="文本框 271"/>
                <wp:cNvGraphicFramePr/>
                <a:graphic xmlns:a="http://schemas.openxmlformats.org/drawingml/2006/main">
                  <a:graphicData uri="http://schemas.microsoft.com/office/word/2010/wordprocessingShape">
                    <wps:wsp>
                      <wps:cNvSpPr txBox="1"/>
                      <wps:spPr>
                        <a:xfrm>
                          <a:off x="0" y="0"/>
                          <a:ext cx="92392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客户端确认数据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3pt;margin-top:58.9pt;height:21.5pt;width:72.75pt;z-index:251878400;mso-width-relative:page;mso-height-relative:page;" filled="f" stroked="f" coordsize="21600,21600" o:gfxdata="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aHgudsAAAALAQAADwAAAAAAAAABACAAAAAiAAAA&#10;ZHJzL2Rvd25yZXYueG1sUEsBAhQAFAAAAAgAh07iQFVSHH8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客户端确认数据</w:t>
                      </w:r>
                    </w:p>
                  </w:txbxContent>
                </v:textbox>
              </v:shape>
            </w:pict>
          </mc:Fallback>
        </mc:AlternateContent>
      </w:r>
      <w:r>
        <w:rPr>
          <w:sz w:val="21"/>
        </w:rPr>
        <mc:AlternateContent>
          <mc:Choice Requires="wps">
            <w:drawing>
              <wp:anchor distT="0" distB="0" distL="114300" distR="114300" simplePos="0" relativeHeight="251879424" behindDoc="0" locked="0" layoutInCell="1" allowOverlap="1">
                <wp:simplePos x="0" y="0"/>
                <wp:positionH relativeFrom="column">
                  <wp:posOffset>3515995</wp:posOffset>
                </wp:positionH>
                <wp:positionV relativeFrom="paragraph">
                  <wp:posOffset>906780</wp:posOffset>
                </wp:positionV>
                <wp:extent cx="2312035" cy="273050"/>
                <wp:effectExtent l="0" t="0" r="0" b="0"/>
                <wp:wrapNone/>
                <wp:docPr id="272" name="文本框 272"/>
                <wp:cNvGraphicFramePr/>
                <a:graphic xmlns:a="http://schemas.openxmlformats.org/drawingml/2006/main">
                  <a:graphicData uri="http://schemas.microsoft.com/office/word/2010/wordprocessingShape">
                    <wps:wsp>
                      <wps:cNvSpPr txBox="1"/>
                      <wps:spPr>
                        <a:xfrm>
                          <a:off x="0" y="0"/>
                          <a:ext cx="231203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服务器端传输数据完毕，提示断开数据连接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85pt;margin-top:71.4pt;height:21.5pt;width:182.05pt;z-index:251879424;mso-width-relative:page;mso-height-relative:page;" filled="f" stroked="f" coordsize="21600,21600" o:gfxdata="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KNSlrbAAAACwEAAA8AAAAAAAAAAQAgAAAAIgAA&#10;AGRycy9kb3ducmV2LnhtbFBLAQIUABQAAAAIAIdO4kBdB0G6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服务器端传输数据完毕，提示断开数据连接</w:t>
                      </w:r>
                    </w:p>
                  </w:txbxContent>
                </v:textbox>
              </v:shape>
            </w:pict>
          </mc:Fallback>
        </mc:AlternateContent>
      </w:r>
      <w:r>
        <w:rPr>
          <w:sz w:val="21"/>
        </w:rPr>
        <mc:AlternateContent>
          <mc:Choice Requires="wps">
            <w:drawing>
              <wp:anchor distT="0" distB="0" distL="114300" distR="114300" simplePos="0" relativeHeight="251877376" behindDoc="0" locked="0" layoutInCell="1" allowOverlap="1">
                <wp:simplePos x="0" y="0"/>
                <wp:positionH relativeFrom="column">
                  <wp:posOffset>1264920</wp:posOffset>
                </wp:positionH>
                <wp:positionV relativeFrom="paragraph">
                  <wp:posOffset>857885</wp:posOffset>
                </wp:positionV>
                <wp:extent cx="204470" cy="92075"/>
                <wp:effectExtent l="6350" t="6350" r="17780" b="15875"/>
                <wp:wrapNone/>
                <wp:docPr id="270" name="矩形 270"/>
                <wp:cNvGraphicFramePr/>
                <a:graphic xmlns:a="http://schemas.openxmlformats.org/drawingml/2006/main">
                  <a:graphicData uri="http://schemas.microsoft.com/office/word/2010/wordprocessingShape">
                    <wps:wsp>
                      <wps:cNvSpPr/>
                      <wps:spPr>
                        <a:xfrm>
                          <a:off x="2407920" y="6229985"/>
                          <a:ext cx="204470" cy="92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6pt;margin-top:67.55pt;height:7.25pt;width:16.1pt;z-index:251877376;v-text-anchor:middle;mso-width-relative:page;mso-height-relative:page;" filled="f" stroked="t" coordsize="21600,21600" o:gfxdata="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0R4odcAAAALAQAADwAAAAAAAAABACAAAAAiAAAAZHJzL2Rv&#10;d25yZXYueG1sUEsBAhQAFAAAAAgAh07iQK/xb350AgAA2QQAAA4AAAAAAAAAAQAgAAAAJgEAAGRy&#10;cy9lMm9Eb2MueG1sUEsFBgAAAAAGAAYAWQEAAAw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76352" behindDoc="0" locked="0" layoutInCell="1" allowOverlap="1">
                <wp:simplePos x="0" y="0"/>
                <wp:positionH relativeFrom="column">
                  <wp:posOffset>1264920</wp:posOffset>
                </wp:positionH>
                <wp:positionV relativeFrom="paragraph">
                  <wp:posOffset>701675</wp:posOffset>
                </wp:positionV>
                <wp:extent cx="444500" cy="140970"/>
                <wp:effectExtent l="6350" t="6350" r="6350" b="17780"/>
                <wp:wrapNone/>
                <wp:docPr id="269" name="矩形 269"/>
                <wp:cNvGraphicFramePr/>
                <a:graphic xmlns:a="http://schemas.openxmlformats.org/drawingml/2006/main">
                  <a:graphicData uri="http://schemas.microsoft.com/office/word/2010/wordprocessingShape">
                    <wps:wsp>
                      <wps:cNvSpPr/>
                      <wps:spPr>
                        <a:xfrm>
                          <a:off x="2407920" y="6073775"/>
                          <a:ext cx="444500" cy="1409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6pt;margin-top:55.25pt;height:11.1pt;width:35pt;z-index:251876352;v-text-anchor:middle;mso-width-relative:page;mso-height-relative:page;" filled="f" stroked="t" coordsize="21600,21600" o:gfxdata="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jPPVu1QAAAAsBAAAPAAAAAAAAAAEAIAAAACIAAABkcnMv&#10;ZG93bnJldi54bWxQSwECFAAUAAAACACHTuJANhAq/XgCAADaBAAADgAAAAAAAAABACAAAAAkAQAA&#10;ZHJzL2Uyb0RvYy54bWxQSwUGAAAAAAYABgBZAQAADgYAAAAA&#10;">
                <v:fill on="f" focussize="0,0"/>
                <v:stroke weight="1pt" color="#FF0000 [3204]" miterlimit="8" joinstyle="miter"/>
                <v:imagedata o:title=""/>
                <o:lock v:ext="edit" aspectratio="f"/>
              </v:rect>
            </w:pict>
          </mc:Fallback>
        </mc:AlternateContent>
      </w:r>
      <w:r>
        <w:drawing>
          <wp:inline distT="0" distB="0" distL="114300" distR="114300">
            <wp:extent cx="5273040" cy="1566545"/>
            <wp:effectExtent l="0" t="0" r="10160"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5"/>
                    <a:stretch>
                      <a:fillRect/>
                    </a:stretch>
                  </pic:blipFill>
                  <pic:spPr>
                    <a:xfrm>
                      <a:off x="0" y="0"/>
                      <a:ext cx="5273040" cy="1566545"/>
                    </a:xfrm>
                    <a:prstGeom prst="rect">
                      <a:avLst/>
                    </a:prstGeom>
                    <a:noFill/>
                    <a:ln>
                      <a:noFill/>
                    </a:ln>
                  </pic:spPr>
                </pic:pic>
              </a:graphicData>
            </a:graphic>
          </wp:inline>
        </w:drawing>
      </w:r>
      <w:r>
        <w:rPr>
          <w:sz w:val="21"/>
        </w:rPr>
        <mc:AlternateContent>
          <mc:Choice Requires="wps">
            <w:drawing>
              <wp:anchor distT="0" distB="0" distL="114300" distR="114300" simplePos="0" relativeHeight="251874304" behindDoc="0" locked="0" layoutInCell="1" allowOverlap="1">
                <wp:simplePos x="0" y="0"/>
                <wp:positionH relativeFrom="column">
                  <wp:posOffset>4293870</wp:posOffset>
                </wp:positionH>
                <wp:positionV relativeFrom="paragraph">
                  <wp:posOffset>501650</wp:posOffset>
                </wp:positionV>
                <wp:extent cx="2108200" cy="273050"/>
                <wp:effectExtent l="0" t="0" r="0" b="0"/>
                <wp:wrapNone/>
                <wp:docPr id="266" name="文本框 266"/>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服务器端打开ASCII模式的数据连接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8.1pt;margin-top:39.5pt;height:21.5pt;width:166pt;z-index:251874304;mso-width-relative:page;mso-height-relative:page;" filled="f" stroked="f" coordsize="21600,21600" o:gfxdata="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h8/DfbAAAACwEAAA8AAAAAAAAAAQAgAAAAIgAA&#10;AGRycy9kb3ducmV2LnhtbFBLAQIUABQAAAAIAIdO4kA0bCJA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服务器端打开ASCII模式的数据连接</w:t>
                      </w:r>
                    </w:p>
                  </w:txbxContent>
                </v:textbox>
              </v:shape>
            </w:pict>
          </mc:Fallback>
        </mc:AlternateContent>
      </w:r>
      <w:r>
        <w:rPr>
          <w:sz w:val="21"/>
        </w:rPr>
        <mc:AlternateContent>
          <mc:Choice Requires="wps">
            <w:drawing>
              <wp:anchor distT="0" distB="0" distL="114300" distR="114300" simplePos="0" relativeHeight="251873280" behindDoc="0" locked="0" layoutInCell="1" allowOverlap="1">
                <wp:simplePos x="0" y="0"/>
                <wp:positionH relativeFrom="column">
                  <wp:posOffset>2555875</wp:posOffset>
                </wp:positionH>
                <wp:positionV relativeFrom="paragraph">
                  <wp:posOffset>391795</wp:posOffset>
                </wp:positionV>
                <wp:extent cx="2108200" cy="273050"/>
                <wp:effectExtent l="0" t="0" r="0" b="0"/>
                <wp:wrapNone/>
                <wp:docPr id="207" name="文本框 207"/>
                <wp:cNvGraphicFramePr/>
                <a:graphic xmlns:a="http://schemas.openxmlformats.org/drawingml/2006/main">
                  <a:graphicData uri="http://schemas.microsoft.com/office/word/2010/wordprocessingShape">
                    <wps:wsp>
                      <wps:cNvSpPr txBox="1"/>
                      <wps:spPr>
                        <a:xfrm>
                          <a:off x="0" y="0"/>
                          <a:ext cx="21082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客户端请求指定的文件或目录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25pt;margin-top:30.85pt;height:21.5pt;width:166pt;z-index:251873280;mso-width-relative:page;mso-height-relative:page;" filled="f" stroked="f" coordsize="21600,21600" o:gfxdata="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CkJYNsAAAAKAQAADwAAAAAAAAABACAAAAAiAAAA&#10;ZHJzL2Rvd25yZXYueG1sUEsBAhQAFAAAAAgAh07iQIQmc5Q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客户端请求指定的文件或目录</w:t>
                      </w:r>
                    </w:p>
                  </w:txbxContent>
                </v:textbox>
              </v:shape>
            </w:pict>
          </mc:Fallback>
        </mc:AlternateContent>
      </w:r>
      <w:r>
        <w:rPr>
          <w:sz w:val="21"/>
        </w:rPr>
        <mc:AlternateContent>
          <mc:Choice Requires="wps">
            <w:drawing>
              <wp:anchor distT="0" distB="0" distL="114300" distR="114300" simplePos="0" relativeHeight="251851776" behindDoc="0" locked="0" layoutInCell="1" allowOverlap="1">
                <wp:simplePos x="0" y="0"/>
                <wp:positionH relativeFrom="column">
                  <wp:posOffset>1278890</wp:posOffset>
                </wp:positionH>
                <wp:positionV relativeFrom="paragraph">
                  <wp:posOffset>1088390</wp:posOffset>
                </wp:positionV>
                <wp:extent cx="184150" cy="480060"/>
                <wp:effectExtent l="6350" t="6350" r="12700" b="8890"/>
                <wp:wrapNone/>
                <wp:docPr id="92" name="矩形 92"/>
                <wp:cNvGraphicFramePr/>
                <a:graphic xmlns:a="http://schemas.openxmlformats.org/drawingml/2006/main">
                  <a:graphicData uri="http://schemas.microsoft.com/office/word/2010/wordprocessingShape">
                    <wps:wsp>
                      <wps:cNvSpPr/>
                      <wps:spPr>
                        <a:xfrm>
                          <a:off x="2400935" y="4378960"/>
                          <a:ext cx="184150" cy="480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7pt;margin-top:85.7pt;height:37.8pt;width:14.5pt;z-index:251851776;v-text-anchor:middle;mso-width-relative:page;mso-height-relative:page;" filled="f" stroked="t" coordsize="21600,21600" o:gfxdata="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NF11M1QAAAAsBAAAPAAAAAAAAAAEAIAAAACIAAABkcnMvZG93&#10;bnJldi54bWxQSwECFAAUAAAACACHTuJAz1AlE3UCAADYBAAADgAAAAAAAAABACAAAAAkAQAAZHJz&#10;L2Uyb0RvYy54bWxQSwUGAAAAAAYABgBZAQAACw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53824" behindDoc="0" locked="0" layoutInCell="1" allowOverlap="1">
                <wp:simplePos x="0" y="0"/>
                <wp:positionH relativeFrom="column">
                  <wp:posOffset>1463040</wp:posOffset>
                </wp:positionH>
                <wp:positionV relativeFrom="paragraph">
                  <wp:posOffset>1328420</wp:posOffset>
                </wp:positionV>
                <wp:extent cx="595630" cy="572770"/>
                <wp:effectExtent l="3175" t="3175" r="10795" b="8255"/>
                <wp:wrapNone/>
                <wp:docPr id="108" name="直接箭头连接符 108"/>
                <wp:cNvGraphicFramePr/>
                <a:graphic xmlns:a="http://schemas.openxmlformats.org/drawingml/2006/main">
                  <a:graphicData uri="http://schemas.microsoft.com/office/word/2010/wordprocessingShape">
                    <wps:wsp>
                      <wps:cNvCnPr>
                        <a:stCxn id="92" idx="3"/>
                        <a:endCxn id="105" idx="0"/>
                      </wps:cNvCnPr>
                      <wps:spPr>
                        <a:xfrm>
                          <a:off x="2585085" y="4618990"/>
                          <a:ext cx="595630" cy="57277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5.2pt;margin-top:104.6pt;height:45.1pt;width:46.9pt;z-index:251853824;mso-width-relative:page;mso-height-relative:page;" filled="f" stroked="t" coordsize="21600,21600" o:gfxdata="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Gec9jaAAAACwEAAA8AAAAAAAAAAQAgAAAAIgAAAGRycy9kb3du&#10;cmV2LnhtbFBLAQIUABQAAAAIAIdO4kC5p29bNgIAADUEAAAOAAAAAAAAAAEAIAAAACkBAABkcnMv&#10;ZTJvRG9jLnhtbFBLBQYAAAAABgAGAFkBAADR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50752" behindDoc="0" locked="0" layoutInCell="1" allowOverlap="1">
                <wp:simplePos x="0" y="0"/>
                <wp:positionH relativeFrom="column">
                  <wp:posOffset>1264920</wp:posOffset>
                </wp:positionH>
                <wp:positionV relativeFrom="paragraph">
                  <wp:posOffset>113665</wp:posOffset>
                </wp:positionV>
                <wp:extent cx="226060" cy="374015"/>
                <wp:effectExtent l="6350" t="6350" r="8890" b="13335"/>
                <wp:wrapNone/>
                <wp:docPr id="11" name="矩形 11"/>
                <wp:cNvGraphicFramePr/>
                <a:graphic xmlns:a="http://schemas.openxmlformats.org/drawingml/2006/main">
                  <a:graphicData uri="http://schemas.microsoft.com/office/word/2010/wordprocessingShape">
                    <wps:wsp>
                      <wps:cNvSpPr/>
                      <wps:spPr>
                        <a:xfrm>
                          <a:off x="2407920" y="3405505"/>
                          <a:ext cx="226060" cy="374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6pt;margin-top:8.95pt;height:29.45pt;width:17.8pt;z-index:251850752;v-text-anchor:middle;mso-width-relative:page;mso-height-relative:page;" filled="f" stroked="t" coordsize="21600,21600" o:gfxdata="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b8qAdYAAAAJAQAADwAAAAAAAAABACAAAAAiAAAAZHJzL2Rv&#10;d25yZXYueG1sUEsBAhQAFAAAAAgAh07iQL303791AgAA2AQAAA4AAAAAAAAAAQAgAAAAJQEAAGRy&#10;cy9lMm9Eb2MueG1sUEsFBgAAAAAGAAYAWQEAAAwGAAAAAA==&#10;">
                <v:fill on="f" focussize="0,0"/>
                <v:stroke weight="1pt" color="#FF0000 [3204]" miterlimit="8" joinstyle="miter"/>
                <v:imagedata o:title=""/>
                <o:lock v:ext="edit" aspectratio="f"/>
              </v:rect>
            </w:pict>
          </mc:Fallback>
        </mc:AlternateContent>
      </w:r>
    </w:p>
    <w:p>
      <w:pPr>
        <w:numPr>
          <w:ilvl w:val="0"/>
          <w:numId w:val="0"/>
        </w:numPr>
        <w:spacing w:line="360" w:lineRule="auto"/>
        <w:jc w:val="center"/>
      </w:pPr>
      <w:r>
        <w:rPr>
          <w:sz w:val="21"/>
        </w:rPr>
        <mc:AlternateContent>
          <mc:Choice Requires="wps">
            <w:drawing>
              <wp:anchor distT="0" distB="0" distL="114300" distR="114300" simplePos="0" relativeHeight="251854848" behindDoc="0" locked="0" layoutInCell="1" allowOverlap="1">
                <wp:simplePos x="0" y="0"/>
                <wp:positionH relativeFrom="column">
                  <wp:posOffset>2821305</wp:posOffset>
                </wp:positionH>
                <wp:positionV relativeFrom="paragraph">
                  <wp:posOffset>129540</wp:posOffset>
                </wp:positionV>
                <wp:extent cx="938530" cy="508635"/>
                <wp:effectExtent l="0" t="0" r="0" b="0"/>
                <wp:wrapNone/>
                <wp:docPr id="130" name="文本框 130"/>
                <wp:cNvGraphicFramePr/>
                <a:graphic xmlns:a="http://schemas.openxmlformats.org/drawingml/2006/main">
                  <a:graphicData uri="http://schemas.microsoft.com/office/word/2010/wordprocessingShape">
                    <wps:wsp>
                      <wps:cNvSpPr txBox="1"/>
                      <wps:spPr>
                        <a:xfrm>
                          <a:off x="0" y="0"/>
                          <a:ext cx="938530" cy="508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TCP三次握手建立数据连接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15pt;margin-top:10.2pt;height:40.05pt;width:73.9pt;z-index:251854848;mso-width-relative:page;mso-height-relative:page;" filled="f" stroked="f" coordsize="21600,21600" o:gfxdata="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1iuV82gAAAAoBAAAPAAAAAAAAAAEAIAAAACIAAABkcnMv&#10;ZG93bnJldi54bWxQSwECFAAUAAAACACHTuJADQq/4ToCAABpBAAADgAAAAAAAAABACAAAAApAQAA&#10;ZHJzL2Uyb0RvYy54bWxQSwUGAAAAAAYABgBZAQAA1Q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TCP三次握手建立数据连接</w:t>
                      </w:r>
                    </w:p>
                  </w:txbxContent>
                </v:textbox>
              </v:shape>
            </w:pict>
          </mc:Fallback>
        </mc:AlternateContent>
      </w:r>
    </w:p>
    <w:p>
      <w:pPr>
        <w:numPr>
          <w:ilvl w:val="0"/>
          <w:numId w:val="0"/>
        </w:numPr>
        <w:spacing w:line="360" w:lineRule="auto"/>
        <w:jc w:val="center"/>
      </w:pPr>
      <w:r>
        <w:rPr>
          <w:sz w:val="21"/>
        </w:rPr>
        <mc:AlternateContent>
          <mc:Choice Requires="wps">
            <w:drawing>
              <wp:anchor distT="0" distB="0" distL="114300" distR="114300" simplePos="0" relativeHeight="251852800" behindDoc="0" locked="0" layoutInCell="1" allowOverlap="1">
                <wp:simplePos x="0" y="0"/>
                <wp:positionH relativeFrom="column">
                  <wp:posOffset>1589405</wp:posOffset>
                </wp:positionH>
                <wp:positionV relativeFrom="paragraph">
                  <wp:posOffset>19050</wp:posOffset>
                </wp:positionV>
                <wp:extent cx="938530" cy="508635"/>
                <wp:effectExtent l="0" t="0" r="0" b="0"/>
                <wp:wrapNone/>
                <wp:docPr id="105" name="文本框 105"/>
                <wp:cNvGraphicFramePr/>
                <a:graphic xmlns:a="http://schemas.openxmlformats.org/drawingml/2006/main">
                  <a:graphicData uri="http://schemas.microsoft.com/office/word/2010/wordprocessingShape">
                    <wps:wsp>
                      <wps:cNvSpPr txBox="1"/>
                      <wps:spPr>
                        <a:xfrm>
                          <a:off x="2654935" y="4378960"/>
                          <a:ext cx="938530" cy="508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TCP四次挥手断开数据连接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15pt;margin-top:1.5pt;height:40.05pt;width:73.9pt;z-index:251852800;mso-width-relative:page;mso-height-relative:page;" filled="f" stroked="f" coordsize="21600,21600" o:gfxdata="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n0IrfZAAAACAEAAA8AAAAAAAAAAQAg&#10;AAAAIgAAAGRycy9kb3ducmV2LnhtbFBLAQIUABQAAAAIAIdO4kA1Q0FZRgIAAHUEAAAOAAAAAAAA&#10;AAEAIAAAACgBAABkcnMvZTJvRG9jLnhtbFBLBQYAAAAABgAGAFkBAADg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TCP四次挥手断开数据连接</w:t>
                      </w:r>
                    </w:p>
                  </w:txbxContent>
                </v:textbox>
              </v:shape>
            </w:pict>
          </mc:Fallback>
        </mc:AlternateContent>
      </w:r>
    </w:p>
    <w:p>
      <w:pPr>
        <w:numPr>
          <w:ilvl w:val="0"/>
          <w:numId w:val="0"/>
        </w:numPr>
        <w:spacing w:line="360" w:lineRule="auto"/>
        <w:jc w:val="center"/>
      </w:pPr>
    </w:p>
    <w:p>
      <w:pPr>
        <w:numPr>
          <w:ilvl w:val="0"/>
          <w:numId w:val="0"/>
        </w:numPr>
        <w:spacing w:line="360" w:lineRule="auto"/>
        <w:jc w:val="left"/>
        <w:rPr>
          <w:rFonts w:hint="eastAsia"/>
          <w:b/>
          <w:bCs/>
          <w:lang w:val="en-US" w:eastAsia="zh-CN"/>
        </w:rPr>
      </w:pPr>
      <w:r>
        <w:rPr>
          <w:rFonts w:hint="eastAsia"/>
          <w:b/>
          <w:bCs/>
          <w:lang w:val="en-US" w:eastAsia="zh-CN"/>
        </w:rPr>
        <w:t>1.2主动连接（PORT）</w:t>
      </w:r>
    </w:p>
    <w:p>
      <w:pPr>
        <w:numPr>
          <w:ilvl w:val="0"/>
          <w:numId w:val="0"/>
        </w:numPr>
        <w:spacing w:line="360" w:lineRule="auto"/>
        <w:ind w:firstLine="420" w:firstLineChars="0"/>
        <w:jc w:val="left"/>
        <w:rPr>
          <w:rFonts w:hint="eastAsia"/>
          <w:b w:val="0"/>
          <w:bCs w:val="0"/>
          <w:lang w:val="en-US" w:eastAsia="zh-CN"/>
        </w:rPr>
      </w:pPr>
      <w:r>
        <w:rPr>
          <w:rFonts w:hint="eastAsia"/>
          <w:b w:val="0"/>
          <w:bCs w:val="0"/>
          <w:lang w:val="en-US" w:eastAsia="zh-CN"/>
        </w:rPr>
        <w:t>其次，我们通过交互式的方式主动连接暨南大学的FTP服务器，如下所示：</w:t>
      </w:r>
    </w:p>
    <w:p>
      <w:pPr>
        <w:numPr>
          <w:ilvl w:val="0"/>
          <w:numId w:val="14"/>
        </w:numPr>
        <w:spacing w:line="360" w:lineRule="auto"/>
        <w:ind w:firstLine="420" w:firstLineChars="0"/>
        <w:jc w:val="both"/>
        <w:rPr>
          <w:rFonts w:hint="eastAsia"/>
          <w:b w:val="0"/>
          <w:bCs w:val="0"/>
          <w:lang w:val="en-US" w:eastAsia="zh-CN"/>
        </w:rPr>
      </w:pPr>
      <w:r>
        <w:rPr>
          <w:rFonts w:hint="eastAsia"/>
          <w:b w:val="0"/>
          <w:bCs w:val="0"/>
          <w:lang w:val="en-US" w:eastAsia="zh-CN"/>
        </w:rPr>
        <w:t>通过TCP三次握手来建立TCP连接</w:t>
      </w:r>
    </w:p>
    <w:p>
      <w:pPr>
        <w:numPr>
          <w:ilvl w:val="0"/>
          <w:numId w:val="0"/>
        </w:numPr>
        <w:spacing w:line="360" w:lineRule="auto"/>
        <w:jc w:val="both"/>
        <w:rPr>
          <w:rFonts w:hint="default"/>
          <w:b/>
          <w:bCs/>
          <w:lang w:val="en-US" w:eastAsia="zh-CN"/>
        </w:rPr>
      </w:pPr>
      <w:r>
        <w:rPr>
          <w:rFonts w:hint="eastAsia"/>
          <w:b/>
          <w:bCs/>
          <w:lang w:val="en-US" w:eastAsia="zh-CN"/>
        </w:rPr>
        <w:t>建立控制连接</w:t>
      </w:r>
    </w:p>
    <w:p>
      <w:pPr>
        <w:numPr>
          <w:ilvl w:val="0"/>
          <w:numId w:val="14"/>
        </w:numPr>
        <w:spacing w:line="360" w:lineRule="auto"/>
        <w:ind w:left="0" w:leftChars="0" w:firstLine="420" w:firstLineChars="0"/>
        <w:jc w:val="both"/>
        <w:rPr>
          <w:rFonts w:hint="eastAsia"/>
          <w:b w:val="0"/>
          <w:bCs w:val="0"/>
          <w:lang w:val="en-US" w:eastAsia="zh-CN"/>
        </w:rPr>
      </w:pPr>
      <w:r>
        <w:rPr>
          <w:sz w:val="21"/>
        </w:rPr>
        <mc:AlternateContent>
          <mc:Choice Requires="wps">
            <w:drawing>
              <wp:anchor distT="0" distB="0" distL="114300" distR="114300" simplePos="0" relativeHeight="251893760" behindDoc="0" locked="0" layoutInCell="1" allowOverlap="1">
                <wp:simplePos x="0" y="0"/>
                <wp:positionH relativeFrom="column">
                  <wp:posOffset>4724400</wp:posOffset>
                </wp:positionH>
                <wp:positionV relativeFrom="paragraph">
                  <wp:posOffset>547370</wp:posOffset>
                </wp:positionV>
                <wp:extent cx="951865" cy="294005"/>
                <wp:effectExtent l="0" t="0" r="0" b="0"/>
                <wp:wrapNone/>
                <wp:docPr id="292" name="文本框 292"/>
                <wp:cNvGraphicFramePr/>
                <a:graphic xmlns:a="http://schemas.openxmlformats.org/drawingml/2006/main">
                  <a:graphicData uri="http://schemas.microsoft.com/office/word/2010/wordprocessingShape">
                    <wps:wsp>
                      <wps:cNvSpPr txBox="1"/>
                      <wps:spPr>
                        <a:xfrm>
                          <a:off x="0" y="0"/>
                          <a:ext cx="951865" cy="2940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数据连接端口号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pt;margin-top:43.1pt;height:23.15pt;width:74.95pt;z-index:251893760;mso-width-relative:page;mso-height-relative:page;" filled="f" stroked="f" coordsize="21600,21600" o:gfxdata="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&#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TcYM9sAAAAKAQAADwAAAAAAAAABACAAAAAiAAAA&#10;ZHJzL2Rvd25yZXYueG1sUEsBAhQAFAAAAAgAh07iQDTBV9I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数据连接端口号</w:t>
                      </w:r>
                    </w:p>
                  </w:txbxContent>
                </v:textbox>
              </v:shape>
            </w:pict>
          </mc:Fallback>
        </mc:AlternateContent>
      </w:r>
      <w:r>
        <w:rPr>
          <w:sz w:val="21"/>
        </w:rPr>
        <mc:AlternateContent>
          <mc:Choice Requires="wps">
            <w:drawing>
              <wp:anchor distT="0" distB="0" distL="114300" distR="114300" simplePos="0" relativeHeight="251895808" behindDoc="0" locked="0" layoutInCell="1" allowOverlap="1">
                <wp:simplePos x="0" y="0"/>
                <wp:positionH relativeFrom="column">
                  <wp:posOffset>5050790</wp:posOffset>
                </wp:positionH>
                <wp:positionV relativeFrom="paragraph">
                  <wp:posOffset>841375</wp:posOffset>
                </wp:positionV>
                <wp:extent cx="149860" cy="133985"/>
                <wp:effectExtent l="3175" t="0" r="12065" b="5715"/>
                <wp:wrapNone/>
                <wp:docPr id="294" name="直接箭头连接符 294"/>
                <wp:cNvGraphicFramePr/>
                <a:graphic xmlns:a="http://schemas.openxmlformats.org/drawingml/2006/main">
                  <a:graphicData uri="http://schemas.microsoft.com/office/word/2010/wordprocessingShape">
                    <wps:wsp>
                      <wps:cNvCnPr>
                        <a:stCxn id="290" idx="0"/>
                        <a:endCxn id="292" idx="2"/>
                      </wps:cNvCnPr>
                      <wps:spPr>
                        <a:xfrm flipV="1">
                          <a:off x="6193790" y="7780020"/>
                          <a:ext cx="149860" cy="1339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7.7pt;margin-top:66.25pt;height:10.55pt;width:11.8pt;z-index:251895808;mso-width-relative:page;mso-height-relative:page;" filled="f" stroked="t" coordsize="21600,21600" o:gfxdata="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WGZcW2gAAAAsBAAAPAAAAAAAAAAEAIAAAACIAAABkcnMvZG93&#10;bnJldi54bWxQSwECFAAUAAAACACHTuJArRNY6DcCAABABAAADgAAAAAAAAABACAAAAApAQAAZHJz&#10;L2Uyb0RvYy54bWxQSwUGAAAAAAYABgBZAQAA0g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94784" behindDoc="0" locked="0" layoutInCell="1" allowOverlap="1">
                <wp:simplePos x="0" y="0"/>
                <wp:positionH relativeFrom="column">
                  <wp:posOffset>4232275</wp:posOffset>
                </wp:positionH>
                <wp:positionV relativeFrom="paragraph">
                  <wp:posOffset>839470</wp:posOffset>
                </wp:positionV>
                <wp:extent cx="179705" cy="128905"/>
                <wp:effectExtent l="0" t="0" r="10795" b="10795"/>
                <wp:wrapNone/>
                <wp:docPr id="293" name="直接箭头连接符 293"/>
                <wp:cNvGraphicFramePr/>
                <a:graphic xmlns:a="http://schemas.openxmlformats.org/drawingml/2006/main">
                  <a:graphicData uri="http://schemas.microsoft.com/office/word/2010/wordprocessingShape">
                    <wps:wsp>
                      <wps:cNvCnPr>
                        <a:stCxn id="289" idx="0"/>
                        <a:endCxn id="291" idx="2"/>
                      </wps:cNvCnPr>
                      <wps:spPr>
                        <a:xfrm flipH="1" flipV="1">
                          <a:off x="5375275" y="7796530"/>
                          <a:ext cx="179705" cy="1289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33.25pt;margin-top:66.1pt;height:10.15pt;width:14.15pt;z-index:251894784;mso-width-relative:page;mso-height-relative:page;" filled="f" stroked="t" coordsize="21600,21600" o:gfxdata="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uJn8tgAAAALAQAADwAAAAAAAAABACAAAAAiAAAA&#10;ZHJzL2Rvd25yZXYueG1sUEsBAhQAFAAAAAgAh07iQNcaT3VAAgAASgQAAA4AAAAAAAAAAQAgAAAA&#10;JwEAAGRycy9lMm9Eb2MueG1sUEsFBgAAAAAGAAYAWQEAANk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92736" behindDoc="0" locked="0" layoutInCell="1" allowOverlap="1">
                <wp:simplePos x="0" y="0"/>
                <wp:positionH relativeFrom="column">
                  <wp:posOffset>3794125</wp:posOffset>
                </wp:positionH>
                <wp:positionV relativeFrom="paragraph">
                  <wp:posOffset>545465</wp:posOffset>
                </wp:positionV>
                <wp:extent cx="875665" cy="294005"/>
                <wp:effectExtent l="0" t="0" r="635" b="10795"/>
                <wp:wrapNone/>
                <wp:docPr id="291" name="文本框 291"/>
                <wp:cNvGraphicFramePr/>
                <a:graphic xmlns:a="http://schemas.openxmlformats.org/drawingml/2006/main">
                  <a:graphicData uri="http://schemas.microsoft.com/office/word/2010/wordprocessingShape">
                    <wps:wsp>
                      <wps:cNvSpPr txBox="1"/>
                      <wps:spPr>
                        <a:xfrm>
                          <a:off x="5036820" y="7586980"/>
                          <a:ext cx="875665" cy="2940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客户端IP地址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75pt;margin-top:42.95pt;height:23.15pt;width:68.95pt;z-index:251892736;mso-width-relative:page;mso-height-relative:page;" filled="f" stroked="f" coordsize="21600,21600" o:gfxdata="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Zo4Z9sAAAAKAQAADwAAAAAA&#10;AAABACAAAAAiAAAAZHJzL2Rvd25yZXYueG1sUEsBAhQAFAAAAAgAh07iQP9OZkFJAgAAdQQAAA4A&#10;AAAAAAAAAQAgAAAAKgEAAGRycy9lMm9Eb2MueG1sUEsFBgAAAAAGAAYAWQEAAOU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客户端IP地址</w:t>
                      </w:r>
                    </w:p>
                  </w:txbxContent>
                </v:textbox>
              </v:shape>
            </w:pict>
          </mc:Fallback>
        </mc:AlternateContent>
      </w:r>
      <w:r>
        <w:rPr>
          <w:rFonts w:hint="eastAsia"/>
          <w:b w:val="0"/>
          <w:bCs w:val="0"/>
          <w:lang w:val="en-US" w:eastAsia="zh-CN"/>
        </w:rPr>
        <w:t>客户端通过控制进程（控制连接端口号：5233）向服务器进程（控制连接端口号：21号）发出以主动模式（PORT）工作的连接请求，并将客户端的IP地址，数据连接端口号发送给服务器端。数据连接端口计算方式为：20*256+116=5236</w:t>
      </w:r>
    </w:p>
    <w:p>
      <w:pPr>
        <w:numPr>
          <w:ilvl w:val="0"/>
          <w:numId w:val="0"/>
        </w:numPr>
        <w:spacing w:line="360" w:lineRule="auto"/>
        <w:jc w:val="center"/>
        <w:rPr>
          <w:rFonts w:hint="eastAsia"/>
          <w:b w:val="0"/>
          <w:bCs w:val="0"/>
          <w:lang w:val="en-US" w:eastAsia="zh-CN"/>
        </w:rPr>
      </w:pPr>
      <w:r>
        <w:rPr>
          <w:sz w:val="21"/>
        </w:rPr>
        <mc:AlternateContent>
          <mc:Choice Requires="wps">
            <w:drawing>
              <wp:anchor distT="0" distB="0" distL="114300" distR="114300" simplePos="0" relativeHeight="251891712" behindDoc="0" locked="0" layoutInCell="1" allowOverlap="1">
                <wp:simplePos x="0" y="0"/>
                <wp:positionH relativeFrom="column">
                  <wp:posOffset>4867275</wp:posOffset>
                </wp:positionH>
                <wp:positionV relativeFrom="paragraph">
                  <wp:posOffset>83820</wp:posOffset>
                </wp:positionV>
                <wp:extent cx="367030" cy="106045"/>
                <wp:effectExtent l="6350" t="6350" r="7620" b="14605"/>
                <wp:wrapNone/>
                <wp:docPr id="290" name="矩形 290"/>
                <wp:cNvGraphicFramePr/>
                <a:graphic xmlns:a="http://schemas.openxmlformats.org/drawingml/2006/main">
                  <a:graphicData uri="http://schemas.microsoft.com/office/word/2010/wordprocessingShape">
                    <wps:wsp>
                      <wps:cNvSpPr/>
                      <wps:spPr>
                        <a:xfrm>
                          <a:off x="6010275" y="7932420"/>
                          <a:ext cx="367030"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25pt;margin-top:6.6pt;height:8.35pt;width:28.9pt;z-index:251891712;v-text-anchor:middle;mso-width-relative:page;mso-height-relative:page;" filled="f" stroked="t" coordsize="21600,21600" o:gfxdata="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qjtZ1wAAAAkBAAAPAAAAAAAAAAEAIAAAACIAAABk&#10;cnMvZG93bnJldi54bWxQSwECFAAUAAAACACHTuJAQBWmB3kCAADaBAAADgAAAAAAAAABACAAAAAm&#10;AQAAZHJzL2Uyb0RvYy54bWxQSwUGAAAAAAYABgBZAQAAEQ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90688" behindDoc="0" locked="0" layoutInCell="1" allowOverlap="1">
                <wp:simplePos x="0" y="0"/>
                <wp:positionH relativeFrom="column">
                  <wp:posOffset>3991610</wp:posOffset>
                </wp:positionH>
                <wp:positionV relativeFrom="paragraph">
                  <wp:posOffset>76835</wp:posOffset>
                </wp:positionV>
                <wp:extent cx="840105" cy="127000"/>
                <wp:effectExtent l="6350" t="6350" r="17145" b="6350"/>
                <wp:wrapNone/>
                <wp:docPr id="289" name="矩形 289"/>
                <wp:cNvGraphicFramePr/>
                <a:graphic xmlns:a="http://schemas.openxmlformats.org/drawingml/2006/main">
                  <a:graphicData uri="http://schemas.microsoft.com/office/word/2010/wordprocessingShape">
                    <wps:wsp>
                      <wps:cNvSpPr/>
                      <wps:spPr>
                        <a:xfrm>
                          <a:off x="5134610" y="7925435"/>
                          <a:ext cx="840105"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3pt;margin-top:6.05pt;height:10pt;width:66.15pt;z-index:251890688;v-text-anchor:middle;mso-width-relative:page;mso-height-relative:page;" filled="f" stroked="t" coordsize="21600,21600" o:gfxdata="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lhXOK1QAAAAkBAAAPAAAAAAAAAAEAIAAAACIAAABkcnMvZG93&#10;bnJldi54bWxQSwECFAAUAAAACACHTuJA/mvc03UCAADaBAAADgAAAAAAAAABACAAAAAkAQAAZHJz&#10;L2Uyb0RvYy54bWxQSwUGAAAAAAYABgBZAQAACwYAAAAA&#10;">
                <v:fill on="f" focussize="0,0"/>
                <v:stroke weight="1pt" color="#FF0000 [3204]" miterlimit="8" joinstyle="miter"/>
                <v:imagedata o:title=""/>
                <o:lock v:ext="edit" aspectratio="f"/>
              </v:rect>
            </w:pict>
          </mc:Fallback>
        </mc:AlternateContent>
      </w:r>
      <w:r>
        <w:drawing>
          <wp:inline distT="0" distB="0" distL="114300" distR="114300">
            <wp:extent cx="5271135" cy="104775"/>
            <wp:effectExtent l="0" t="0" r="12065" b="9525"/>
            <wp:docPr id="2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4"/>
                    <pic:cNvPicPr>
                      <a:picLocks noChangeAspect="1"/>
                    </pic:cNvPicPr>
                  </pic:nvPicPr>
                  <pic:blipFill>
                    <a:blip r:embed="rId46"/>
                    <a:stretch>
                      <a:fillRect/>
                    </a:stretch>
                  </pic:blipFill>
                  <pic:spPr>
                    <a:xfrm>
                      <a:off x="0" y="0"/>
                      <a:ext cx="5271135" cy="104775"/>
                    </a:xfrm>
                    <a:prstGeom prst="rect">
                      <a:avLst/>
                    </a:prstGeom>
                    <a:noFill/>
                    <a:ln>
                      <a:noFill/>
                    </a:ln>
                  </pic:spPr>
                </pic:pic>
              </a:graphicData>
            </a:graphic>
          </wp:inline>
        </w:drawing>
      </w:r>
    </w:p>
    <w:p>
      <w:pPr>
        <w:numPr>
          <w:ilvl w:val="0"/>
          <w:numId w:val="0"/>
        </w:numPr>
        <w:spacing w:line="360" w:lineRule="auto"/>
        <w:jc w:val="left"/>
        <w:rPr>
          <w:rFonts w:hint="eastAsia"/>
          <w:b/>
          <w:bCs/>
          <w:lang w:val="en-US" w:eastAsia="zh-CN"/>
        </w:rPr>
      </w:pPr>
      <w:r>
        <w:rPr>
          <w:rFonts w:hint="eastAsia"/>
          <w:b/>
          <w:bCs/>
          <w:lang w:val="en-US" w:eastAsia="zh-CN"/>
        </w:rPr>
        <w:t>建立数据连接</w:t>
      </w:r>
    </w:p>
    <w:p>
      <w:pPr>
        <w:numPr>
          <w:ilvl w:val="0"/>
          <w:numId w:val="14"/>
        </w:numPr>
        <w:spacing w:line="360" w:lineRule="auto"/>
        <w:ind w:left="0" w:leftChars="0" w:firstLine="420" w:firstLineChars="0"/>
        <w:jc w:val="left"/>
        <w:rPr>
          <w:rFonts w:hint="default"/>
          <w:b w:val="0"/>
          <w:bCs w:val="0"/>
          <w:lang w:val="en-US" w:eastAsia="zh-CN"/>
        </w:rPr>
      </w:pPr>
      <w:r>
        <w:rPr>
          <w:rFonts w:hint="eastAsia"/>
          <w:b w:val="0"/>
          <w:bCs w:val="0"/>
          <w:lang w:val="en-US" w:eastAsia="zh-CN"/>
        </w:rPr>
        <w:t>服务器进程（数据连接端口号：20）通过TCP三次握手，发起与客户进程（数据连接端口号：5236）的数据连接</w:t>
      </w:r>
    </w:p>
    <w:p>
      <w:pPr>
        <w:numPr>
          <w:ilvl w:val="0"/>
          <w:numId w:val="14"/>
        </w:numPr>
        <w:spacing w:line="360" w:lineRule="auto"/>
        <w:ind w:left="0" w:leftChars="0" w:firstLine="420" w:firstLineChars="0"/>
        <w:jc w:val="both"/>
        <w:rPr>
          <w:rFonts w:hint="default"/>
          <w:b w:val="0"/>
          <w:bCs w:val="0"/>
          <w:lang w:val="en-US" w:eastAsia="zh-CN"/>
        </w:rPr>
      </w:pPr>
      <w:r>
        <w:rPr>
          <w:rFonts w:hint="eastAsia"/>
          <w:b w:val="0"/>
          <w:bCs w:val="0"/>
          <w:lang w:val="en-US" w:eastAsia="zh-CN"/>
        </w:rPr>
        <w:t>服务器进程（数据连接端口号：20）向客户进程（数据连接端口号：5236）发送数据</w:t>
      </w:r>
    </w:p>
    <w:p>
      <w:pPr>
        <w:numPr>
          <w:ilvl w:val="0"/>
          <w:numId w:val="0"/>
        </w:numPr>
        <w:spacing w:line="360" w:lineRule="auto"/>
        <w:jc w:val="center"/>
        <w:rPr>
          <w:rFonts w:hint="eastAsia"/>
          <w:b/>
          <w:bCs/>
          <w:lang w:val="en-US" w:eastAsia="zh-CN"/>
        </w:rPr>
      </w:pPr>
      <w:r>
        <w:drawing>
          <wp:inline distT="0" distB="0" distL="114300" distR="114300">
            <wp:extent cx="5271135" cy="144145"/>
            <wp:effectExtent l="0" t="0" r="12065" b="8255"/>
            <wp:docPr id="3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5"/>
                    <pic:cNvPicPr>
                      <a:picLocks noChangeAspect="1"/>
                    </pic:cNvPicPr>
                  </pic:nvPicPr>
                  <pic:blipFill>
                    <a:blip r:embed="rId47"/>
                    <a:stretch>
                      <a:fillRect/>
                    </a:stretch>
                  </pic:blipFill>
                  <pic:spPr>
                    <a:xfrm>
                      <a:off x="0" y="0"/>
                      <a:ext cx="5271135" cy="144145"/>
                    </a:xfrm>
                    <a:prstGeom prst="rect">
                      <a:avLst/>
                    </a:prstGeom>
                    <a:noFill/>
                    <a:ln>
                      <a:noFill/>
                    </a:ln>
                  </pic:spPr>
                </pic:pic>
              </a:graphicData>
            </a:graphic>
          </wp:inline>
        </w:drawing>
      </w:r>
    </w:p>
    <w:p>
      <w:pPr>
        <w:numPr>
          <w:ilvl w:val="0"/>
          <w:numId w:val="0"/>
        </w:numPr>
        <w:spacing w:line="360" w:lineRule="auto"/>
        <w:jc w:val="both"/>
        <w:rPr>
          <w:rFonts w:hint="eastAsia"/>
          <w:b/>
          <w:bCs/>
          <w:lang w:val="en-US" w:eastAsia="zh-CN"/>
        </w:rPr>
      </w:pPr>
      <w:r>
        <w:rPr>
          <w:rFonts w:hint="eastAsia"/>
          <w:b/>
          <w:bCs/>
          <w:lang w:val="en-US" w:eastAsia="zh-CN"/>
        </w:rPr>
        <w:t>关闭数据连接</w:t>
      </w:r>
    </w:p>
    <w:p>
      <w:pPr>
        <w:numPr>
          <w:ilvl w:val="0"/>
          <w:numId w:val="14"/>
        </w:numPr>
        <w:spacing w:line="360" w:lineRule="auto"/>
        <w:ind w:left="0" w:leftChars="0" w:firstLine="420" w:firstLineChars="0"/>
        <w:jc w:val="both"/>
        <w:rPr>
          <w:rFonts w:hint="default"/>
          <w:b w:val="0"/>
          <w:bCs w:val="0"/>
          <w:lang w:val="en-US" w:eastAsia="zh-CN"/>
        </w:rPr>
      </w:pPr>
      <w:r>
        <w:rPr>
          <w:rFonts w:hint="eastAsia"/>
          <w:b w:val="0"/>
          <w:bCs w:val="0"/>
          <w:lang w:val="en-US" w:eastAsia="zh-CN"/>
        </w:rPr>
        <w:t>数据传输完毕后，服务器端提示断开数据连接</w:t>
      </w:r>
    </w:p>
    <w:p>
      <w:pPr>
        <w:numPr>
          <w:ilvl w:val="0"/>
          <w:numId w:val="14"/>
        </w:numPr>
        <w:spacing w:line="360" w:lineRule="auto"/>
        <w:ind w:left="0" w:leftChars="0" w:firstLine="420" w:firstLineChars="0"/>
        <w:jc w:val="both"/>
        <w:rPr>
          <w:rFonts w:hint="default"/>
          <w:b w:val="0"/>
          <w:bCs w:val="0"/>
          <w:lang w:val="en-US" w:eastAsia="zh-CN"/>
        </w:rPr>
      </w:pPr>
      <w:r>
        <w:rPr>
          <w:rFonts w:hint="eastAsia"/>
          <w:b w:val="0"/>
          <w:bCs w:val="0"/>
          <w:lang w:val="en-US" w:eastAsia="zh-CN"/>
        </w:rPr>
        <w:t>TCP四次挥手断开TCP连接，数据连接断开，但是控制连接没有断开</w:t>
      </w:r>
    </w:p>
    <w:p>
      <w:pPr>
        <w:numPr>
          <w:ilvl w:val="0"/>
          <w:numId w:val="0"/>
        </w:numPr>
        <w:spacing w:line="360" w:lineRule="auto"/>
        <w:jc w:val="left"/>
        <w:rPr>
          <w:rFonts w:hint="default"/>
          <w:b/>
          <w:bCs/>
          <w:lang w:val="en-US" w:eastAsia="zh-CN"/>
        </w:rPr>
      </w:pPr>
      <w:r>
        <w:rPr>
          <w:rFonts w:hint="eastAsia"/>
          <w:b/>
          <w:bCs/>
          <w:lang w:val="en-US" w:eastAsia="zh-CN"/>
        </w:rPr>
        <w:t>关闭控制连接</w:t>
      </w:r>
    </w:p>
    <w:p>
      <w:pPr>
        <w:numPr>
          <w:ilvl w:val="0"/>
          <w:numId w:val="14"/>
        </w:numPr>
        <w:spacing w:line="360" w:lineRule="auto"/>
        <w:ind w:left="0" w:leftChars="0" w:firstLine="420" w:firstLineChars="0"/>
        <w:jc w:val="both"/>
        <w:rPr>
          <w:rFonts w:hint="default"/>
          <w:b w:val="0"/>
          <w:bCs w:val="0"/>
          <w:lang w:val="en-US" w:eastAsia="zh-CN"/>
        </w:rPr>
      </w:pPr>
      <w:r>
        <w:rPr>
          <w:rFonts w:hint="eastAsia"/>
          <w:b w:val="0"/>
          <w:bCs w:val="0"/>
          <w:lang w:val="en-US" w:eastAsia="zh-CN"/>
        </w:rPr>
        <w:t>客户端进程（5233）向服务器端（21）发送bye命令，服务器端响应该命令</w:t>
      </w:r>
    </w:p>
    <w:p>
      <w:pPr>
        <w:numPr>
          <w:ilvl w:val="0"/>
          <w:numId w:val="14"/>
        </w:numPr>
        <w:spacing w:line="360" w:lineRule="auto"/>
        <w:ind w:left="0" w:leftChars="0" w:firstLine="420" w:firstLineChars="0"/>
        <w:jc w:val="both"/>
        <w:rPr>
          <w:rFonts w:hint="default"/>
          <w:b w:val="0"/>
          <w:bCs w:val="0"/>
          <w:lang w:val="en-US" w:eastAsia="zh-CN"/>
        </w:rPr>
      </w:pPr>
      <w:r>
        <w:rPr>
          <w:sz w:val="21"/>
        </w:rPr>
        <mc:AlternateContent>
          <mc:Choice Requires="wps">
            <w:drawing>
              <wp:anchor distT="0" distB="0" distL="114300" distR="114300" simplePos="0" relativeHeight="251902976" behindDoc="0" locked="0" layoutInCell="1" allowOverlap="1">
                <wp:simplePos x="0" y="0"/>
                <wp:positionH relativeFrom="column">
                  <wp:posOffset>1809115</wp:posOffset>
                </wp:positionH>
                <wp:positionV relativeFrom="paragraph">
                  <wp:posOffset>154940</wp:posOffset>
                </wp:positionV>
                <wp:extent cx="999490" cy="450850"/>
                <wp:effectExtent l="0" t="0" r="0" b="0"/>
                <wp:wrapNone/>
                <wp:docPr id="302" name="文本框 302"/>
                <wp:cNvGraphicFramePr/>
                <a:graphic xmlns:a="http://schemas.openxmlformats.org/drawingml/2006/main">
                  <a:graphicData uri="http://schemas.microsoft.com/office/word/2010/wordprocessingShape">
                    <wps:wsp>
                      <wps:cNvSpPr txBox="1"/>
                      <wps:spPr>
                        <a:xfrm>
                          <a:off x="3219450" y="528955"/>
                          <a:ext cx="999490" cy="450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16"/>
                                <w:szCs w:val="16"/>
                                <w:lang w:val="en-US" w:eastAsia="zh-CN"/>
                              </w:rPr>
                            </w:pPr>
                            <w:r>
                              <w:rPr>
                                <w:rFonts w:hint="eastAsia"/>
                                <w:b/>
                                <w:bCs/>
                                <w:color w:val="FF0000"/>
                                <w:sz w:val="16"/>
                                <w:szCs w:val="16"/>
                                <w:lang w:val="en-US" w:eastAsia="zh-CN"/>
                              </w:rPr>
                              <w:t>TCP三次握手</w:t>
                            </w:r>
                          </w:p>
                          <w:p>
                            <w:pPr>
                              <w:rPr>
                                <w:rFonts w:hint="default" w:eastAsia="宋体"/>
                                <w:b/>
                                <w:bCs/>
                                <w:color w:val="FF0000"/>
                                <w:sz w:val="16"/>
                                <w:szCs w:val="16"/>
                                <w:lang w:val="en-US" w:eastAsia="zh-CN"/>
                              </w:rPr>
                            </w:pPr>
                            <w:r>
                              <w:rPr>
                                <w:rFonts w:hint="eastAsia"/>
                                <w:b/>
                                <w:bCs/>
                                <w:color w:val="FF0000"/>
                                <w:sz w:val="16"/>
                                <w:szCs w:val="16"/>
                                <w:lang w:val="en-US" w:eastAsia="zh-CN"/>
                              </w:rPr>
                              <w:t>建立控制连接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45pt;margin-top:12.2pt;height:35.5pt;width:78.7pt;z-index:251902976;mso-width-relative:page;mso-height-relative:page;" filled="f" stroked="f" coordsize="21600,21600" o:gfxdata="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Tn6NNoAAAAIAQAADwAAAAAAAAABACAA&#10;AAAiAAAAZHJzL2Rvd25yZXYueG1sUEsBAhQAFAAAAAgAh07iQMA0RvtEAgAAdAQAAA4AAAAAAAAA&#10;AQAgAAAAKQEAAGRycy9lMm9Eb2MueG1sUEsFBgAAAAAGAAYAWQEAAN8FAAAAAA==&#10;">
                <v:fill on="f" focussize="0,0"/>
                <v:stroke on="f" weight="0.5pt"/>
                <v:imagedata o:title=""/>
                <o:lock v:ext="edit" aspectratio="f"/>
                <v:textbox>
                  <w:txbxContent>
                    <w:p>
                      <w:pPr>
                        <w:rPr>
                          <w:rFonts w:hint="eastAsia"/>
                          <w:b/>
                          <w:bCs/>
                          <w:color w:val="FF0000"/>
                          <w:sz w:val="16"/>
                          <w:szCs w:val="16"/>
                          <w:lang w:val="en-US" w:eastAsia="zh-CN"/>
                        </w:rPr>
                      </w:pPr>
                      <w:r>
                        <w:rPr>
                          <w:rFonts w:hint="eastAsia"/>
                          <w:b/>
                          <w:bCs/>
                          <w:color w:val="FF0000"/>
                          <w:sz w:val="16"/>
                          <w:szCs w:val="16"/>
                          <w:lang w:val="en-US" w:eastAsia="zh-CN"/>
                        </w:rPr>
                        <w:t>TCP三次握手</w:t>
                      </w:r>
                    </w:p>
                    <w:p>
                      <w:pPr>
                        <w:rPr>
                          <w:rFonts w:hint="default" w:eastAsia="宋体"/>
                          <w:b/>
                          <w:bCs/>
                          <w:color w:val="FF0000"/>
                          <w:sz w:val="16"/>
                          <w:szCs w:val="16"/>
                          <w:lang w:val="en-US" w:eastAsia="zh-CN"/>
                        </w:rPr>
                      </w:pPr>
                      <w:r>
                        <w:rPr>
                          <w:rFonts w:hint="eastAsia"/>
                          <w:b/>
                          <w:bCs/>
                          <w:color w:val="FF0000"/>
                          <w:sz w:val="16"/>
                          <w:szCs w:val="16"/>
                          <w:lang w:val="en-US" w:eastAsia="zh-CN"/>
                        </w:rPr>
                        <w:t>建立控制连接</w:t>
                      </w:r>
                    </w:p>
                  </w:txbxContent>
                </v:textbox>
              </v:shape>
            </w:pict>
          </mc:Fallback>
        </mc:AlternateContent>
      </w:r>
      <w:r>
        <w:rPr>
          <w:rFonts w:hint="eastAsia"/>
          <w:b w:val="0"/>
          <w:bCs w:val="0"/>
          <w:lang w:val="en-US" w:eastAsia="zh-CN"/>
        </w:rPr>
        <w:t>TCP四次挥手断开TCP连接，控制连接断开</w:t>
      </w:r>
    </w:p>
    <w:p>
      <w:pPr>
        <w:widowControl w:val="0"/>
        <w:numPr>
          <w:ilvl w:val="0"/>
          <w:numId w:val="0"/>
        </w:numPr>
        <w:spacing w:line="360" w:lineRule="auto"/>
        <w:jc w:val="left"/>
        <w:rPr>
          <w:rFonts w:hint="default"/>
          <w:b w:val="0"/>
          <w:bCs w:val="0"/>
          <w:lang w:val="en-US" w:eastAsia="zh-CN"/>
        </w:rPr>
      </w:pPr>
    </w:p>
    <w:p>
      <w:pPr>
        <w:numPr>
          <w:ilvl w:val="0"/>
          <w:numId w:val="0"/>
        </w:numPr>
        <w:spacing w:line="360" w:lineRule="auto"/>
        <w:jc w:val="center"/>
      </w:pPr>
      <w:r>
        <w:rPr>
          <w:sz w:val="21"/>
        </w:rPr>
        <mc:AlternateContent>
          <mc:Choice Requires="wps">
            <w:drawing>
              <wp:anchor distT="0" distB="0" distL="114300" distR="114300" simplePos="0" relativeHeight="251904000" behindDoc="0" locked="0" layoutInCell="1" allowOverlap="1">
                <wp:simplePos x="0" y="0"/>
                <wp:positionH relativeFrom="column">
                  <wp:posOffset>5054600</wp:posOffset>
                </wp:positionH>
                <wp:positionV relativeFrom="paragraph">
                  <wp:posOffset>1485900</wp:posOffset>
                </wp:positionV>
                <wp:extent cx="1022350" cy="721995"/>
                <wp:effectExtent l="0" t="0" r="0" b="0"/>
                <wp:wrapNone/>
                <wp:docPr id="303" name="文本框 303"/>
                <wp:cNvGraphicFramePr/>
                <a:graphic xmlns:a="http://schemas.openxmlformats.org/drawingml/2006/main">
                  <a:graphicData uri="http://schemas.microsoft.com/office/word/2010/wordprocessingShape">
                    <wps:wsp>
                      <wps:cNvSpPr txBox="1"/>
                      <wps:spPr>
                        <a:xfrm>
                          <a:off x="5603875" y="2806065"/>
                          <a:ext cx="1022350" cy="7219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客户端请求主动连接，并发送IP地址及数据连接端口号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117pt;height:56.85pt;width:80.5pt;z-index:251904000;mso-width-relative:page;mso-height-relative:page;" filled="f" stroked="f" coordsize="21600,21600" o:gfxdata="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Ytx390AAAALAQAADwAA&#10;AAAAAAABACAAAAAiAAAAZHJzL2Rvd25yZXYueG1sUEsBAhQAFAAAAAgAh07iQOXkdHxKAgAAdgQA&#10;AA4AAAAAAAAAAQAgAAAALAEAAGRycy9lMm9Eb2MueG1sUEsFBgAAAAAGAAYAWQEAAOg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客户端请求主动连接，并发送IP地址及数据连接端口号</w:t>
                      </w:r>
                    </w:p>
                  </w:txbxContent>
                </v:textbox>
              </v:shape>
            </w:pict>
          </mc:Fallback>
        </mc:AlternateContent>
      </w:r>
      <w:r>
        <w:rPr>
          <w:sz w:val="21"/>
        </w:rPr>
        <mc:AlternateContent>
          <mc:Choice Requires="wps">
            <w:drawing>
              <wp:anchor distT="0" distB="0" distL="114300" distR="114300" simplePos="0" relativeHeight="251901952" behindDoc="0" locked="0" layoutInCell="1" allowOverlap="1">
                <wp:simplePos x="0" y="0"/>
                <wp:positionH relativeFrom="column">
                  <wp:posOffset>2308860</wp:posOffset>
                </wp:positionH>
                <wp:positionV relativeFrom="paragraph">
                  <wp:posOffset>11430</wp:posOffset>
                </wp:positionV>
                <wp:extent cx="3175" cy="312420"/>
                <wp:effectExtent l="48260" t="0" r="50165" b="5080"/>
                <wp:wrapNone/>
                <wp:docPr id="301" name="直接箭头连接符 301"/>
                <wp:cNvGraphicFramePr/>
                <a:graphic xmlns:a="http://schemas.openxmlformats.org/drawingml/2006/main">
                  <a:graphicData uri="http://schemas.microsoft.com/office/word/2010/wordprocessingShape">
                    <wps:wsp>
                      <wps:cNvCnPr>
                        <a:stCxn id="283" idx="0"/>
                        <a:endCxn id="302" idx="2"/>
                      </wps:cNvCnPr>
                      <wps:spPr>
                        <a:xfrm flipH="1" flipV="1">
                          <a:off x="3455035" y="803910"/>
                          <a:ext cx="3175" cy="31242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8pt;margin-top:0.9pt;height:24.6pt;width:0.25pt;z-index:251901952;mso-width-relative:page;mso-height-relative:page;" filled="f" stroked="t" coordsize="21600,21600" o:gfxdata="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E/wmT1gAAAAgBAAAPAAAAAAAAAAEAIAAAACIAAABkcnMvZG93&#10;bnJldi54bWxQSwECFAAUAAAACACHTuJATa21IjsCAABHBAAADgAAAAAAAAABACAAAAAlAQAAZHJz&#10;L2Uyb0RvYy54bWxQSwUGAAAAAAYABgBZAQAA0g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06048" behindDoc="0" locked="0" layoutInCell="1" allowOverlap="1">
                <wp:simplePos x="0" y="0"/>
                <wp:positionH relativeFrom="column">
                  <wp:posOffset>5377815</wp:posOffset>
                </wp:positionH>
                <wp:positionV relativeFrom="paragraph">
                  <wp:posOffset>2369820</wp:posOffset>
                </wp:positionV>
                <wp:extent cx="951865" cy="474345"/>
                <wp:effectExtent l="0" t="0" r="0" b="0"/>
                <wp:wrapNone/>
                <wp:docPr id="305" name="文本框 305"/>
                <wp:cNvGraphicFramePr/>
                <a:graphic xmlns:a="http://schemas.openxmlformats.org/drawingml/2006/main">
                  <a:graphicData uri="http://schemas.microsoft.com/office/word/2010/wordprocessingShape">
                    <wps:wsp>
                      <wps:cNvSpPr txBox="1"/>
                      <wps:spPr>
                        <a:xfrm>
                          <a:off x="0" y="0"/>
                          <a:ext cx="95186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服务器端发起主动数据连接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3.45pt;margin-top:186.6pt;height:37.35pt;width:74.95pt;z-index:251906048;mso-width-relative:page;mso-height-relative:page;" filled="f" stroked="f" coordsize="21600,21600" o:gfxdata="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a3MnrdAAAACwEAAA8AAAAAAAAAAQAgAAAA&#10;IgAAAGRycy9kb3ducmV2LnhtbFBLAQIUABQAAAAIAIdO4kB8gzQUPwIAAGkEAAAOAAAAAAAAAAEA&#10;IAAAACwBAABkcnMvZTJvRG9jLnhtbFBLBQYAAAAABgAGAFkBAADd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服务器端发起主动数据连接</w:t>
                      </w:r>
                    </w:p>
                  </w:txbxContent>
                </v:textbox>
              </v:shape>
            </w:pict>
          </mc:Fallback>
        </mc:AlternateContent>
      </w:r>
      <w:r>
        <w:rPr>
          <w:sz w:val="21"/>
        </w:rPr>
        <mc:AlternateContent>
          <mc:Choice Requires="wps">
            <w:drawing>
              <wp:anchor distT="0" distB="0" distL="114300" distR="114300" simplePos="0" relativeHeight="251905024" behindDoc="0" locked="0" layoutInCell="1" allowOverlap="1">
                <wp:simplePos x="0" y="0"/>
                <wp:positionH relativeFrom="column">
                  <wp:posOffset>4439285</wp:posOffset>
                </wp:positionH>
                <wp:positionV relativeFrom="paragraph">
                  <wp:posOffset>1847215</wp:posOffset>
                </wp:positionV>
                <wp:extent cx="615315" cy="118110"/>
                <wp:effectExtent l="635" t="32385" r="6350" b="14605"/>
                <wp:wrapNone/>
                <wp:docPr id="304" name="直接箭头连接符 304"/>
                <wp:cNvGraphicFramePr/>
                <a:graphic xmlns:a="http://schemas.openxmlformats.org/drawingml/2006/main">
                  <a:graphicData uri="http://schemas.microsoft.com/office/word/2010/wordprocessingShape">
                    <wps:wsp>
                      <wps:cNvCnPr>
                        <a:stCxn id="287" idx="3"/>
                        <a:endCxn id="303" idx="1"/>
                      </wps:cNvCnPr>
                      <wps:spPr>
                        <a:xfrm flipV="1">
                          <a:off x="5582285" y="2879725"/>
                          <a:ext cx="615315" cy="11811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9.55pt;margin-top:145.45pt;height:9.3pt;width:48.45pt;z-index:251905024;mso-width-relative:page;mso-height-relative:page;" filled="f" stroked="t" coordsize="21600,21600" o:gfxdata="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IpevHbAAAACwEAAA8AAAAAAAAAAQAgAAAAIgAAAGRy&#10;cy9kb3ducmV2LnhtbFBLAQIUABQAAAAIAIdO4kABf+bLOwIAAEAEAAAOAAAAAAAAAAEAIAAAACoB&#10;AABkcnMvZTJvRG9jLnhtbFBLBQYAAAAABgAGAFkBAADXBQ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96832" behindDoc="0" locked="0" layoutInCell="1" allowOverlap="1">
                <wp:simplePos x="0" y="0"/>
                <wp:positionH relativeFrom="column">
                  <wp:posOffset>2196465</wp:posOffset>
                </wp:positionH>
                <wp:positionV relativeFrom="paragraph">
                  <wp:posOffset>2358390</wp:posOffset>
                </wp:positionV>
                <wp:extent cx="260985" cy="501015"/>
                <wp:effectExtent l="6350" t="6350" r="12065" b="13335"/>
                <wp:wrapNone/>
                <wp:docPr id="295" name="矩形 295"/>
                <wp:cNvGraphicFramePr/>
                <a:graphic xmlns:a="http://schemas.openxmlformats.org/drawingml/2006/main">
                  <a:graphicData uri="http://schemas.microsoft.com/office/word/2010/wordprocessingShape">
                    <wps:wsp>
                      <wps:cNvSpPr/>
                      <wps:spPr>
                        <a:xfrm>
                          <a:off x="3339465" y="3272790"/>
                          <a:ext cx="260985" cy="501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95pt;margin-top:185.7pt;height:39.45pt;width:20.55pt;z-index:251896832;v-text-anchor:middle;mso-width-relative:page;mso-height-relative:page;" filled="f" stroked="t" coordsize="21600,21600" o:gfxdata="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&#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FXYn9NkAAAALAQAADwAAAAAAAAABACAAAAAiAAAA&#10;ZHJzL2Rvd25yZXYueG1sUEsBAhQAFAAAAAgAh07iQJz4omd4AgAA2gQAAA4AAAAAAAAAAQAgAAAA&#10;KAEAAGRycy9lMm9Eb2MueG1sUEsFBgAAAAAGAAYAWQEAABI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89664" behindDoc="0" locked="0" layoutInCell="1" allowOverlap="1">
                <wp:simplePos x="0" y="0"/>
                <wp:positionH relativeFrom="column">
                  <wp:posOffset>2216785</wp:posOffset>
                </wp:positionH>
                <wp:positionV relativeFrom="paragraph">
                  <wp:posOffset>1901825</wp:posOffset>
                </wp:positionV>
                <wp:extent cx="2222500" cy="127000"/>
                <wp:effectExtent l="6350" t="6350" r="6350" b="6350"/>
                <wp:wrapNone/>
                <wp:docPr id="287" name="矩形 287"/>
                <wp:cNvGraphicFramePr/>
                <a:graphic xmlns:a="http://schemas.openxmlformats.org/drawingml/2006/main">
                  <a:graphicData uri="http://schemas.microsoft.com/office/word/2010/wordprocessingShape">
                    <wps:wsp>
                      <wps:cNvSpPr/>
                      <wps:spPr>
                        <a:xfrm>
                          <a:off x="3359785" y="2816225"/>
                          <a:ext cx="22225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55pt;margin-top:149.75pt;height:10pt;width:175pt;z-index:251889664;v-text-anchor:middle;mso-width-relative:page;mso-height-relative:page;" filled="f" stroked="t" coordsize="21600,21600" o:gfxdata="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lUS/n1gAAAAsBAAAPAAAAAAAAAAEAIAAAACIAAABkcnMvZG93&#10;bnJldi54bWxQSwECFAAUAAAACACHTuJAO6cqdXQCAADbBAAADgAAAAAAAAABACAAAAAlAQAAZHJz&#10;L2Uyb0RvYy54bWxQSwUGAAAAAAYABgBZAQAACw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86592" behindDoc="0" locked="0" layoutInCell="1" allowOverlap="1">
                <wp:simplePos x="0" y="0"/>
                <wp:positionH relativeFrom="column">
                  <wp:posOffset>2237740</wp:posOffset>
                </wp:positionH>
                <wp:positionV relativeFrom="paragraph">
                  <wp:posOffset>323850</wp:posOffset>
                </wp:positionV>
                <wp:extent cx="147955" cy="367030"/>
                <wp:effectExtent l="6350" t="6350" r="10795" b="7620"/>
                <wp:wrapNone/>
                <wp:docPr id="283" name="矩形 283"/>
                <wp:cNvGraphicFramePr/>
                <a:graphic xmlns:a="http://schemas.openxmlformats.org/drawingml/2006/main">
                  <a:graphicData uri="http://schemas.microsoft.com/office/word/2010/wordprocessingShape">
                    <wps:wsp>
                      <wps:cNvSpPr/>
                      <wps:spPr>
                        <a:xfrm>
                          <a:off x="3380740" y="6983730"/>
                          <a:ext cx="147955" cy="367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6.2pt;margin-top:25.5pt;height:28.9pt;width:11.65pt;z-index:251886592;v-text-anchor:middle;mso-width-relative:page;mso-height-relative:page;" filled="f" stroked="t" coordsize="21600,21600" o:gfxdata="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3WRCzWAAAACgEAAA8AAAAAAAAAAQAgAAAAIgAAAGRy&#10;cy9kb3ducmV2LnhtbFBLAQIUABQAAAAIAIdO4kAaOwkXeQIAANoEAAAOAAAAAAAAAAEAIAAAACUB&#10;AABkcnMvZTJvRG9jLnhtbFBLBQYAAAAABgAGAFkBAAAQBgAAAAA=&#10;">
                <v:fill on="f" focussize="0,0"/>
                <v:stroke weight="1pt" color="#FF0000 [3204]" miterlimit="8" joinstyle="miter"/>
                <v:imagedata o:title=""/>
                <o:lock v:ext="edit" aspectratio="f"/>
              </v:rect>
            </w:pict>
          </mc:Fallback>
        </mc:AlternateContent>
      </w:r>
      <w:r>
        <w:drawing>
          <wp:inline distT="0" distB="0" distL="114300" distR="114300">
            <wp:extent cx="5270500" cy="2395855"/>
            <wp:effectExtent l="0" t="0" r="0" b="4445"/>
            <wp:docPr id="2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
                    <pic:cNvPicPr>
                      <a:picLocks noChangeAspect="1"/>
                    </pic:cNvPicPr>
                  </pic:nvPicPr>
                  <pic:blipFill>
                    <a:blip r:embed="rId48"/>
                    <a:stretch>
                      <a:fillRect/>
                    </a:stretch>
                  </pic:blipFill>
                  <pic:spPr>
                    <a:xfrm>
                      <a:off x="0" y="0"/>
                      <a:ext cx="5270500" cy="2395855"/>
                    </a:xfrm>
                    <a:prstGeom prst="rect">
                      <a:avLst/>
                    </a:prstGeom>
                    <a:noFill/>
                    <a:ln>
                      <a:noFill/>
                    </a:ln>
                  </pic:spPr>
                </pic:pic>
              </a:graphicData>
            </a:graphic>
          </wp:inline>
        </w:drawing>
      </w:r>
    </w:p>
    <w:p>
      <w:pPr>
        <w:numPr>
          <w:ilvl w:val="0"/>
          <w:numId w:val="0"/>
        </w:numPr>
        <w:spacing w:line="360" w:lineRule="auto"/>
        <w:jc w:val="center"/>
        <w:rPr>
          <w:rFonts w:hint="eastAsia"/>
        </w:rPr>
      </w:pPr>
      <w:r>
        <w:rPr>
          <w:sz w:val="21"/>
        </w:rPr>
        <mc:AlternateContent>
          <mc:Choice Requires="wps">
            <w:drawing>
              <wp:anchor distT="0" distB="0" distL="114300" distR="114300" simplePos="0" relativeHeight="251911168" behindDoc="0" locked="0" layoutInCell="1" allowOverlap="1">
                <wp:simplePos x="0" y="0"/>
                <wp:positionH relativeFrom="column">
                  <wp:posOffset>4500880</wp:posOffset>
                </wp:positionH>
                <wp:positionV relativeFrom="paragraph">
                  <wp:posOffset>320675</wp:posOffset>
                </wp:positionV>
                <wp:extent cx="662305" cy="269240"/>
                <wp:effectExtent l="0" t="0" r="0" b="0"/>
                <wp:wrapNone/>
                <wp:docPr id="312" name="文本框 312"/>
                <wp:cNvGraphicFramePr/>
                <a:graphic xmlns:a="http://schemas.openxmlformats.org/drawingml/2006/main">
                  <a:graphicData uri="http://schemas.microsoft.com/office/word/2010/wordprocessingShape">
                    <wps:wsp>
                      <wps:cNvSpPr txBox="1"/>
                      <wps:spPr>
                        <a:xfrm>
                          <a:off x="0" y="0"/>
                          <a:ext cx="662305"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传输数据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4pt;margin-top:25.25pt;height:21.2pt;width:52.15pt;z-index:251911168;mso-width-relative:page;mso-height-relative:page;" filled="f" stroked="f" coordsize="21600,21600" o:gfxdata="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&#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9Y4SdoAAAAJAQAADwAAAAAAAAABACAAAAAiAAAA&#10;ZHJzL2Rvd25yZXYueG1sUEsBAhQAFAAAAAgAh07iQGmWQP4+AgAAaQQAAA4AAAAAAAAAAQAgAAAA&#10;KQ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传输数据</w:t>
                      </w:r>
                    </w:p>
                  </w:txbxContent>
                </v:textbox>
              </v:shape>
            </w:pict>
          </mc:Fallback>
        </mc:AlternateContent>
      </w:r>
      <w:r>
        <w:rPr>
          <w:sz w:val="21"/>
        </w:rPr>
        <mc:AlternateContent>
          <mc:Choice Requires="wps">
            <w:drawing>
              <wp:anchor distT="0" distB="0" distL="114300" distR="114300" simplePos="0" relativeHeight="251910144" behindDoc="0" locked="0" layoutInCell="1" allowOverlap="1">
                <wp:simplePos x="0" y="0"/>
                <wp:positionH relativeFrom="column">
                  <wp:posOffset>1396365</wp:posOffset>
                </wp:positionH>
                <wp:positionV relativeFrom="paragraph">
                  <wp:posOffset>2098040</wp:posOffset>
                </wp:positionV>
                <wp:extent cx="890905" cy="135890"/>
                <wp:effectExtent l="0" t="4445" r="10795" b="37465"/>
                <wp:wrapNone/>
                <wp:docPr id="309" name="直接箭头连接符 309"/>
                <wp:cNvGraphicFramePr/>
                <a:graphic xmlns:a="http://schemas.openxmlformats.org/drawingml/2006/main">
                  <a:graphicData uri="http://schemas.microsoft.com/office/word/2010/wordprocessingShape">
                    <wps:wsp>
                      <wps:cNvCnPr>
                        <a:stCxn id="286" idx="2"/>
                        <a:endCxn id="308" idx="0"/>
                      </wps:cNvCnPr>
                      <wps:spPr>
                        <a:xfrm flipH="1">
                          <a:off x="2539365" y="5588000"/>
                          <a:ext cx="890905" cy="1358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9.95pt;margin-top:165.2pt;height:10.7pt;width:70.15pt;z-index:251910144;mso-width-relative:page;mso-height-relative:page;" filled="f" stroked="t" coordsize="21600,21600" o:gfxdata="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O5DxdsAAAALAQAADwAAAAAAAAABACAAAAAiAAAAZHJz&#10;L2Rvd25yZXYueG1sUEsBAhQAFAAAAAgAh07iQDK395o6AgAAQAQAAA4AAAAAAAAAAQAgAAAAKgEA&#10;AGRycy9lMm9Eb2MueG1sUEsFBgAAAAAGAAYAWQEAANY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00928" behindDoc="0" locked="0" layoutInCell="1" allowOverlap="1">
                <wp:simplePos x="0" y="0"/>
                <wp:positionH relativeFrom="column">
                  <wp:posOffset>1913890</wp:posOffset>
                </wp:positionH>
                <wp:positionV relativeFrom="paragraph">
                  <wp:posOffset>1589405</wp:posOffset>
                </wp:positionV>
                <wp:extent cx="1511300" cy="69215"/>
                <wp:effectExtent l="5080" t="3175" r="52705" b="9525"/>
                <wp:wrapNone/>
                <wp:docPr id="300" name="肘形连接符 300"/>
                <wp:cNvGraphicFramePr/>
                <a:graphic xmlns:a="http://schemas.openxmlformats.org/drawingml/2006/main">
                  <a:graphicData uri="http://schemas.microsoft.com/office/word/2010/wordprocessingShape">
                    <wps:wsp>
                      <wps:cNvCnPr>
                        <a:endCxn id="307" idx="0"/>
                      </wps:cNvCnPr>
                      <wps:spPr>
                        <a:xfrm rot="5400000" flipV="1">
                          <a:off x="3769995" y="4370705"/>
                          <a:ext cx="1511300" cy="69215"/>
                        </a:xfrm>
                        <a:prstGeom prst="bentConnector3">
                          <a:avLst>
                            <a:gd name="adj1" fmla="val 105"/>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50.7pt;margin-top:125.15pt;height:5.45pt;width:119pt;rotation:-5898240f;z-index:251900928;mso-width-relative:page;mso-height-relative:page;" filled="f" stroked="t" coordsize="21600,21600" o:gfxdata="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YIjyc2gAAAAsBAAAPAAAAAAAA&#10;AAEAIAAAACIAAABkcnMvZG93bnJldi54bWxQSwECFAAUAAAACACHTuJAJ3bUqEkCAABUBAAADgAA&#10;AAAAAAABACAAAAApAQAAZHJzL2Uyb0RvYy54bWxQSwUGAAAAAAYABgBZAQAA5AUAAAAA&#10;" adj="23">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07072" behindDoc="0" locked="0" layoutInCell="1" allowOverlap="1">
                <wp:simplePos x="0" y="0"/>
                <wp:positionH relativeFrom="column">
                  <wp:posOffset>2457450</wp:posOffset>
                </wp:positionH>
                <wp:positionV relativeFrom="paragraph">
                  <wp:posOffset>31750</wp:posOffset>
                </wp:positionV>
                <wp:extent cx="2920365" cy="1905"/>
                <wp:effectExtent l="0" t="48895" r="635" b="50800"/>
                <wp:wrapNone/>
                <wp:docPr id="306" name="直接箭头连接符 306"/>
                <wp:cNvGraphicFramePr/>
                <a:graphic xmlns:a="http://schemas.openxmlformats.org/drawingml/2006/main">
                  <a:graphicData uri="http://schemas.microsoft.com/office/word/2010/wordprocessingShape">
                    <wps:wsp>
                      <wps:cNvCnPr>
                        <a:stCxn id="295" idx="3"/>
                        <a:endCxn id="305" idx="1"/>
                      </wps:cNvCnPr>
                      <wps:spPr>
                        <a:xfrm flipV="1">
                          <a:off x="3600450" y="3523615"/>
                          <a:ext cx="2920365" cy="19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93.5pt;margin-top:2.5pt;height:0.15pt;width:229.95pt;z-index:251907072;mso-width-relative:page;mso-height-relative:page;" filled="f" stroked="t" coordsize="21600,21600" o:gfxdata="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opfHNcAAAAHAQAADwAAAAAAAAABACAAAAAiAAAAZHJzL2Rvd25y&#10;ZXYueG1sUEsBAhQAFAAAAAgAh07iQIRgkMA4AgAAPwQAAA4AAAAAAAAAAQAgAAAAJgEAAGRycy9l&#10;Mm9Eb2MueG1sUEsFBgAAAAAGAAYAWQEAANA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99904" behindDoc="0" locked="0" layoutInCell="1" allowOverlap="1">
                <wp:simplePos x="0" y="0"/>
                <wp:positionH relativeFrom="column">
                  <wp:posOffset>2379980</wp:posOffset>
                </wp:positionH>
                <wp:positionV relativeFrom="paragraph">
                  <wp:posOffset>658495</wp:posOffset>
                </wp:positionV>
                <wp:extent cx="11430" cy="483870"/>
                <wp:effectExtent l="0" t="48895" r="242570" b="51435"/>
                <wp:wrapNone/>
                <wp:docPr id="299" name="肘形连接符 299"/>
                <wp:cNvGraphicFramePr/>
                <a:graphic xmlns:a="http://schemas.openxmlformats.org/drawingml/2006/main">
                  <a:graphicData uri="http://schemas.microsoft.com/office/word/2010/wordprocessingShape">
                    <wps:wsp>
                      <wps:cNvCnPr>
                        <a:stCxn id="298" idx="3"/>
                        <a:endCxn id="297" idx="3"/>
                      </wps:cNvCnPr>
                      <wps:spPr>
                        <a:xfrm>
                          <a:off x="3522980" y="4148455"/>
                          <a:ext cx="11430" cy="483870"/>
                        </a:xfrm>
                        <a:prstGeom prst="bentConnector3">
                          <a:avLst>
                            <a:gd name="adj1" fmla="val 2183333"/>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87.4pt;margin-top:51.85pt;height:38.1pt;width:0.9pt;z-index:251899904;mso-width-relative:page;mso-height-relative:page;" filled="f" stroked="t" coordsize="21600,21600" o:gfxdata="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ZnnE63AAAAAsBAAAPAAAA&#10;AAAAAAEAIAAAACIAAABkcnMvZG93bnJldi54bWxQSwECFAAUAAAACACHTuJAYYIM/0oCAABzBAAA&#10;DgAAAAAAAAABACAAAAArAQAAZHJzL2Uyb0RvYy54bWxQSwUGAAAAAAYABgBZAQAA5wUAAAAA&#10;" adj="471600">
                <v:fill on="f" focussize="0,0"/>
                <v:stroke weight="0.5pt" color="#FF0000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897856" behindDoc="0" locked="0" layoutInCell="1" allowOverlap="1">
                <wp:simplePos x="0" y="0"/>
                <wp:positionH relativeFrom="column">
                  <wp:posOffset>2207895</wp:posOffset>
                </wp:positionH>
                <wp:positionV relativeFrom="paragraph">
                  <wp:posOffset>1029335</wp:posOffset>
                </wp:positionV>
                <wp:extent cx="183515" cy="226060"/>
                <wp:effectExtent l="6350" t="6350" r="13335" b="8890"/>
                <wp:wrapNone/>
                <wp:docPr id="297" name="矩形 297"/>
                <wp:cNvGraphicFramePr/>
                <a:graphic xmlns:a="http://schemas.openxmlformats.org/drawingml/2006/main">
                  <a:graphicData uri="http://schemas.microsoft.com/office/word/2010/wordprocessingShape">
                    <wps:wsp>
                      <wps:cNvSpPr/>
                      <wps:spPr>
                        <a:xfrm>
                          <a:off x="0" y="0"/>
                          <a:ext cx="183515" cy="226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85pt;margin-top:81.05pt;height:17.8pt;width:14.45pt;z-index:251897856;v-text-anchor:middle;mso-width-relative:page;mso-height-relative:page;" filled="f" stroked="t" coordsize="21600,21600" o:gfxdata="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C2xELXAAAACwEAAA8AAAAAAAAAAQAgAAAAIgAAAGRycy9kb3ducmV2Lnht&#10;bFBLAQIUABQAAAAIAIdO4kApheawbAIAAM4EAAAOAAAAAAAAAAEAIAAAACYBAABkcnMvZTJvRG9j&#10;LnhtbFBLBQYAAAAABgAGAFkBAAAEBgAAAAA=&#10;">
                <v:fill on="f" focussize="0,0"/>
                <v:stroke weight="1pt" color="#FF0000 [3204]" miterlimit="8" joinstyle="miter"/>
                <v:imagedata o:title=""/>
                <o:lock v:ext="edit" aspectratio="f"/>
              </v:rect>
            </w:pict>
          </mc:Fallback>
        </mc:AlternateContent>
      </w:r>
      <w:r>
        <w:drawing>
          <wp:inline distT="0" distB="0" distL="114300" distR="114300">
            <wp:extent cx="5271135" cy="2059305"/>
            <wp:effectExtent l="0" t="0" r="12065" b="10795"/>
            <wp:docPr id="2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3"/>
                    <pic:cNvPicPr>
                      <a:picLocks noChangeAspect="1"/>
                    </pic:cNvPicPr>
                  </pic:nvPicPr>
                  <pic:blipFill>
                    <a:blip r:embed="rId49"/>
                    <a:stretch>
                      <a:fillRect/>
                    </a:stretch>
                  </pic:blipFill>
                  <pic:spPr>
                    <a:xfrm>
                      <a:off x="0" y="0"/>
                      <a:ext cx="5271135" cy="2059305"/>
                    </a:xfrm>
                    <a:prstGeom prst="rect">
                      <a:avLst/>
                    </a:prstGeom>
                    <a:noFill/>
                    <a:ln>
                      <a:noFill/>
                    </a:ln>
                  </pic:spPr>
                </pic:pic>
              </a:graphicData>
            </a:graphic>
          </wp:inline>
        </w:drawing>
      </w:r>
      <w:r>
        <w:rPr>
          <w:sz w:val="21"/>
        </w:rPr>
        <mc:AlternateContent>
          <mc:Choice Requires="wps">
            <w:drawing>
              <wp:anchor distT="0" distB="0" distL="114300" distR="114300" simplePos="0" relativeHeight="251898880" behindDoc="0" locked="0" layoutInCell="1" allowOverlap="1">
                <wp:simplePos x="0" y="0"/>
                <wp:positionH relativeFrom="column">
                  <wp:posOffset>2174875</wp:posOffset>
                </wp:positionH>
                <wp:positionV relativeFrom="paragraph">
                  <wp:posOffset>541655</wp:posOffset>
                </wp:positionV>
                <wp:extent cx="205105" cy="233045"/>
                <wp:effectExtent l="6350" t="6350" r="17145" b="14605"/>
                <wp:wrapNone/>
                <wp:docPr id="298" name="矩形 298"/>
                <wp:cNvGraphicFramePr/>
                <a:graphic xmlns:a="http://schemas.openxmlformats.org/drawingml/2006/main">
                  <a:graphicData uri="http://schemas.microsoft.com/office/word/2010/wordprocessingShape">
                    <wps:wsp>
                      <wps:cNvSpPr/>
                      <wps:spPr>
                        <a:xfrm>
                          <a:off x="3317875" y="4031615"/>
                          <a:ext cx="205105" cy="233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1.25pt;margin-top:42.65pt;height:18.35pt;width:16.15pt;z-index:251898880;v-text-anchor:middle;mso-width-relative:page;mso-height-relative:page;" filled="f" stroked="t" coordsize="21600,21600" o:gfxdata="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cT2sgdcAAAAKAQAADwAAAAAAAAABACAAAAAiAAAA&#10;ZHJzL2Rvd25yZXYueG1sUEsBAhQAFAAAAAgAh07iQD9NIXl6AgAA2gQAAA4AAAAAAAAAAQAgAAAA&#10;JgEAAGRycy9lMm9Eb2MueG1sUEsFBgAAAAAGAAYAWQEAABI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88640" behindDoc="0" locked="0" layoutInCell="1" allowOverlap="1">
                <wp:simplePos x="0" y="0"/>
                <wp:positionH relativeFrom="column">
                  <wp:posOffset>2181225</wp:posOffset>
                </wp:positionH>
                <wp:positionV relativeFrom="paragraph">
                  <wp:posOffset>1631950</wp:posOffset>
                </wp:positionV>
                <wp:extent cx="212090" cy="466090"/>
                <wp:effectExtent l="6350" t="6350" r="10160" b="10160"/>
                <wp:wrapNone/>
                <wp:docPr id="286" name="矩形 286"/>
                <wp:cNvGraphicFramePr/>
                <a:graphic xmlns:a="http://schemas.openxmlformats.org/drawingml/2006/main">
                  <a:graphicData uri="http://schemas.microsoft.com/office/word/2010/wordprocessingShape">
                    <wps:wsp>
                      <wps:cNvSpPr/>
                      <wps:spPr>
                        <a:xfrm>
                          <a:off x="3324225" y="2546350"/>
                          <a:ext cx="212090" cy="466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1.75pt;margin-top:128.5pt;height:36.7pt;width:16.7pt;z-index:251888640;v-text-anchor:middle;mso-width-relative:page;mso-height-relative:page;" filled="f" stroked="t" coordsize="21600,21600" o:gfxdata="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XOv/yNkAAAALAQAADwAAAAAAAAABACAAAAAiAAAA&#10;ZHJzL2Rvd25yZXYueG1sUEsBAhQAFAAAAAgAh07iQDpPX3h4AgAA2gQAAA4AAAAAAAAAAQAgAAAA&#10;KAEAAGRycy9lMm9Eb2MueG1sUEsFBgAAAAAGAAYAWQEAABI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887616" behindDoc="0" locked="0" layoutInCell="1" allowOverlap="1">
                <wp:simplePos x="0" y="0"/>
                <wp:positionH relativeFrom="column">
                  <wp:posOffset>2195195</wp:posOffset>
                </wp:positionH>
                <wp:positionV relativeFrom="paragraph">
                  <wp:posOffset>405765</wp:posOffset>
                </wp:positionV>
                <wp:extent cx="452120" cy="120015"/>
                <wp:effectExtent l="6350" t="6350" r="11430" b="13335"/>
                <wp:wrapNone/>
                <wp:docPr id="285" name="矩形 285"/>
                <wp:cNvGraphicFramePr/>
                <a:graphic xmlns:a="http://schemas.openxmlformats.org/drawingml/2006/main">
                  <a:graphicData uri="http://schemas.microsoft.com/office/word/2010/wordprocessingShape">
                    <wps:wsp>
                      <wps:cNvSpPr/>
                      <wps:spPr>
                        <a:xfrm>
                          <a:off x="3338195" y="1320165"/>
                          <a:ext cx="452120" cy="120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85pt;margin-top:31.95pt;height:9.45pt;width:35.6pt;z-index:251887616;v-text-anchor:middle;mso-width-relative:page;mso-height-relative:page;" filled="f" stroked="t" coordsize="21600,21600" o:gfxdata="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6fxTl1wAAAAkBAAAPAAAAAAAAAAEAIAAAACIAAABkcnMv&#10;ZG93bnJldi54bWxQSwECFAAUAAAACACHTuJAg6+ygXYCAADaBAAADgAAAAAAAAABACAAAAAmAQAA&#10;ZHJzL2Uyb0RvYy54bWxQSwUGAAAAAAYABgBZAQAADgYAAAAA&#10;">
                <v:fill on="f" focussize="0,0"/>
                <v:stroke weight="1pt" color="#FF0000 [3204]" miterlimit="8" joinstyle="miter"/>
                <v:imagedata o:title=""/>
                <o:lock v:ext="edit" aspectratio="f"/>
              </v:rect>
            </w:pict>
          </mc:Fallback>
        </mc:AlternateContent>
      </w:r>
    </w:p>
    <w:p>
      <w:pPr>
        <w:numPr>
          <w:ilvl w:val="0"/>
          <w:numId w:val="0"/>
        </w:numPr>
        <w:spacing w:line="360" w:lineRule="auto"/>
        <w:rPr>
          <w:rFonts w:hint="eastAsia"/>
          <w:b w:val="0"/>
          <w:bCs w:val="0"/>
          <w:sz w:val="21"/>
          <w:szCs w:val="21"/>
        </w:rPr>
      </w:pPr>
      <w:r>
        <w:rPr>
          <w:sz w:val="21"/>
        </w:rPr>
        <mc:AlternateContent>
          <mc:Choice Requires="wps">
            <w:drawing>
              <wp:anchor distT="0" distB="0" distL="114300" distR="114300" simplePos="0" relativeHeight="251908096" behindDoc="0" locked="0" layoutInCell="1" allowOverlap="1">
                <wp:simplePos x="0" y="0"/>
                <wp:positionH relativeFrom="column">
                  <wp:posOffset>2228215</wp:posOffset>
                </wp:positionH>
                <wp:positionV relativeFrom="paragraph">
                  <wp:posOffset>200660</wp:posOffset>
                </wp:positionV>
                <wp:extent cx="951865" cy="489585"/>
                <wp:effectExtent l="0" t="0" r="0" b="0"/>
                <wp:wrapNone/>
                <wp:docPr id="307" name="文本框 307"/>
                <wp:cNvGraphicFramePr/>
                <a:graphic xmlns:a="http://schemas.openxmlformats.org/drawingml/2006/main">
                  <a:graphicData uri="http://schemas.microsoft.com/office/word/2010/wordprocessingShape">
                    <wps:wsp>
                      <wps:cNvSpPr txBox="1"/>
                      <wps:spPr>
                        <a:xfrm>
                          <a:off x="0" y="0"/>
                          <a:ext cx="951865" cy="489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16"/>
                                <w:szCs w:val="16"/>
                                <w:lang w:val="en-US" w:eastAsia="zh-CN"/>
                              </w:rPr>
                            </w:pPr>
                            <w:r>
                              <w:rPr>
                                <w:rFonts w:hint="eastAsia"/>
                                <w:b/>
                                <w:bCs/>
                                <w:color w:val="FF0000"/>
                                <w:sz w:val="16"/>
                                <w:szCs w:val="16"/>
                                <w:lang w:val="en-US" w:eastAsia="zh-CN"/>
                              </w:rPr>
                              <w:t>TCP四次挥手</w:t>
                            </w:r>
                          </w:p>
                          <w:p>
                            <w:pPr>
                              <w:rPr>
                                <w:rFonts w:hint="default" w:eastAsia="宋体"/>
                                <w:b/>
                                <w:bCs/>
                                <w:color w:val="FF0000"/>
                                <w:sz w:val="16"/>
                                <w:szCs w:val="16"/>
                                <w:lang w:val="en-US" w:eastAsia="zh-CN"/>
                              </w:rPr>
                            </w:pPr>
                            <w:r>
                              <w:rPr>
                                <w:rFonts w:hint="eastAsia"/>
                                <w:b/>
                                <w:bCs/>
                                <w:color w:val="FF0000"/>
                                <w:sz w:val="16"/>
                                <w:szCs w:val="16"/>
                                <w:lang w:val="en-US" w:eastAsia="zh-CN"/>
                              </w:rPr>
                              <w:t>断开数据连接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45pt;margin-top:15.8pt;height:38.55pt;width:74.95pt;z-index:251908096;mso-width-relative:page;mso-height-relative:page;" filled="f" stroked="f" coordsize="21600,21600" o:gfxdata="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0PJk/2gAAAAoBAAAPAAAAAAAAAAEAIAAAACIAAABk&#10;cnMvZG93bnJldi54bWxQSwECFAAUAAAACACHTuJAyzDuMz0CAABpBAAADgAAAAAAAAABACAAAAAp&#10;AQAAZHJzL2Uyb0RvYy54bWxQSwUGAAAAAAYABgBZAQAA2AUAAAAA&#10;">
                <v:fill on="f" focussize="0,0"/>
                <v:stroke on="f" weight="0.5pt"/>
                <v:imagedata o:title=""/>
                <o:lock v:ext="edit" aspectratio="f"/>
                <v:textbox>
                  <w:txbxContent>
                    <w:p>
                      <w:pPr>
                        <w:rPr>
                          <w:rFonts w:hint="eastAsia"/>
                          <w:b/>
                          <w:bCs/>
                          <w:color w:val="FF0000"/>
                          <w:sz w:val="16"/>
                          <w:szCs w:val="16"/>
                          <w:lang w:val="en-US" w:eastAsia="zh-CN"/>
                        </w:rPr>
                      </w:pPr>
                      <w:r>
                        <w:rPr>
                          <w:rFonts w:hint="eastAsia"/>
                          <w:b/>
                          <w:bCs/>
                          <w:color w:val="FF0000"/>
                          <w:sz w:val="16"/>
                          <w:szCs w:val="16"/>
                          <w:lang w:val="en-US" w:eastAsia="zh-CN"/>
                        </w:rPr>
                        <w:t>TCP四次挥手</w:t>
                      </w:r>
                    </w:p>
                    <w:p>
                      <w:pPr>
                        <w:rPr>
                          <w:rFonts w:hint="default" w:eastAsia="宋体"/>
                          <w:b/>
                          <w:bCs/>
                          <w:color w:val="FF0000"/>
                          <w:sz w:val="16"/>
                          <w:szCs w:val="16"/>
                          <w:lang w:val="en-US" w:eastAsia="zh-CN"/>
                        </w:rPr>
                      </w:pPr>
                      <w:r>
                        <w:rPr>
                          <w:rFonts w:hint="eastAsia"/>
                          <w:b/>
                          <w:bCs/>
                          <w:color w:val="FF0000"/>
                          <w:sz w:val="16"/>
                          <w:szCs w:val="16"/>
                          <w:lang w:val="en-US" w:eastAsia="zh-CN"/>
                        </w:rPr>
                        <w:t>断开数据连接</w:t>
                      </w:r>
                    </w:p>
                  </w:txbxContent>
                </v:textbox>
              </v:shape>
            </w:pict>
          </mc:Fallback>
        </mc:AlternateContent>
      </w:r>
      <w:r>
        <w:rPr>
          <w:sz w:val="21"/>
        </w:rPr>
        <mc:AlternateContent>
          <mc:Choice Requires="wps">
            <w:drawing>
              <wp:anchor distT="0" distB="0" distL="114300" distR="114300" simplePos="0" relativeHeight="251909120" behindDoc="0" locked="0" layoutInCell="1" allowOverlap="1">
                <wp:simplePos x="0" y="0"/>
                <wp:positionH relativeFrom="column">
                  <wp:posOffset>920115</wp:posOffset>
                </wp:positionH>
                <wp:positionV relativeFrom="paragraph">
                  <wp:posOffset>54610</wp:posOffset>
                </wp:positionV>
                <wp:extent cx="951865" cy="489585"/>
                <wp:effectExtent l="0" t="0" r="0" b="0"/>
                <wp:wrapNone/>
                <wp:docPr id="308" name="文本框 308"/>
                <wp:cNvGraphicFramePr/>
                <a:graphic xmlns:a="http://schemas.openxmlformats.org/drawingml/2006/main">
                  <a:graphicData uri="http://schemas.microsoft.com/office/word/2010/wordprocessingShape">
                    <wps:wsp>
                      <wps:cNvSpPr txBox="1"/>
                      <wps:spPr>
                        <a:xfrm>
                          <a:off x="0" y="0"/>
                          <a:ext cx="951865" cy="489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color w:val="FF0000"/>
                                <w:sz w:val="16"/>
                                <w:szCs w:val="16"/>
                                <w:lang w:val="en-US" w:eastAsia="zh-CN"/>
                              </w:rPr>
                            </w:pPr>
                            <w:r>
                              <w:rPr>
                                <w:rFonts w:hint="eastAsia"/>
                                <w:b/>
                                <w:bCs/>
                                <w:color w:val="FF0000"/>
                                <w:sz w:val="16"/>
                                <w:szCs w:val="16"/>
                                <w:lang w:val="en-US" w:eastAsia="zh-CN"/>
                              </w:rPr>
                              <w:t>TCP四次挥手</w:t>
                            </w:r>
                          </w:p>
                          <w:p>
                            <w:pPr>
                              <w:rPr>
                                <w:rFonts w:hint="default" w:eastAsia="宋体"/>
                                <w:b/>
                                <w:bCs/>
                                <w:color w:val="FF0000"/>
                                <w:sz w:val="16"/>
                                <w:szCs w:val="16"/>
                                <w:lang w:val="en-US" w:eastAsia="zh-CN"/>
                              </w:rPr>
                            </w:pPr>
                            <w:r>
                              <w:rPr>
                                <w:rFonts w:hint="eastAsia"/>
                                <w:b/>
                                <w:bCs/>
                                <w:color w:val="FF0000"/>
                                <w:sz w:val="16"/>
                                <w:szCs w:val="16"/>
                                <w:lang w:val="en-US" w:eastAsia="zh-CN"/>
                              </w:rPr>
                              <w:t>断开控制连接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45pt;margin-top:4.3pt;height:38.55pt;width:74.95pt;z-index:251909120;mso-width-relative:page;mso-height-relative:page;" filled="f" stroked="f" coordsize="21600,21600" o:gfxdata="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AIsq1wAAAAgBAAAPAAAAAAAAAAEAIAAAACIAAABkcnMv&#10;ZG93bnJldi54bWxQSwECFAAUAAAACACHTuJAQWQX2j0CAABpBAAADgAAAAAAAAABACAAAAAmAQAA&#10;ZHJzL2Uyb0RvYy54bWxQSwUGAAAAAAYABgBZAQAA1QUAAAAA&#10;">
                <v:fill on="f" focussize="0,0"/>
                <v:stroke on="f" weight="0.5pt"/>
                <v:imagedata o:title=""/>
                <o:lock v:ext="edit" aspectratio="f"/>
                <v:textbox>
                  <w:txbxContent>
                    <w:p>
                      <w:pPr>
                        <w:rPr>
                          <w:rFonts w:hint="eastAsia"/>
                          <w:b/>
                          <w:bCs/>
                          <w:color w:val="FF0000"/>
                          <w:sz w:val="16"/>
                          <w:szCs w:val="16"/>
                          <w:lang w:val="en-US" w:eastAsia="zh-CN"/>
                        </w:rPr>
                      </w:pPr>
                      <w:r>
                        <w:rPr>
                          <w:rFonts w:hint="eastAsia"/>
                          <w:b/>
                          <w:bCs/>
                          <w:color w:val="FF0000"/>
                          <w:sz w:val="16"/>
                          <w:szCs w:val="16"/>
                          <w:lang w:val="en-US" w:eastAsia="zh-CN"/>
                        </w:rPr>
                        <w:t>TCP四次挥手</w:t>
                      </w:r>
                    </w:p>
                    <w:p>
                      <w:pPr>
                        <w:rPr>
                          <w:rFonts w:hint="default" w:eastAsia="宋体"/>
                          <w:b/>
                          <w:bCs/>
                          <w:color w:val="FF0000"/>
                          <w:sz w:val="16"/>
                          <w:szCs w:val="16"/>
                          <w:lang w:val="en-US" w:eastAsia="zh-CN"/>
                        </w:rPr>
                      </w:pPr>
                      <w:r>
                        <w:rPr>
                          <w:rFonts w:hint="eastAsia"/>
                          <w:b/>
                          <w:bCs/>
                          <w:color w:val="FF0000"/>
                          <w:sz w:val="16"/>
                          <w:szCs w:val="16"/>
                          <w:lang w:val="en-US" w:eastAsia="zh-CN"/>
                        </w:rPr>
                        <w:t>断开控制连接</w:t>
                      </w:r>
                    </w:p>
                  </w:txbxContent>
                </v:textbox>
              </v:shape>
            </w:pict>
          </mc:Fallback>
        </mc:AlternateContent>
      </w:r>
    </w:p>
    <w:p>
      <w:pPr>
        <w:numPr>
          <w:ilvl w:val="0"/>
          <w:numId w:val="0"/>
        </w:numPr>
        <w:spacing w:line="360" w:lineRule="auto"/>
        <w:rPr>
          <w:rFonts w:hint="eastAsia"/>
          <w:b w:val="0"/>
          <w:bCs w:val="0"/>
          <w:sz w:val="21"/>
          <w:szCs w:val="21"/>
        </w:rPr>
      </w:pPr>
    </w:p>
    <w:p>
      <w:pPr>
        <w:numPr>
          <w:ilvl w:val="0"/>
          <w:numId w:val="4"/>
        </w:numPr>
        <w:spacing w:line="360" w:lineRule="auto"/>
        <w:ind w:firstLine="420" w:firstLineChars="0"/>
        <w:rPr>
          <w:rFonts w:hint="eastAsia"/>
          <w:b/>
          <w:bCs/>
          <w:sz w:val="21"/>
          <w:szCs w:val="21"/>
        </w:rPr>
      </w:pPr>
      <w:r>
        <w:rPr>
          <w:rFonts w:hint="eastAsia"/>
          <w:b/>
          <w:bCs/>
          <w:sz w:val="21"/>
          <w:szCs w:val="21"/>
          <w:lang w:val="en-US" w:eastAsia="zh-CN"/>
        </w:rPr>
        <w:t>SMTP协议分析</w:t>
      </w:r>
    </w:p>
    <w:p>
      <w:pPr>
        <w:numPr>
          <w:numId w:val="0"/>
        </w:numPr>
        <w:spacing w:line="360" w:lineRule="auto"/>
        <w:rPr>
          <w:rFonts w:hint="eastAsia"/>
          <w:b/>
          <w:bCs/>
          <w:sz w:val="21"/>
          <w:szCs w:val="21"/>
          <w:lang w:val="en-US" w:eastAsia="zh-CN"/>
        </w:rPr>
      </w:pPr>
      <w:r>
        <w:rPr>
          <w:rFonts w:hint="eastAsia"/>
          <w:b/>
          <w:bCs/>
          <w:sz w:val="21"/>
          <w:szCs w:val="21"/>
          <w:lang w:val="en-US" w:eastAsia="zh-CN"/>
        </w:rPr>
        <w:t>利用Wireshark分析SMTP协议</w:t>
      </w:r>
    </w:p>
    <w:p>
      <w:pPr>
        <w:numPr>
          <w:numId w:val="0"/>
        </w:numPr>
        <w:spacing w:line="360" w:lineRule="auto"/>
        <w:rPr>
          <w:rFonts w:hint="default"/>
          <w:b/>
          <w:bCs/>
          <w:sz w:val="21"/>
          <w:szCs w:val="21"/>
          <w:lang w:val="en-US" w:eastAsia="zh-CN"/>
        </w:rPr>
      </w:pPr>
      <w:r>
        <w:rPr>
          <w:rFonts w:hint="eastAsia"/>
          <w:b/>
          <w:bCs/>
          <w:sz w:val="21"/>
          <w:szCs w:val="21"/>
          <w:lang w:val="en-US" w:eastAsia="zh-CN"/>
        </w:rPr>
        <w:t>邮件收发过程简述</w:t>
      </w:r>
    </w:p>
    <w:p>
      <w:pPr>
        <w:widowControl w:val="0"/>
        <w:numPr>
          <w:numId w:val="0"/>
        </w:numPr>
        <w:spacing w:line="360" w:lineRule="auto"/>
        <w:jc w:val="both"/>
        <w:rPr>
          <w:rFonts w:hint="eastAsia"/>
          <w:b w:val="0"/>
          <w:bCs w:val="0"/>
          <w:sz w:val="21"/>
          <w:szCs w:val="21"/>
          <w:lang w:val="en-US" w:eastAsia="zh-CN"/>
        </w:rPr>
      </w:pPr>
      <w:r>
        <w:rPr>
          <w:rFonts w:hint="eastAsia"/>
          <w:b w:val="0"/>
          <w:bCs w:val="0"/>
          <w:sz w:val="21"/>
          <w:szCs w:val="21"/>
          <w:lang w:val="en-US" w:eastAsia="zh-CN"/>
        </w:rPr>
        <w:t>一封邮件的发送和接收过程如下：</w:t>
      </w:r>
    </w:p>
    <w:p>
      <w:pPr>
        <w:widowControl w:val="0"/>
        <w:numPr>
          <w:ilvl w:val="0"/>
          <w:numId w:val="15"/>
        </w:numPr>
        <w:spacing w:line="360" w:lineRule="auto"/>
        <w:jc w:val="both"/>
        <w:rPr>
          <w:rFonts w:hint="default"/>
          <w:b w:val="0"/>
          <w:bCs w:val="0"/>
          <w:sz w:val="21"/>
          <w:szCs w:val="21"/>
          <w:lang w:val="en-US" w:eastAsia="zh-CN"/>
        </w:rPr>
      </w:pPr>
      <w:r>
        <w:rPr>
          <w:rFonts w:hint="eastAsia"/>
          <w:b w:val="0"/>
          <w:bCs w:val="0"/>
          <w:sz w:val="21"/>
          <w:szCs w:val="21"/>
          <w:lang w:val="en-US" w:eastAsia="zh-CN"/>
        </w:rPr>
        <w:t>发送方在用户代理（Foxmail/outlook）中编辑邮件</w:t>
      </w:r>
    </w:p>
    <w:p>
      <w:pPr>
        <w:widowControl w:val="0"/>
        <w:numPr>
          <w:ilvl w:val="0"/>
          <w:numId w:val="15"/>
        </w:numPr>
        <w:spacing w:line="360" w:lineRule="auto"/>
        <w:jc w:val="both"/>
        <w:rPr>
          <w:rFonts w:hint="default"/>
          <w:b w:val="0"/>
          <w:bCs w:val="0"/>
          <w:sz w:val="21"/>
          <w:szCs w:val="21"/>
          <w:lang w:val="en-US" w:eastAsia="zh-CN"/>
        </w:rPr>
      </w:pPr>
      <w:r>
        <w:rPr>
          <w:rFonts w:hint="eastAsia"/>
          <w:b w:val="0"/>
          <w:bCs w:val="0"/>
          <w:sz w:val="21"/>
          <w:szCs w:val="21"/>
          <w:lang w:val="en-US" w:eastAsia="zh-CN"/>
        </w:rPr>
        <w:t>用户代理生成一封符合邮件格式标准的邮件</w:t>
      </w:r>
    </w:p>
    <w:p>
      <w:pPr>
        <w:widowControl w:val="0"/>
        <w:numPr>
          <w:ilvl w:val="0"/>
          <w:numId w:val="15"/>
        </w:numPr>
        <w:spacing w:line="360" w:lineRule="auto"/>
        <w:jc w:val="both"/>
        <w:rPr>
          <w:rFonts w:hint="default"/>
          <w:b w:val="0"/>
          <w:bCs w:val="0"/>
          <w:sz w:val="21"/>
          <w:szCs w:val="21"/>
          <w:lang w:val="en-US" w:eastAsia="zh-CN"/>
        </w:rPr>
      </w:pPr>
      <w:r>
        <w:rPr>
          <w:rFonts w:hint="eastAsia"/>
          <w:b w:val="0"/>
          <w:bCs w:val="0"/>
          <w:sz w:val="21"/>
          <w:szCs w:val="21"/>
          <w:lang w:val="en-US" w:eastAsia="zh-CN"/>
        </w:rPr>
        <w:t>用户代理</w:t>
      </w:r>
      <w:r>
        <w:rPr>
          <w:rFonts w:hint="eastAsia"/>
          <w:b w:val="0"/>
          <w:bCs w:val="0"/>
          <w:sz w:val="21"/>
          <w:szCs w:val="21"/>
          <w:lang w:val="en-US" w:eastAsia="zh-CN"/>
        </w:rPr>
        <w:t>（Foxmail/outlook）利用SMTP协议将邮件发送到发送端邮件服务器中</w:t>
      </w:r>
    </w:p>
    <w:p>
      <w:pPr>
        <w:widowControl w:val="0"/>
        <w:numPr>
          <w:ilvl w:val="0"/>
          <w:numId w:val="15"/>
        </w:numPr>
        <w:spacing w:line="360" w:lineRule="auto"/>
        <w:jc w:val="both"/>
        <w:rPr>
          <w:rFonts w:hint="default"/>
          <w:b w:val="0"/>
          <w:bCs w:val="0"/>
          <w:sz w:val="21"/>
          <w:szCs w:val="21"/>
          <w:lang w:val="en-US" w:eastAsia="zh-CN"/>
        </w:rPr>
      </w:pPr>
      <w:r>
        <w:rPr>
          <w:rFonts w:hint="eastAsia"/>
          <w:b w:val="0"/>
          <w:bCs w:val="0"/>
          <w:sz w:val="21"/>
          <w:szCs w:val="21"/>
          <w:lang w:val="en-US" w:eastAsia="zh-CN"/>
        </w:rPr>
        <w:t>发送端邮件服务器利用SMTO协议将邮件发送到接收端邮件服务器中</w:t>
      </w:r>
    </w:p>
    <w:p>
      <w:pPr>
        <w:widowControl w:val="0"/>
        <w:numPr>
          <w:ilvl w:val="0"/>
          <w:numId w:val="15"/>
        </w:numPr>
        <w:spacing w:line="360" w:lineRule="auto"/>
        <w:jc w:val="both"/>
        <w:rPr>
          <w:rFonts w:hint="default"/>
          <w:b w:val="0"/>
          <w:bCs w:val="0"/>
          <w:sz w:val="21"/>
          <w:szCs w:val="21"/>
          <w:lang w:val="en-US" w:eastAsia="zh-CN"/>
        </w:rPr>
      </w:pPr>
      <w:r>
        <w:rPr>
          <w:rFonts w:hint="eastAsia"/>
          <w:b w:val="0"/>
          <w:bCs w:val="0"/>
          <w:sz w:val="21"/>
          <w:szCs w:val="21"/>
          <w:lang w:val="en-US" w:eastAsia="zh-CN"/>
        </w:rPr>
        <w:t>收信人调用用户代理（点击“收取”），用户代理利用POP3协议从接收端邮件服务器收取邮件</w:t>
      </w:r>
    </w:p>
    <w:p>
      <w:pPr>
        <w:widowControl w:val="0"/>
        <w:numPr>
          <w:ilvl w:val="0"/>
          <w:numId w:val="15"/>
        </w:numPr>
        <w:spacing w:line="360" w:lineRule="auto"/>
        <w:jc w:val="both"/>
        <w:rPr>
          <w:rFonts w:hint="eastAsia"/>
          <w:b w:val="0"/>
          <w:bCs w:val="0"/>
          <w:sz w:val="21"/>
          <w:szCs w:val="21"/>
          <w:lang w:val="en-US" w:eastAsia="zh-CN"/>
        </w:rPr>
      </w:pPr>
      <w:r>
        <w:rPr>
          <w:rFonts w:hint="eastAsia"/>
          <w:b w:val="0"/>
          <w:bCs w:val="0"/>
          <w:sz w:val="21"/>
          <w:szCs w:val="21"/>
          <w:lang w:val="en-US" w:eastAsia="zh-CN"/>
        </w:rPr>
        <w:t>用户代理解析收到的邮件以供收信人查看</w:t>
      </w:r>
    </w:p>
    <w:p>
      <w:pPr>
        <w:widowControl w:val="0"/>
        <w:numPr>
          <w:numId w:val="0"/>
        </w:numPr>
        <w:spacing w:line="360" w:lineRule="auto"/>
        <w:jc w:val="both"/>
        <w:rPr>
          <w:rFonts w:hint="eastAsia"/>
          <w:b/>
          <w:bCs/>
          <w:sz w:val="21"/>
          <w:szCs w:val="21"/>
          <w:lang w:val="en-US" w:eastAsia="zh-CN"/>
        </w:rPr>
      </w:pPr>
      <w:r>
        <w:rPr>
          <w:rFonts w:hint="eastAsia"/>
          <w:b/>
          <w:bCs/>
          <w:sz w:val="21"/>
          <w:szCs w:val="21"/>
          <w:lang w:val="en-US" w:eastAsia="zh-CN"/>
        </w:rPr>
        <w:t>Wireshark对SMTP的协议分析</w:t>
      </w:r>
    </w:p>
    <w:p>
      <w:pPr>
        <w:widowControl w:val="0"/>
        <w:numPr>
          <w:ilvl w:val="0"/>
          <w:numId w:val="0"/>
        </w:numPr>
        <w:spacing w:line="360" w:lineRule="auto"/>
        <w:jc w:val="both"/>
        <w:rPr>
          <w:rFonts w:hint="eastAsia"/>
          <w:b/>
          <w:bCs/>
          <w:sz w:val="21"/>
          <w:szCs w:val="21"/>
          <w:lang w:val="en-US" w:eastAsia="zh-CN"/>
        </w:rPr>
      </w:pPr>
      <w:r>
        <w:rPr>
          <w:rFonts w:hint="eastAsia"/>
          <w:b/>
          <w:bCs/>
          <w:sz w:val="21"/>
          <w:szCs w:val="21"/>
          <w:lang w:val="en-US" w:eastAsia="zh-CN"/>
        </w:rPr>
        <w:t>SMTP协议格式分析</w:t>
      </w:r>
    </w:p>
    <w:p>
      <w:pPr>
        <w:widowControl w:val="0"/>
        <w:numPr>
          <w:ilvl w:val="0"/>
          <w:numId w:val="0"/>
        </w:numPr>
        <w:spacing w:line="360" w:lineRule="auto"/>
        <w:ind w:firstLine="420" w:firstLineChars="0"/>
        <w:jc w:val="both"/>
        <w:rPr>
          <w:rFonts w:hint="eastAsia" w:cs="Times New Roman"/>
          <w:b w:val="0"/>
          <w:bCs/>
          <w:sz w:val="21"/>
          <w:szCs w:val="21"/>
          <w:lang w:val="en-US" w:eastAsia="zh-CN"/>
        </w:rPr>
      </w:pPr>
      <w:r>
        <w:rPr>
          <w:rFonts w:hint="eastAsia"/>
          <w:b/>
          <w:bCs/>
          <w:sz w:val="21"/>
          <w:szCs w:val="21"/>
          <w:lang w:val="en-US" w:eastAsia="zh-CN"/>
        </w:rPr>
        <w:t>SMTP命令格式</w:t>
      </w:r>
      <w:r>
        <w:rPr>
          <w:rFonts w:hint="eastAsia" w:cs="Times New Roman"/>
          <w:b/>
          <w:bCs w:val="0"/>
          <w:sz w:val="21"/>
          <w:szCs w:val="21"/>
          <w:lang w:val="en-US" w:eastAsia="zh-CN"/>
        </w:rPr>
        <w:t>：</w:t>
      </w:r>
      <w:r>
        <w:rPr>
          <w:rFonts w:hint="eastAsia" w:cs="Times New Roman"/>
          <w:b w:val="0"/>
          <w:bCs/>
          <w:sz w:val="21"/>
          <w:szCs w:val="21"/>
          <w:lang w:val="en-US" w:eastAsia="zh-CN"/>
        </w:rPr>
        <w:t>COMMAND [Parameter] &lt;CRLF&gt;</w:t>
      </w:r>
    </w:p>
    <w:p>
      <w:pPr>
        <w:numPr>
          <w:ilvl w:val="0"/>
          <w:numId w:val="0"/>
        </w:numPr>
        <w:spacing w:line="360" w:lineRule="auto"/>
        <w:ind w:firstLine="420" w:firstLineChars="0"/>
        <w:rPr>
          <w:rFonts w:hint="eastAsia" w:cs="Times New Roman"/>
          <w:b w:val="0"/>
          <w:bCs/>
          <w:sz w:val="21"/>
          <w:szCs w:val="21"/>
          <w:lang w:val="en-US" w:eastAsia="zh-CN"/>
        </w:rPr>
      </w:pPr>
      <w:r>
        <w:rPr>
          <w:rFonts w:hint="eastAsia" w:cs="Times New Roman"/>
          <w:b w:val="0"/>
          <w:bCs/>
          <w:sz w:val="21"/>
          <w:szCs w:val="21"/>
          <w:lang w:val="en-US" w:eastAsia="zh-CN"/>
        </w:rPr>
        <w:t>其中，COMMAND是命令名，Parameter是命令参数，CRLF是回车换行符。</w:t>
      </w:r>
    </w:p>
    <w:p>
      <w:pPr>
        <w:widowControl w:val="0"/>
        <w:numPr>
          <w:ilvl w:val="0"/>
          <w:numId w:val="0"/>
        </w:numPr>
        <w:spacing w:line="360" w:lineRule="auto"/>
        <w:jc w:val="center"/>
        <w:rPr>
          <w:rFonts w:hint="eastAsia"/>
          <w:b/>
          <w:bCs/>
          <w:sz w:val="21"/>
          <w:szCs w:val="21"/>
          <w:lang w:val="en-US" w:eastAsia="zh-CN"/>
        </w:rPr>
      </w:pPr>
      <w:r>
        <w:rPr>
          <w:sz w:val="21"/>
        </w:rPr>
        <mc:AlternateContent>
          <mc:Choice Requires="wps">
            <w:drawing>
              <wp:anchor distT="0" distB="0" distL="114300" distR="114300" simplePos="0" relativeHeight="251978752" behindDoc="0" locked="0" layoutInCell="1" allowOverlap="1">
                <wp:simplePos x="0" y="0"/>
                <wp:positionH relativeFrom="column">
                  <wp:posOffset>5055235</wp:posOffset>
                </wp:positionH>
                <wp:positionV relativeFrom="paragraph">
                  <wp:posOffset>627380</wp:posOffset>
                </wp:positionV>
                <wp:extent cx="844550" cy="261620"/>
                <wp:effectExtent l="0" t="0" r="0" b="0"/>
                <wp:wrapNone/>
                <wp:docPr id="432" name="文本框 432"/>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命令参数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05pt;margin-top:49.4pt;height:20.6pt;width:66.5pt;z-index:251978752;mso-width-relative:page;mso-height-relative:page;" filled="f" stroked="f" coordsize="21600,21600" o:gfxdata="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JGjtr2gAAAAoBAAAPAAAAAAAAAAEAIAAAACIAAABk&#10;cnMvZG93bnJldi54bWxQSwECFAAUAAAACACHTuJA8SDShD0CAABp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命令参数</w:t>
                      </w:r>
                    </w:p>
                  </w:txbxContent>
                </v:textbox>
              </v:shape>
            </w:pict>
          </mc:Fallback>
        </mc:AlternateContent>
      </w:r>
      <w:r>
        <w:rPr>
          <w:sz w:val="21"/>
        </w:rPr>
        <mc:AlternateContent>
          <mc:Choice Requires="wps">
            <w:drawing>
              <wp:anchor distT="0" distB="0" distL="114300" distR="114300" simplePos="0" relativeHeight="251981824" behindDoc="0" locked="0" layoutInCell="1" allowOverlap="1">
                <wp:simplePos x="0" y="0"/>
                <wp:positionH relativeFrom="column">
                  <wp:posOffset>1678305</wp:posOffset>
                </wp:positionH>
                <wp:positionV relativeFrom="paragraph">
                  <wp:posOffset>461010</wp:posOffset>
                </wp:positionV>
                <wp:extent cx="844550" cy="261620"/>
                <wp:effectExtent l="0" t="0" r="0" b="0"/>
                <wp:wrapNone/>
                <wp:docPr id="431" name="文本框 431"/>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命令名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15pt;margin-top:36.3pt;height:20.6pt;width:66.5pt;z-index:251981824;mso-width-relative:page;mso-height-relative:page;" filled="f" stroked="f" coordsize="21600,21600" o:gfxdata="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&#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DbZSA2wAAAAoBAAAPAAAAAAAAAAEAIAAAACIAAABk&#10;cnMvZG93bnJldi54bWxQSwECFAAUAAAACACHTuJAZjD63jwCAABp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命令名</w:t>
                      </w:r>
                    </w:p>
                  </w:txbxContent>
                </v:textbox>
              </v:shape>
            </w:pict>
          </mc:Fallback>
        </mc:AlternateContent>
      </w:r>
      <w:r>
        <w:rPr>
          <w:sz w:val="21"/>
        </w:rPr>
        <mc:AlternateContent>
          <mc:Choice Requires="wps">
            <w:drawing>
              <wp:anchor distT="0" distB="0" distL="114300" distR="114300" simplePos="0" relativeHeight="251984896" behindDoc="0" locked="0" layoutInCell="1" allowOverlap="1">
                <wp:simplePos x="0" y="0"/>
                <wp:positionH relativeFrom="column">
                  <wp:posOffset>5300980</wp:posOffset>
                </wp:positionH>
                <wp:positionV relativeFrom="paragraph">
                  <wp:posOffset>252095</wp:posOffset>
                </wp:positionV>
                <wp:extent cx="844550" cy="261620"/>
                <wp:effectExtent l="0" t="0" r="6350" b="5080"/>
                <wp:wrapNone/>
                <wp:docPr id="430" name="文本框 430"/>
                <wp:cNvGraphicFramePr/>
                <a:graphic xmlns:a="http://schemas.openxmlformats.org/drawingml/2006/main">
                  <a:graphicData uri="http://schemas.microsoft.com/office/word/2010/wordprocessingShape">
                    <wps:wsp>
                      <wps:cNvSpPr txBox="1"/>
                      <wps:spPr>
                        <a:xfrm>
                          <a:off x="6443980" y="4435475"/>
                          <a:ext cx="844550" cy="26162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FF0000"/>
                                <w:sz w:val="16"/>
                                <w:szCs w:val="16"/>
                                <w:lang w:val="en-US" w:eastAsia="zh-CN"/>
                              </w:rPr>
                            </w:pPr>
                            <w:r>
                              <w:rPr>
                                <w:rFonts w:hint="eastAsia"/>
                                <w:b/>
                                <w:bCs/>
                                <w:color w:val="FF0000"/>
                                <w:sz w:val="16"/>
                                <w:szCs w:val="16"/>
                                <w:lang w:val="en-US" w:eastAsia="zh-CN"/>
                              </w:rPr>
                              <w:t>回车换行符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7.4pt;margin-top:19.85pt;height:20.6pt;width:66.5pt;z-index:251984896;mso-width-relative:page;mso-height-relative:page;" filled="f" stroked="f" coordsize="21600,21600" o:gfxdata="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GtKmCdoAAAAJAQAADwAAAAAAAAABACAAAAAiAAAA&#10;ZHJzL2Rvd25yZXYueG1sUEsBAhQAFAAAAAgAh07iQJx92RKwAgAAXQUAAA4AAAAAAAAAAQAgAAAA&#10;KQEAAGRycy9lMm9Eb2MueG1sUEsFBgAAAAAGAAYAWQEAAEsGAAAAAA==&#10;">
                <v:fill on="f" focussize="0,0"/>
                <v:stroke on="f" weight="0.5pt"/>
                <v:imagedata o:title=""/>
                <o:lock v:ext="edit" aspectratio="f"/>
                <v:textbox>
                  <w:txbxContent>
                    <w:p>
                      <w:pPr>
                        <w:rPr>
                          <w:rFonts w:hint="eastAsia" w:eastAsia="宋体"/>
                          <w:b/>
                          <w:bCs/>
                          <w:color w:val="FF0000"/>
                          <w:sz w:val="16"/>
                          <w:szCs w:val="16"/>
                          <w:lang w:val="en-US" w:eastAsia="zh-CN"/>
                        </w:rPr>
                      </w:pPr>
                      <w:r>
                        <w:rPr>
                          <w:rFonts w:hint="eastAsia"/>
                          <w:b/>
                          <w:bCs/>
                          <w:color w:val="FF0000"/>
                          <w:sz w:val="16"/>
                          <w:szCs w:val="16"/>
                          <w:lang w:val="en-US" w:eastAsia="zh-CN"/>
                        </w:rPr>
                        <w:t>回车换行符</w:t>
                      </w:r>
                    </w:p>
                  </w:txbxContent>
                </v:textbox>
              </v:shape>
            </w:pict>
          </mc:Fallback>
        </mc:AlternateContent>
      </w:r>
      <w:r>
        <w:rPr>
          <w:sz w:val="21"/>
        </w:rPr>
        <mc:AlternateContent>
          <mc:Choice Requires="wps">
            <w:drawing>
              <wp:anchor distT="0" distB="0" distL="114300" distR="114300" simplePos="0" relativeHeight="251983872" behindDoc="0" locked="0" layoutInCell="1" allowOverlap="1">
                <wp:simplePos x="0" y="0"/>
                <wp:positionH relativeFrom="column">
                  <wp:posOffset>4852670</wp:posOffset>
                </wp:positionH>
                <wp:positionV relativeFrom="paragraph">
                  <wp:posOffset>266700</wp:posOffset>
                </wp:positionV>
                <wp:extent cx="381000" cy="218440"/>
                <wp:effectExtent l="6350" t="6350" r="6350" b="16510"/>
                <wp:wrapNone/>
                <wp:docPr id="429" name="矩形 429"/>
                <wp:cNvGraphicFramePr/>
                <a:graphic xmlns:a="http://schemas.openxmlformats.org/drawingml/2006/main">
                  <a:graphicData uri="http://schemas.microsoft.com/office/word/2010/wordprocessingShape">
                    <wps:wsp>
                      <wps:cNvSpPr/>
                      <wps:spPr>
                        <a:xfrm>
                          <a:off x="5995670" y="4450080"/>
                          <a:ext cx="381000" cy="21844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1pt;margin-top:21pt;height:17.2pt;width:30pt;z-index:251983872;v-text-anchor:middle;mso-width-relative:page;mso-height-relative:page;" filled="f" stroked="t" coordsize="21600,21600" o:gfxdata="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YJH9HNQAAAAJAQAADwAAAAAAAAABACAAAAAiAAAAZHJzL2Rvd25yZXYueG1sUEsBAhQAFAAA&#10;AAgAh07iQJHkYNjXAgAAwgUAAA4AAAAAAAAAAQAgAAAAIwEAAGRycy9lMm9Eb2MueG1sUEsFBgAA&#10;AAAGAAYAWQEAAGwGAAAAAA==&#10;">
                <v:fill on="f" focussize="0,0"/>
                <v:stroke weight="1pt" color="#FF0000 [3204]" miterlimit="8" joinstyle="miter"/>
                <v:imagedata o:title=""/>
                <o:lock v:ext="edit" aspectratio="f"/>
              </v:rect>
            </w:pict>
          </mc:Fallback>
        </mc:AlternateContent>
      </w:r>
      <w:r>
        <w:drawing>
          <wp:inline distT="0" distB="0" distL="114300" distR="114300">
            <wp:extent cx="5270500" cy="801370"/>
            <wp:effectExtent l="0" t="0" r="0" b="11430"/>
            <wp:docPr id="4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29"/>
                    <pic:cNvPicPr>
                      <a:picLocks noChangeAspect="1"/>
                    </pic:cNvPicPr>
                  </pic:nvPicPr>
                  <pic:blipFill>
                    <a:blip r:embed="rId50"/>
                    <a:stretch>
                      <a:fillRect/>
                    </a:stretch>
                  </pic:blipFill>
                  <pic:spPr>
                    <a:xfrm>
                      <a:off x="0" y="0"/>
                      <a:ext cx="5270500" cy="8013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1"/>
          <w:szCs w:val="21"/>
          <w:lang w:val="en-US" w:eastAsia="zh-CN"/>
        </w:rPr>
      </w:pPr>
    </w:p>
    <w:p>
      <w:pPr>
        <w:numPr>
          <w:ilvl w:val="0"/>
          <w:numId w:val="0"/>
        </w:numPr>
        <w:spacing w:line="360" w:lineRule="auto"/>
        <w:ind w:firstLine="420" w:firstLineChars="0"/>
        <w:rPr>
          <w:rFonts w:hint="default" w:cs="Times New Roman"/>
          <w:b w:val="0"/>
          <w:bCs/>
          <w:sz w:val="21"/>
          <w:szCs w:val="21"/>
          <w:lang w:val="en-US" w:eastAsia="zh-CN"/>
        </w:rPr>
      </w:pPr>
      <w:r>
        <w:rPr>
          <w:rFonts w:hint="eastAsia"/>
          <w:b/>
          <w:bCs/>
          <w:sz w:val="21"/>
          <w:szCs w:val="21"/>
          <w:lang w:val="en-US" w:eastAsia="zh-CN"/>
        </w:rPr>
        <w:t>SMTP响应格式</w:t>
      </w:r>
      <w:r>
        <w:rPr>
          <w:rFonts w:hint="eastAsia" w:cs="Times New Roman"/>
          <w:b/>
          <w:bCs w:val="0"/>
          <w:sz w:val="21"/>
          <w:szCs w:val="21"/>
          <w:lang w:val="en-US" w:eastAsia="zh-CN"/>
        </w:rPr>
        <w:t>：</w:t>
      </w:r>
      <w:r>
        <w:rPr>
          <w:rFonts w:hint="eastAsia" w:cs="Times New Roman"/>
          <w:b w:val="0"/>
          <w:bCs/>
          <w:sz w:val="21"/>
          <w:szCs w:val="21"/>
          <w:lang w:val="en-US" w:eastAsia="zh-CN"/>
        </w:rPr>
        <w:t>①响应码②响应参数 ③回车换行符</w:t>
      </w:r>
    </w:p>
    <w:p>
      <w:pPr>
        <w:numPr>
          <w:ilvl w:val="0"/>
          <w:numId w:val="0"/>
        </w:numPr>
        <w:spacing w:line="360" w:lineRule="auto"/>
        <w:jc w:val="center"/>
        <w:rPr>
          <w:rFonts w:hint="default" w:cs="Times New Roman"/>
          <w:b w:val="0"/>
          <w:bCs/>
          <w:sz w:val="21"/>
          <w:szCs w:val="21"/>
          <w:lang w:val="en-US" w:eastAsia="zh-CN"/>
        </w:rPr>
      </w:pPr>
      <w:r>
        <w:rPr>
          <w:sz w:val="21"/>
        </w:rPr>
        <mc:AlternateContent>
          <mc:Choice Requires="wps">
            <w:drawing>
              <wp:anchor distT="0" distB="0" distL="114300" distR="114300" simplePos="0" relativeHeight="251974656" behindDoc="0" locked="0" layoutInCell="1" allowOverlap="1">
                <wp:simplePos x="0" y="0"/>
                <wp:positionH relativeFrom="column">
                  <wp:posOffset>2419350</wp:posOffset>
                </wp:positionH>
                <wp:positionV relativeFrom="paragraph">
                  <wp:posOffset>510540</wp:posOffset>
                </wp:positionV>
                <wp:extent cx="844550" cy="261620"/>
                <wp:effectExtent l="0" t="0" r="0" b="0"/>
                <wp:wrapNone/>
                <wp:docPr id="437" name="文本框 437"/>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响应参数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5pt;margin-top:40.2pt;height:20.6pt;width:66.5pt;z-index:251974656;mso-width-relative:page;mso-height-relative:page;" filled="f" stroked="f" coordsize="21600,21600" o:gfxdata="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&#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bMoQl2gAAAAoBAAAPAAAAAAAAAAEAIAAAACIAAABk&#10;cnMvZG93bnJldi54bWxQSwECFAAUAAAACACHTuJASBGqaj0CAABp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响应参数</w:t>
                      </w:r>
                    </w:p>
                  </w:txbxContent>
                </v:textbox>
              </v:shape>
            </w:pict>
          </mc:Fallback>
        </mc:AlternateContent>
      </w:r>
      <w:r>
        <w:rPr>
          <w:sz w:val="21"/>
        </w:rPr>
        <mc:AlternateContent>
          <mc:Choice Requires="wps">
            <w:drawing>
              <wp:anchor distT="0" distB="0" distL="114300" distR="114300" simplePos="0" relativeHeight="251975680" behindDoc="0" locked="0" layoutInCell="1" allowOverlap="1">
                <wp:simplePos x="0" y="0"/>
                <wp:positionH relativeFrom="column">
                  <wp:posOffset>5138420</wp:posOffset>
                </wp:positionH>
                <wp:positionV relativeFrom="paragraph">
                  <wp:posOffset>308610</wp:posOffset>
                </wp:positionV>
                <wp:extent cx="844550" cy="261620"/>
                <wp:effectExtent l="0" t="0" r="0" b="0"/>
                <wp:wrapNone/>
                <wp:docPr id="436" name="文本框 436"/>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响应码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6pt;margin-top:24.3pt;height:20.6pt;width:66.5pt;z-index:251975680;mso-width-relative:page;mso-height-relative:page;" filled="f" stroked="f" coordsize="21600,21600" o:gfxdata="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ERVvnZAAAACQEAAA8AAAAAAAAAAQAgAAAAIgAAAGRy&#10;cy9kb3ducmV2LnhtbFBLAQIUABQAAAAIAIdO4kDFHrJcPQIAAGkEAAAOAAAAAAAAAAEAIAAAACg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响应码</w:t>
                      </w:r>
                    </w:p>
                  </w:txbxContent>
                </v:textbox>
              </v:shape>
            </w:pict>
          </mc:Fallback>
        </mc:AlternateContent>
      </w:r>
      <w:r>
        <w:rPr>
          <w:sz w:val="21"/>
        </w:rPr>
        <mc:AlternateContent>
          <mc:Choice Requires="wps">
            <w:drawing>
              <wp:anchor distT="0" distB="0" distL="114300" distR="114300" simplePos="0" relativeHeight="251979776" behindDoc="0" locked="0" layoutInCell="1" allowOverlap="1">
                <wp:simplePos x="0" y="0"/>
                <wp:positionH relativeFrom="column">
                  <wp:posOffset>2119630</wp:posOffset>
                </wp:positionH>
                <wp:positionV relativeFrom="paragraph">
                  <wp:posOffset>127635</wp:posOffset>
                </wp:positionV>
                <wp:extent cx="844550" cy="261620"/>
                <wp:effectExtent l="0" t="0" r="0" b="0"/>
                <wp:wrapNone/>
                <wp:docPr id="435" name="文本框 435"/>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回车换行符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9pt;margin-top:10.05pt;height:20.6pt;width:66.5pt;z-index:251979776;mso-width-relative:page;mso-height-relative:page;" filled="f" stroked="f" coordsize="21600,21600" o:gfxdata="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wXYS02gAAAAkBAAAPAAAAAAAAAAEAIAAAACIAAABk&#10;cnMvZG93bnJldi54bWxQSwECFAAUAAAACACHTuJAUg6aBj0CAABp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回车换行符</w:t>
                      </w:r>
                    </w:p>
                  </w:txbxContent>
                </v:textbox>
              </v:shape>
            </w:pict>
          </mc:Fallback>
        </mc:AlternateContent>
      </w:r>
      <w:r>
        <w:rPr>
          <w:sz w:val="21"/>
        </w:rPr>
        <mc:AlternateContent>
          <mc:Choice Requires="wps">
            <w:drawing>
              <wp:anchor distT="0" distB="0" distL="114300" distR="114300" simplePos="0" relativeHeight="251985920" behindDoc="0" locked="0" layoutInCell="1" allowOverlap="1">
                <wp:simplePos x="0" y="0"/>
                <wp:positionH relativeFrom="column">
                  <wp:posOffset>1723390</wp:posOffset>
                </wp:positionH>
                <wp:positionV relativeFrom="paragraph">
                  <wp:posOffset>182880</wp:posOffset>
                </wp:positionV>
                <wp:extent cx="381000" cy="168910"/>
                <wp:effectExtent l="6350" t="6350" r="6350" b="15240"/>
                <wp:wrapNone/>
                <wp:docPr id="433" name="矩形 433"/>
                <wp:cNvGraphicFramePr/>
                <a:graphic xmlns:a="http://schemas.openxmlformats.org/drawingml/2006/main">
                  <a:graphicData uri="http://schemas.microsoft.com/office/word/2010/wordprocessingShape">
                    <wps:wsp>
                      <wps:cNvSpPr/>
                      <wps:spPr>
                        <a:xfrm>
                          <a:off x="2866390" y="6545580"/>
                          <a:ext cx="381000" cy="16891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7pt;margin-top:14.4pt;height:13.3pt;width:30pt;z-index:251985920;v-text-anchor:middle;mso-width-relative:page;mso-height-relative:page;" filled="f" stroked="t" coordsize="21600,21600" o:gfxdata="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dfa0ytUAAAAJAQAADwAAAAAAAAABACAAAAAiAAAAZHJzL2Rvd25yZXYueG1sUEsBAhQA&#10;FAAAAAgAh07iQIOXeLPZAgAAwgUAAA4AAAAAAAAAAQAgAAAAJAEAAGRycy9lMm9Eb2MueG1sUEsF&#10;BgAAAAAGAAYAWQEAAG8GAAAAAA==&#10;">
                <v:fill on="f" focussize="0,0"/>
                <v:stroke weight="1pt" color="#FF0000 [3204]" miterlimit="8" joinstyle="miter"/>
                <v:imagedata o:title=""/>
                <o:lock v:ext="edit" aspectratio="f"/>
              </v:rect>
            </w:pict>
          </mc:Fallback>
        </mc:AlternateContent>
      </w:r>
      <w:r>
        <w:drawing>
          <wp:inline distT="0" distB="0" distL="114300" distR="114300">
            <wp:extent cx="5267960" cy="785495"/>
            <wp:effectExtent l="0" t="0" r="2540" b="1905"/>
            <wp:docPr id="4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30"/>
                    <pic:cNvPicPr>
                      <a:picLocks noChangeAspect="1"/>
                    </pic:cNvPicPr>
                  </pic:nvPicPr>
                  <pic:blipFill>
                    <a:blip r:embed="rId51"/>
                    <a:stretch>
                      <a:fillRect/>
                    </a:stretch>
                  </pic:blipFill>
                  <pic:spPr>
                    <a:xfrm>
                      <a:off x="0" y="0"/>
                      <a:ext cx="5267960" cy="785495"/>
                    </a:xfrm>
                    <a:prstGeom prst="rect">
                      <a:avLst/>
                    </a:prstGeom>
                    <a:noFill/>
                    <a:ln>
                      <a:noFill/>
                    </a:ln>
                  </pic:spPr>
                </pic:pic>
              </a:graphicData>
            </a:graphic>
          </wp:inline>
        </w:drawing>
      </w:r>
    </w:p>
    <w:p>
      <w:pPr>
        <w:widowControl w:val="0"/>
        <w:numPr>
          <w:numId w:val="0"/>
        </w:numPr>
        <w:spacing w:line="360" w:lineRule="auto"/>
        <w:ind w:firstLine="420" w:firstLineChars="0"/>
        <w:jc w:val="both"/>
        <w:rPr>
          <w:rFonts w:hint="eastAsia"/>
          <w:b/>
          <w:bCs/>
          <w:sz w:val="21"/>
          <w:szCs w:val="21"/>
          <w:lang w:val="en-US" w:eastAsia="zh-CN"/>
        </w:rPr>
      </w:pPr>
    </w:p>
    <w:p>
      <w:pPr>
        <w:widowControl w:val="0"/>
        <w:numPr>
          <w:numId w:val="0"/>
        </w:numPr>
        <w:spacing w:line="360" w:lineRule="auto"/>
        <w:ind w:firstLine="420" w:firstLineChars="0"/>
        <w:jc w:val="both"/>
        <w:rPr>
          <w:rFonts w:hint="eastAsia"/>
          <w:b/>
          <w:bCs/>
          <w:sz w:val="21"/>
          <w:szCs w:val="21"/>
          <w:lang w:val="en-US" w:eastAsia="zh-CN"/>
        </w:rPr>
      </w:pPr>
      <w:r>
        <w:rPr>
          <w:rFonts w:hint="eastAsia"/>
          <w:b/>
          <w:bCs/>
          <w:sz w:val="21"/>
          <w:szCs w:val="21"/>
          <w:lang w:val="en-US" w:eastAsia="zh-CN"/>
        </w:rPr>
        <w:t>电子邮件信息格式</w:t>
      </w:r>
    </w:p>
    <w:p>
      <w:pPr>
        <w:widowControl w:val="0"/>
        <w:numPr>
          <w:ilvl w:val="0"/>
          <w:numId w:val="0"/>
        </w:numPr>
        <w:spacing w:line="360" w:lineRule="auto"/>
        <w:jc w:val="center"/>
        <w:rPr>
          <w:rFonts w:hint="eastAsia"/>
          <w:b/>
          <w:bCs/>
          <w:sz w:val="21"/>
          <w:szCs w:val="21"/>
          <w:lang w:val="en-US" w:eastAsia="zh-CN"/>
        </w:rPr>
      </w:pPr>
      <w:r>
        <w:rPr>
          <w:sz w:val="21"/>
        </w:rPr>
        <mc:AlternateContent>
          <mc:Choice Requires="wps">
            <w:drawing>
              <wp:anchor distT="0" distB="0" distL="114300" distR="114300" simplePos="0" relativeHeight="251986944" behindDoc="0" locked="0" layoutInCell="1" allowOverlap="1">
                <wp:simplePos x="0" y="0"/>
                <wp:positionH relativeFrom="column">
                  <wp:posOffset>1652905</wp:posOffset>
                </wp:positionH>
                <wp:positionV relativeFrom="paragraph">
                  <wp:posOffset>798195</wp:posOffset>
                </wp:positionV>
                <wp:extent cx="844550" cy="261620"/>
                <wp:effectExtent l="0" t="0" r="0" b="0"/>
                <wp:wrapNone/>
                <wp:docPr id="442" name="文本框 442"/>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邮件主题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15pt;margin-top:62.85pt;height:20.6pt;width:66.5pt;z-index:251986944;mso-width-relative:page;mso-height-relative:page;" filled="f" stroked="f" coordsize="21600,21600" o:gfxdata="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&#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Sz7i62wAAAAsBAAAPAAAAAAAAAAEAIAAAACIAAABk&#10;cnMvZG93bnJldi54bWxQSwECFAAUAAAACACHTuJAjZqPyzwCAABp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邮件主题</w:t>
                      </w:r>
                    </w:p>
                  </w:txbxContent>
                </v:textbox>
              </v:shape>
            </w:pict>
          </mc:Fallback>
        </mc:AlternateContent>
      </w:r>
      <w:r>
        <w:rPr>
          <w:sz w:val="21"/>
        </w:rPr>
        <mc:AlternateContent>
          <mc:Choice Requires="wps">
            <w:drawing>
              <wp:anchor distT="0" distB="0" distL="114300" distR="114300" simplePos="0" relativeHeight="251988992" behindDoc="0" locked="0" layoutInCell="1" allowOverlap="1">
                <wp:simplePos x="0" y="0"/>
                <wp:positionH relativeFrom="column">
                  <wp:posOffset>3448050</wp:posOffset>
                </wp:positionH>
                <wp:positionV relativeFrom="paragraph">
                  <wp:posOffset>624840</wp:posOffset>
                </wp:positionV>
                <wp:extent cx="844550" cy="261620"/>
                <wp:effectExtent l="0" t="0" r="0" b="0"/>
                <wp:wrapNone/>
                <wp:docPr id="441" name="文本框 441"/>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接收地址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5pt;margin-top:49.2pt;height:20.6pt;width:66.5pt;z-index:251988992;mso-width-relative:page;mso-height-relative:page;" filled="f" stroked="f" coordsize="21600,21600" o:gfxdata="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0kQEdoAAAALAQAADwAAAAAAAAABACAAAAAiAAAAZHJz&#10;L2Rvd25yZXYueG1sUEsBAhQAFAAAAAgAh07iQBqKp5E7AgAAaQQAAA4AAAAAAAAAAQAgAAAAKQEA&#10;AGRycy9lMm9Eb2MueG1sUEsFBgAAAAAGAAYAWQEAANY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接收地址</w:t>
                      </w:r>
                    </w:p>
                  </w:txbxContent>
                </v:textbox>
              </v:shape>
            </w:pict>
          </mc:Fallback>
        </mc:AlternateContent>
      </w:r>
      <w:r>
        <w:rPr>
          <w:sz w:val="21"/>
        </w:rPr>
        <mc:AlternateContent>
          <mc:Choice Requires="wps">
            <w:drawing>
              <wp:anchor distT="0" distB="0" distL="114300" distR="114300" simplePos="0" relativeHeight="251990016" behindDoc="0" locked="0" layoutInCell="1" allowOverlap="1">
                <wp:simplePos x="0" y="0"/>
                <wp:positionH relativeFrom="column">
                  <wp:posOffset>3987165</wp:posOffset>
                </wp:positionH>
                <wp:positionV relativeFrom="paragraph">
                  <wp:posOffset>430530</wp:posOffset>
                </wp:positionV>
                <wp:extent cx="844550" cy="261620"/>
                <wp:effectExtent l="0" t="0" r="0" b="0"/>
                <wp:wrapNone/>
                <wp:docPr id="440" name="文本框 440"/>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发信地址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95pt;margin-top:33.9pt;height:20.6pt;width:66.5pt;z-index:251990016;mso-width-relative:page;mso-height-relative:page;" filled="f" stroked="f" coordsize="21600,21600" o:gfxdata="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t/Vz2gAAAAoBAAAPAAAAAAAAAAEAIAAAACIAAABkcnMv&#10;ZG93bnJldi54bWxQSwECFAAUAAAACACHTuJAl4W/pzoCAABpBAAADgAAAAAAAAABACAAAAApAQAA&#10;ZHJzL2Uyb0RvYy54bWxQSwUGAAAAAAYABgBZAQAA1Q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发信地址</w:t>
                      </w:r>
                    </w:p>
                  </w:txbxContent>
                </v:textbox>
              </v:shape>
            </w:pict>
          </mc:Fallback>
        </mc:AlternateContent>
      </w:r>
      <w:r>
        <w:rPr>
          <w:sz w:val="21"/>
        </w:rPr>
        <mc:AlternateContent>
          <mc:Choice Requires="wps">
            <w:drawing>
              <wp:anchor distT="0" distB="0" distL="114300" distR="114300" simplePos="0" relativeHeight="251987968" behindDoc="0" locked="0" layoutInCell="1" allowOverlap="1">
                <wp:simplePos x="0" y="0"/>
                <wp:positionH relativeFrom="column">
                  <wp:posOffset>3439795</wp:posOffset>
                </wp:positionH>
                <wp:positionV relativeFrom="paragraph">
                  <wp:posOffset>278130</wp:posOffset>
                </wp:positionV>
                <wp:extent cx="844550" cy="261620"/>
                <wp:effectExtent l="0" t="0" r="0" b="0"/>
                <wp:wrapNone/>
                <wp:docPr id="439" name="文本框 439"/>
                <wp:cNvGraphicFramePr/>
                <a:graphic xmlns:a="http://schemas.openxmlformats.org/drawingml/2006/main">
                  <a:graphicData uri="http://schemas.microsoft.com/office/word/2010/wordprocessingShape">
                    <wps:wsp>
                      <wps:cNvSpPr txBox="1"/>
                      <wps:spPr>
                        <a:xfrm>
                          <a:off x="0" y="0"/>
                          <a:ext cx="844550" cy="261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发信日期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85pt;margin-top:21.9pt;height:20.6pt;width:66.5pt;z-index:251987968;mso-width-relative:page;mso-height-relative:page;" filled="f" stroked="f" coordsize="21600,21600" o:gfxdata="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&#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m0LRu2gAAAAkBAAAPAAAAAAAAAAEAIAAAACIAAABk&#10;cnMvZG93bnJldi54bWxQSwECFAAUAAAACACHTuJAT0pLtT0CAABpBAAADgAAAAAAAAABACAAAAAp&#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发信日期</w:t>
                      </w:r>
                    </w:p>
                  </w:txbxContent>
                </v:textbox>
              </v:shape>
            </w:pict>
          </mc:Fallback>
        </mc:AlternateContent>
      </w:r>
      <w:r>
        <w:drawing>
          <wp:inline distT="0" distB="0" distL="114300" distR="114300">
            <wp:extent cx="5271770" cy="2557145"/>
            <wp:effectExtent l="0" t="0" r="11430" b="8255"/>
            <wp:docPr id="4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31"/>
                    <pic:cNvPicPr>
                      <a:picLocks noChangeAspect="1"/>
                    </pic:cNvPicPr>
                  </pic:nvPicPr>
                  <pic:blipFill>
                    <a:blip r:embed="rId52"/>
                    <a:stretch>
                      <a:fillRect/>
                    </a:stretch>
                  </pic:blipFill>
                  <pic:spPr>
                    <a:xfrm>
                      <a:off x="0" y="0"/>
                      <a:ext cx="5271770" cy="2557145"/>
                    </a:xfrm>
                    <a:prstGeom prst="rect">
                      <a:avLst/>
                    </a:prstGeom>
                    <a:noFill/>
                    <a:ln>
                      <a:noFill/>
                    </a:ln>
                  </pic:spPr>
                </pic:pic>
              </a:graphicData>
            </a:graphic>
          </wp:inline>
        </w:drawing>
      </w:r>
    </w:p>
    <w:p>
      <w:pPr>
        <w:widowControl w:val="0"/>
        <w:numPr>
          <w:ilvl w:val="0"/>
          <w:numId w:val="0"/>
        </w:numPr>
        <w:spacing w:line="360" w:lineRule="auto"/>
        <w:jc w:val="both"/>
        <w:rPr>
          <w:rFonts w:hint="default"/>
          <w:b/>
          <w:bCs/>
          <w:sz w:val="21"/>
          <w:szCs w:val="21"/>
          <w:lang w:val="en-US" w:eastAsia="zh-CN"/>
        </w:rPr>
      </w:pPr>
      <w:r>
        <w:rPr>
          <w:rFonts w:hint="eastAsia"/>
          <w:b/>
          <w:bCs/>
          <w:sz w:val="21"/>
          <w:szCs w:val="21"/>
          <w:lang w:val="en-US" w:eastAsia="zh-CN"/>
        </w:rPr>
        <w:t>SMTP工作过程分析</w:t>
      </w:r>
    </w:p>
    <w:p>
      <w:pPr>
        <w:widowControl w:val="0"/>
        <w:numPr>
          <w:numId w:val="0"/>
        </w:numPr>
        <w:spacing w:line="360" w:lineRule="auto"/>
        <w:ind w:firstLine="420" w:firstLineChars="0"/>
        <w:jc w:val="both"/>
        <w:rPr>
          <w:rFonts w:hint="eastAsia"/>
          <w:b w:val="0"/>
          <w:bCs w:val="0"/>
          <w:sz w:val="21"/>
          <w:szCs w:val="21"/>
          <w:lang w:val="en-US" w:eastAsia="zh-CN"/>
        </w:rPr>
      </w:pPr>
      <w:r>
        <w:rPr>
          <w:rFonts w:hint="eastAsia"/>
          <w:b w:val="0"/>
          <w:bCs w:val="0"/>
          <w:sz w:val="21"/>
          <w:szCs w:val="21"/>
          <w:lang w:val="en-US" w:eastAsia="zh-CN"/>
        </w:rPr>
        <w:t>由于Wireshark只能捕获经过本机的数据包，因此本文只分析用户代理和</w:t>
      </w:r>
      <w:r>
        <w:rPr>
          <w:rFonts w:hint="eastAsia"/>
          <w:b w:val="0"/>
          <w:bCs w:val="0"/>
          <w:sz w:val="21"/>
          <w:szCs w:val="21"/>
          <w:lang w:val="en-US" w:eastAsia="zh-CN"/>
        </w:rPr>
        <w:t>发送端邮件服务器之间的SMTP协议工作过程，如下所示：</w:t>
      </w:r>
    </w:p>
    <w:p>
      <w:pPr>
        <w:widowControl w:val="0"/>
        <w:numPr>
          <w:numId w:val="0"/>
        </w:numPr>
        <w:spacing w:line="360" w:lineRule="auto"/>
        <w:jc w:val="both"/>
        <w:rPr>
          <w:rFonts w:hint="default"/>
          <w:b/>
          <w:bCs/>
          <w:sz w:val="21"/>
          <w:szCs w:val="21"/>
          <w:lang w:val="en-US" w:eastAsia="zh-CN"/>
        </w:rPr>
      </w:pPr>
      <w:r>
        <w:rPr>
          <w:rFonts w:hint="eastAsia"/>
          <w:b/>
          <w:bCs/>
          <w:sz w:val="21"/>
          <w:szCs w:val="21"/>
          <w:lang w:val="en-US" w:eastAsia="zh-CN"/>
        </w:rPr>
        <w:t>建立连接</w:t>
      </w:r>
    </w:p>
    <w:p>
      <w:pPr>
        <w:widowControl w:val="0"/>
        <w:numPr>
          <w:ilvl w:val="0"/>
          <w:numId w:val="16"/>
        </w:numPr>
        <w:spacing w:line="360" w:lineRule="auto"/>
        <w:ind w:firstLine="420" w:firstLineChars="0"/>
        <w:jc w:val="both"/>
        <w:rPr>
          <w:rFonts w:hint="default"/>
          <w:b w:val="0"/>
          <w:bCs w:val="0"/>
          <w:sz w:val="21"/>
          <w:szCs w:val="21"/>
          <w:lang w:val="en-US" w:eastAsia="zh-CN"/>
        </w:rPr>
      </w:pPr>
      <w:r>
        <w:rPr>
          <w:rFonts w:hint="eastAsia"/>
          <w:b w:val="0"/>
          <w:bCs w:val="0"/>
          <w:sz w:val="21"/>
          <w:szCs w:val="21"/>
          <w:lang w:val="en-US" w:eastAsia="zh-CN"/>
        </w:rPr>
        <w:t>用户代理（客户端）与发送端邮件服务器（服务器）的25号端口通过TCP三次握手建立TCP连接</w:t>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66055" cy="337185"/>
            <wp:effectExtent l="0" t="0" r="4445" b="5715"/>
            <wp:docPr id="3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
                    <pic:cNvPicPr>
                      <a:picLocks noChangeAspect="1"/>
                    </pic:cNvPicPr>
                  </pic:nvPicPr>
                  <pic:blipFill>
                    <a:blip r:embed="rId53"/>
                    <a:stretch>
                      <a:fillRect/>
                    </a:stretch>
                  </pic:blipFill>
                  <pic:spPr>
                    <a:xfrm>
                      <a:off x="0" y="0"/>
                      <a:ext cx="5266055" cy="337185"/>
                    </a:xfrm>
                    <a:prstGeom prst="rect">
                      <a:avLst/>
                    </a:prstGeom>
                    <a:noFill/>
                    <a:ln>
                      <a:noFill/>
                    </a:ln>
                  </pic:spPr>
                </pic:pic>
              </a:graphicData>
            </a:graphic>
          </wp:inline>
        </w:drawing>
      </w:r>
    </w:p>
    <w:p>
      <w:pPr>
        <w:widowControl w:val="0"/>
        <w:numPr>
          <w:ilvl w:val="0"/>
          <w:numId w:val="16"/>
        </w:numPr>
        <w:spacing w:line="360" w:lineRule="auto"/>
        <w:ind w:left="0" w:leftChars="0" w:firstLine="420" w:firstLineChars="0"/>
        <w:jc w:val="both"/>
        <w:rPr>
          <w:rFonts w:hint="default"/>
          <w:b w:val="0"/>
          <w:bCs w:val="0"/>
          <w:sz w:val="21"/>
          <w:szCs w:val="21"/>
          <w:lang w:val="en-US" w:eastAsia="zh-CN"/>
        </w:rPr>
      </w:pPr>
      <w:r>
        <w:rPr>
          <w:rFonts w:hint="eastAsia"/>
          <w:b w:val="0"/>
          <w:bCs w:val="0"/>
          <w:sz w:val="21"/>
          <w:szCs w:val="21"/>
          <w:lang w:val="en-US" w:eastAsia="zh-CN"/>
        </w:rPr>
        <w:t>客户端向服务器发送各种命令来请求各种服务；而服务器解析客户端的命令，并作出回应</w:t>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服务器利用220响应码表明服务就绪</w:t>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72405" cy="96520"/>
            <wp:effectExtent l="0" t="0" r="10795" b="5080"/>
            <wp:docPr id="3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5"/>
                    <pic:cNvPicPr>
                      <a:picLocks noChangeAspect="1"/>
                    </pic:cNvPicPr>
                  </pic:nvPicPr>
                  <pic:blipFill>
                    <a:blip r:embed="rId54"/>
                    <a:stretch>
                      <a:fillRect/>
                    </a:stretch>
                  </pic:blipFill>
                  <pic:spPr>
                    <a:xfrm>
                      <a:off x="0" y="0"/>
                      <a:ext cx="5272405" cy="96520"/>
                    </a:xfrm>
                    <a:prstGeom prst="rect">
                      <a:avLst/>
                    </a:prstGeom>
                    <a:noFill/>
                    <a:ln>
                      <a:noFill/>
                    </a:ln>
                  </pic:spPr>
                </pic:pic>
              </a:graphicData>
            </a:graphic>
          </wp:inline>
        </w:drawing>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客户端利用EHLO命令表明自己的用户身份</w:t>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74310" cy="160020"/>
            <wp:effectExtent l="0" t="0" r="8890" b="5080"/>
            <wp:docPr id="3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4"/>
                    <pic:cNvPicPr>
                      <a:picLocks noChangeAspect="1"/>
                    </pic:cNvPicPr>
                  </pic:nvPicPr>
                  <pic:blipFill>
                    <a:blip r:embed="rId55"/>
                    <a:stretch>
                      <a:fillRect/>
                    </a:stretch>
                  </pic:blipFill>
                  <pic:spPr>
                    <a:xfrm>
                      <a:off x="0" y="0"/>
                      <a:ext cx="5274310" cy="160020"/>
                    </a:xfrm>
                    <a:prstGeom prst="rect">
                      <a:avLst/>
                    </a:prstGeom>
                    <a:noFill/>
                    <a:ln>
                      <a:noFill/>
                    </a:ln>
                  </pic:spPr>
                </pic:pic>
              </a:graphicData>
            </a:graphic>
          </wp:inline>
        </w:drawing>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服务器利用250响应码表明要求的邮件操作完成，并附上了支持的身份验证方式</w:t>
      </w:r>
    </w:p>
    <w:p>
      <w:pPr>
        <w:widowControl w:val="0"/>
        <w:numPr>
          <w:numId w:val="0"/>
        </w:numPr>
        <w:spacing w:line="360" w:lineRule="auto"/>
        <w:jc w:val="center"/>
      </w:pPr>
      <w:r>
        <w:drawing>
          <wp:inline distT="0" distB="0" distL="114300" distR="114300">
            <wp:extent cx="5272405" cy="126365"/>
            <wp:effectExtent l="0" t="0" r="10795" b="635"/>
            <wp:docPr id="3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6"/>
                    <pic:cNvPicPr>
                      <a:picLocks noChangeAspect="1"/>
                    </pic:cNvPicPr>
                  </pic:nvPicPr>
                  <pic:blipFill>
                    <a:blip r:embed="rId56"/>
                    <a:stretch>
                      <a:fillRect/>
                    </a:stretch>
                  </pic:blipFill>
                  <pic:spPr>
                    <a:xfrm>
                      <a:off x="0" y="0"/>
                      <a:ext cx="5272405" cy="126365"/>
                    </a:xfrm>
                    <a:prstGeom prst="rect">
                      <a:avLst/>
                    </a:prstGeom>
                    <a:noFill/>
                    <a:ln>
                      <a:noFill/>
                    </a:ln>
                  </pic:spPr>
                </pic:pic>
              </a:graphicData>
            </a:graphic>
          </wp:inline>
        </w:drawing>
      </w:r>
    </w:p>
    <w:p>
      <w:pPr>
        <w:widowControl w:val="0"/>
        <w:numPr>
          <w:numId w:val="0"/>
        </w:numPr>
        <w:spacing w:line="360" w:lineRule="auto"/>
        <w:jc w:val="center"/>
        <w:rPr>
          <w:rFonts w:hint="default"/>
          <w:lang w:val="en-US" w:eastAsia="zh-CN"/>
        </w:rPr>
      </w:pPr>
      <w:r>
        <w:rPr>
          <w:sz w:val="21"/>
        </w:rPr>
        <mc:AlternateContent>
          <mc:Choice Requires="wps">
            <w:drawing>
              <wp:anchor distT="0" distB="0" distL="114300" distR="114300" simplePos="0" relativeHeight="251939840" behindDoc="0" locked="0" layoutInCell="1" allowOverlap="1">
                <wp:simplePos x="0" y="0"/>
                <wp:positionH relativeFrom="column">
                  <wp:posOffset>4505325</wp:posOffset>
                </wp:positionH>
                <wp:positionV relativeFrom="paragraph">
                  <wp:posOffset>594360</wp:posOffset>
                </wp:positionV>
                <wp:extent cx="1283335" cy="280035"/>
                <wp:effectExtent l="0" t="0" r="0" b="0"/>
                <wp:wrapNone/>
                <wp:docPr id="357" name="文本框 357"/>
                <wp:cNvGraphicFramePr/>
                <a:graphic xmlns:a="http://schemas.openxmlformats.org/drawingml/2006/main">
                  <a:graphicData uri="http://schemas.microsoft.com/office/word/2010/wordprocessingShape">
                    <wps:wsp>
                      <wps:cNvSpPr txBox="1"/>
                      <wps:spPr>
                        <a:xfrm>
                          <a:off x="5654675" y="9107805"/>
                          <a:ext cx="1283335" cy="28003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支持的身份验证方式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75pt;margin-top:46.8pt;height:22.05pt;width:101.05pt;z-index:251939840;mso-width-relative:page;mso-height-relative:page;" filled="f" stroked="f" coordsize="21600,21600" o:gfxdata="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cWgETtsAAAAKAQAADwAAAAAAAAABACAAAAAi&#10;AAAAZHJzL2Rvd25yZXYueG1sUEsBAhQAFAAAAAgAh07iQJUA9aOyAgAAXgUAAA4AAAAAAAAAAQAg&#10;AAAAKgEAAGRycy9lMm9Eb2MueG1sUEsFBgAAAAAGAAYAWQEAAE4G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支持的身份验证方式</w:t>
                      </w:r>
                    </w:p>
                  </w:txbxContent>
                </v:textbox>
              </v:shape>
            </w:pict>
          </mc:Fallback>
        </mc:AlternateContent>
      </w:r>
      <w:r>
        <w:drawing>
          <wp:inline distT="0" distB="0" distL="114300" distR="114300">
            <wp:extent cx="5268595" cy="800735"/>
            <wp:effectExtent l="0" t="0" r="1905" b="12065"/>
            <wp:docPr id="3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19"/>
                    <pic:cNvPicPr>
                      <a:picLocks noChangeAspect="1"/>
                    </pic:cNvPicPr>
                  </pic:nvPicPr>
                  <pic:blipFill>
                    <a:blip r:embed="rId57"/>
                    <a:stretch>
                      <a:fillRect/>
                    </a:stretch>
                  </pic:blipFill>
                  <pic:spPr>
                    <a:xfrm>
                      <a:off x="0" y="0"/>
                      <a:ext cx="5268595" cy="800735"/>
                    </a:xfrm>
                    <a:prstGeom prst="rect">
                      <a:avLst/>
                    </a:prstGeom>
                    <a:noFill/>
                    <a:ln>
                      <a:noFill/>
                    </a:ln>
                  </pic:spPr>
                </pic:pic>
              </a:graphicData>
            </a:graphic>
          </wp:inline>
        </w:drawing>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客户端利用AUTH命令表明用户登录，进行身份验证</w:t>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65420" cy="103505"/>
            <wp:effectExtent l="0" t="0" r="5080" b="10795"/>
            <wp:docPr id="3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7"/>
                    <pic:cNvPicPr>
                      <a:picLocks noChangeAspect="1"/>
                    </pic:cNvPicPr>
                  </pic:nvPicPr>
                  <pic:blipFill>
                    <a:blip r:embed="rId58"/>
                    <a:stretch>
                      <a:fillRect/>
                    </a:stretch>
                  </pic:blipFill>
                  <pic:spPr>
                    <a:xfrm>
                      <a:off x="0" y="0"/>
                      <a:ext cx="5265420" cy="103505"/>
                    </a:xfrm>
                    <a:prstGeom prst="rect">
                      <a:avLst/>
                    </a:prstGeom>
                    <a:noFill/>
                    <a:ln>
                      <a:noFill/>
                    </a:ln>
                  </pic:spPr>
                </pic:pic>
              </a:graphicData>
            </a:graphic>
          </wp:inline>
        </w:drawing>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服务器利用235响应码表明身份认证成功</w:t>
      </w:r>
    </w:p>
    <w:p>
      <w:pPr>
        <w:widowControl w:val="0"/>
        <w:numPr>
          <w:numId w:val="0"/>
        </w:numPr>
        <w:spacing w:line="360" w:lineRule="auto"/>
        <w:jc w:val="center"/>
      </w:pPr>
      <w:r>
        <w:drawing>
          <wp:inline distT="0" distB="0" distL="114300" distR="114300">
            <wp:extent cx="5271770" cy="172085"/>
            <wp:effectExtent l="0" t="0" r="11430" b="5715"/>
            <wp:docPr id="3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8"/>
                    <pic:cNvPicPr>
                      <a:picLocks noChangeAspect="1"/>
                    </pic:cNvPicPr>
                  </pic:nvPicPr>
                  <pic:blipFill>
                    <a:blip r:embed="rId59"/>
                    <a:stretch>
                      <a:fillRect/>
                    </a:stretch>
                  </pic:blipFill>
                  <pic:spPr>
                    <a:xfrm>
                      <a:off x="0" y="0"/>
                      <a:ext cx="5271770" cy="172085"/>
                    </a:xfrm>
                    <a:prstGeom prst="rect">
                      <a:avLst/>
                    </a:prstGeom>
                    <a:noFill/>
                    <a:ln>
                      <a:noFill/>
                    </a:ln>
                  </pic:spPr>
                </pic:pic>
              </a:graphicData>
            </a:graphic>
          </wp:inline>
        </w:drawing>
      </w:r>
    </w:p>
    <w:p>
      <w:pPr>
        <w:widowControl w:val="0"/>
        <w:numPr>
          <w:numId w:val="0"/>
        </w:numPr>
        <w:spacing w:line="360" w:lineRule="auto"/>
        <w:jc w:val="left"/>
        <w:rPr>
          <w:rFonts w:hint="eastAsia" w:eastAsia="宋体"/>
          <w:b/>
          <w:bCs/>
          <w:lang w:val="en-US" w:eastAsia="zh-CN"/>
        </w:rPr>
      </w:pPr>
      <w:r>
        <w:rPr>
          <w:rFonts w:hint="eastAsia"/>
          <w:b/>
          <w:bCs/>
          <w:lang w:val="en-US" w:eastAsia="zh-CN"/>
        </w:rPr>
        <w:t>邮件传送</w:t>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客户端利用MAIL命令表明发送方身份，服务器收到后会返回OK报文作为应答</w:t>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69865" cy="133985"/>
            <wp:effectExtent l="0" t="0" r="635" b="5715"/>
            <wp:docPr id="3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9"/>
                    <pic:cNvPicPr>
                      <a:picLocks noChangeAspect="1"/>
                    </pic:cNvPicPr>
                  </pic:nvPicPr>
                  <pic:blipFill>
                    <a:blip r:embed="rId60"/>
                    <a:stretch>
                      <a:fillRect/>
                    </a:stretch>
                  </pic:blipFill>
                  <pic:spPr>
                    <a:xfrm>
                      <a:off x="0" y="0"/>
                      <a:ext cx="5269865" cy="133985"/>
                    </a:xfrm>
                    <a:prstGeom prst="rect">
                      <a:avLst/>
                    </a:prstGeom>
                    <a:noFill/>
                    <a:ln>
                      <a:noFill/>
                    </a:ln>
                  </pic:spPr>
                </pic:pic>
              </a:graphicData>
            </a:graphic>
          </wp:inline>
        </w:drawing>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69865" cy="190500"/>
            <wp:effectExtent l="0" t="0" r="635" b="0"/>
            <wp:docPr id="3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10"/>
                    <pic:cNvPicPr>
                      <a:picLocks noChangeAspect="1"/>
                    </pic:cNvPicPr>
                  </pic:nvPicPr>
                  <pic:blipFill>
                    <a:blip r:embed="rId61"/>
                    <a:stretch>
                      <a:fillRect/>
                    </a:stretch>
                  </pic:blipFill>
                  <pic:spPr>
                    <a:xfrm>
                      <a:off x="0" y="0"/>
                      <a:ext cx="5269865" cy="190500"/>
                    </a:xfrm>
                    <a:prstGeom prst="rect">
                      <a:avLst/>
                    </a:prstGeom>
                    <a:noFill/>
                    <a:ln>
                      <a:noFill/>
                    </a:ln>
                  </pic:spPr>
                </pic:pic>
              </a:graphicData>
            </a:graphic>
          </wp:inline>
        </w:drawing>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客户端利用RCPT TO命令来标识该邮件的接收方，并确认邮件是否接收到，服务器若收到则会返回OK报文作为应答，否则会发出拒绝接收的应答</w:t>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72405" cy="327660"/>
            <wp:effectExtent l="0" t="0" r="10795" b="2540"/>
            <wp:docPr id="3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14"/>
                    <pic:cNvPicPr>
                      <a:picLocks noChangeAspect="1"/>
                    </pic:cNvPicPr>
                  </pic:nvPicPr>
                  <pic:blipFill>
                    <a:blip r:embed="rId62"/>
                    <a:stretch>
                      <a:fillRect/>
                    </a:stretch>
                  </pic:blipFill>
                  <pic:spPr>
                    <a:xfrm>
                      <a:off x="0" y="0"/>
                      <a:ext cx="5272405" cy="327660"/>
                    </a:xfrm>
                    <a:prstGeom prst="rect">
                      <a:avLst/>
                    </a:prstGeom>
                    <a:noFill/>
                    <a:ln>
                      <a:noFill/>
                    </a:ln>
                  </pic:spPr>
                </pic:pic>
              </a:graphicData>
            </a:graphic>
          </wp:inline>
        </w:drawing>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客户端与服务器协商结束，客户端以DATA命令告知服务器自己要开始传输邮件的正文内容</w:t>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73040" cy="226060"/>
            <wp:effectExtent l="0" t="0" r="10160" b="2540"/>
            <wp:docPr id="3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20"/>
                    <pic:cNvPicPr>
                      <a:picLocks noChangeAspect="1"/>
                    </pic:cNvPicPr>
                  </pic:nvPicPr>
                  <pic:blipFill>
                    <a:blip r:embed="rId63"/>
                    <a:stretch>
                      <a:fillRect/>
                    </a:stretch>
                  </pic:blipFill>
                  <pic:spPr>
                    <a:xfrm>
                      <a:off x="0" y="0"/>
                      <a:ext cx="5273040" cy="226060"/>
                    </a:xfrm>
                    <a:prstGeom prst="rect">
                      <a:avLst/>
                    </a:prstGeom>
                    <a:noFill/>
                    <a:ln>
                      <a:noFill/>
                    </a:ln>
                  </pic:spPr>
                </pic:pic>
              </a:graphicData>
            </a:graphic>
          </wp:inline>
        </w:drawing>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sz w:val="21"/>
        </w:rPr>
        <mc:AlternateContent>
          <mc:Choice Requires="wps">
            <w:drawing>
              <wp:anchor distT="0" distB="0" distL="114300" distR="114300" simplePos="0" relativeHeight="251920384" behindDoc="0" locked="0" layoutInCell="1" allowOverlap="1">
                <wp:simplePos x="0" y="0"/>
                <wp:positionH relativeFrom="column">
                  <wp:posOffset>4378325</wp:posOffset>
                </wp:positionH>
                <wp:positionV relativeFrom="paragraph">
                  <wp:posOffset>579120</wp:posOffset>
                </wp:positionV>
                <wp:extent cx="833120" cy="314325"/>
                <wp:effectExtent l="0" t="0" r="0" b="0"/>
                <wp:wrapNone/>
                <wp:docPr id="336" name="文本框 336"/>
                <wp:cNvGraphicFramePr/>
                <a:graphic xmlns:a="http://schemas.openxmlformats.org/drawingml/2006/main">
                  <a:graphicData uri="http://schemas.microsoft.com/office/word/2010/wordprocessingShape">
                    <wps:wsp>
                      <wps:cNvSpPr txBox="1"/>
                      <wps:spPr>
                        <a:xfrm>
                          <a:off x="5556885" y="2978150"/>
                          <a:ext cx="833120" cy="31432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标记传输终止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4.75pt;margin-top:45.6pt;height:24.75pt;width:65.6pt;z-index:251920384;mso-width-relative:page;mso-height-relative:page;" filled="f" stroked="f" coordsize="21600,21600" o:gfxdata="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D40pY3YAAAACQEAAA8AAAAAAAAAAQAgAAAAIgAAAGRy&#10;cy9kb3ducmV2LnhtbFBLAQIUABQAAAAIAIdO4kDBoPa8sAIAAF0FAAAOAAAAAAAAAAEAIAAAACcB&#10;AABkcnMvZTJvRG9jLnhtbFBLBQYAAAAABgAGAFkBAABJBg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标记传输终止</w:t>
                      </w:r>
                    </w:p>
                  </w:txbxContent>
                </v:textbox>
              </v:shape>
            </w:pict>
          </mc:Fallback>
        </mc:AlternateContent>
      </w:r>
      <w:r>
        <w:rPr>
          <w:rFonts w:hint="eastAsia"/>
          <w:b w:val="0"/>
          <w:bCs w:val="0"/>
          <w:sz w:val="21"/>
          <w:szCs w:val="21"/>
          <w:lang w:val="en-US" w:eastAsia="zh-CN"/>
        </w:rPr>
        <w:t>服务器利用354响应码告知邮件的内容结束部分要以&lt;CR&gt;&lt;LF&gt;.</w:t>
      </w:r>
      <w:r>
        <w:rPr>
          <w:rFonts w:hint="eastAsia"/>
          <w:b w:val="0"/>
          <w:bCs w:val="0"/>
          <w:sz w:val="21"/>
          <w:szCs w:val="21"/>
          <w:lang w:val="en-US" w:eastAsia="zh-CN"/>
        </w:rPr>
        <w:t>&lt;CR&gt;&lt;LF&gt;标记</w:t>
      </w:r>
    </w:p>
    <w:p>
      <w:pPr>
        <w:widowControl w:val="0"/>
        <w:numPr>
          <w:numId w:val="0"/>
        </w:numPr>
        <w:spacing w:line="360" w:lineRule="auto"/>
        <w:jc w:val="center"/>
        <w:rPr>
          <w:rFonts w:hint="default"/>
          <w:b w:val="0"/>
          <w:bCs w:val="0"/>
          <w:sz w:val="21"/>
          <w:szCs w:val="21"/>
          <w:lang w:val="en-US" w:eastAsia="zh-CN"/>
        </w:rPr>
      </w:pPr>
      <w:r>
        <w:rPr>
          <w:sz w:val="21"/>
        </w:rPr>
        <mc:AlternateContent>
          <mc:Choice Requires="wps">
            <w:drawing>
              <wp:anchor distT="0" distB="0" distL="114300" distR="114300" simplePos="0" relativeHeight="251919360" behindDoc="0" locked="0" layoutInCell="1" allowOverlap="1">
                <wp:simplePos x="0" y="0"/>
                <wp:positionH relativeFrom="column">
                  <wp:posOffset>3426460</wp:posOffset>
                </wp:positionH>
                <wp:positionV relativeFrom="paragraph">
                  <wp:posOffset>75565</wp:posOffset>
                </wp:positionV>
                <wp:extent cx="959485" cy="127000"/>
                <wp:effectExtent l="6350" t="6350" r="12065" b="6350"/>
                <wp:wrapNone/>
                <wp:docPr id="335" name="矩形 335"/>
                <wp:cNvGraphicFramePr/>
                <a:graphic xmlns:a="http://schemas.openxmlformats.org/drawingml/2006/main">
                  <a:graphicData uri="http://schemas.microsoft.com/office/word/2010/wordprocessingShape">
                    <wps:wsp>
                      <wps:cNvSpPr/>
                      <wps:spPr>
                        <a:xfrm>
                          <a:off x="4569460" y="2992120"/>
                          <a:ext cx="959485" cy="12700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8pt;margin-top:5.95pt;height:10pt;width:75.55pt;z-index:251919360;v-text-anchor:middle;mso-width-relative:page;mso-height-relative:page;" filled="f" stroked="t" coordsize="21600,21600" o:gfxdata="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JnRN+7VAAAACQEAAA8AAAAAAAAAAQAgAAAAIgAAAGRycy9kb3ducmV2LnhtbFBLAQIUABQA&#10;AAAIAIdO4kBCoCDJ1wIAAMIFAAAOAAAAAAAAAAEAIAAAACQBAABkcnMvZTJvRG9jLnhtbFBLBQYA&#10;AAAABgAGAFkBAABtBgAAAAA=&#10;">
                <v:fill on="f" focussize="0,0"/>
                <v:stroke weight="1pt" color="#FF0000 [3204]" miterlimit="8" joinstyle="miter"/>
                <v:imagedata o:title=""/>
                <o:lock v:ext="edit" aspectratio="f"/>
              </v:rect>
            </w:pict>
          </mc:Fallback>
        </mc:AlternateContent>
      </w:r>
      <w:r>
        <w:drawing>
          <wp:inline distT="0" distB="0" distL="114300" distR="114300">
            <wp:extent cx="5292725" cy="172085"/>
            <wp:effectExtent l="0" t="0" r="3175" b="5715"/>
            <wp:docPr id="3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15"/>
                    <pic:cNvPicPr>
                      <a:picLocks noChangeAspect="1"/>
                    </pic:cNvPicPr>
                  </pic:nvPicPr>
                  <pic:blipFill>
                    <a:blip r:embed="rId64"/>
                    <a:srcRect l="-397" t="15281" b="56549"/>
                    <a:stretch>
                      <a:fillRect/>
                    </a:stretch>
                  </pic:blipFill>
                  <pic:spPr>
                    <a:xfrm>
                      <a:off x="0" y="0"/>
                      <a:ext cx="5292725" cy="172085"/>
                    </a:xfrm>
                    <a:prstGeom prst="rect">
                      <a:avLst/>
                    </a:prstGeom>
                    <a:noFill/>
                    <a:ln>
                      <a:noFill/>
                    </a:ln>
                  </pic:spPr>
                </pic:pic>
              </a:graphicData>
            </a:graphic>
          </wp:inline>
        </w:drawing>
      </w:r>
    </w:p>
    <w:p>
      <w:pPr>
        <w:widowControl w:val="0"/>
        <w:numPr>
          <w:ilvl w:val="1"/>
          <w:numId w:val="16"/>
        </w:numPr>
        <w:spacing w:line="360" w:lineRule="auto"/>
        <w:ind w:left="420" w:leftChars="0" w:firstLine="420" w:firstLineChars="0"/>
        <w:jc w:val="left"/>
        <w:rPr>
          <w:rFonts w:hint="default" w:eastAsia="宋体"/>
          <w:b w:val="0"/>
          <w:bCs w:val="0"/>
          <w:highlight w:val="none"/>
          <w:lang w:val="en-US" w:eastAsia="zh-CN"/>
        </w:rPr>
      </w:pPr>
      <w:r>
        <w:rPr>
          <w:rFonts w:hint="eastAsia"/>
          <w:b w:val="0"/>
          <w:bCs w:val="0"/>
          <w:highlight w:val="none"/>
          <w:lang w:val="en-US" w:eastAsia="zh-CN"/>
        </w:rPr>
        <w:t>客户端在接收到354响应码后，开始传输邮件内容。可以看到，以下的数据包中包含了SMTP和IMF两个协议。可以看到，邮件的内容就是有IMF协议进行传输的。而SMTP协议中的内容为DATA命令的终止标志。</w:t>
      </w:r>
    </w:p>
    <w:p>
      <w:pPr>
        <w:widowControl w:val="0"/>
        <w:numPr>
          <w:numId w:val="0"/>
        </w:numPr>
        <w:spacing w:line="360" w:lineRule="auto"/>
        <w:jc w:val="center"/>
      </w:pPr>
      <w:r>
        <w:drawing>
          <wp:inline distT="0" distB="0" distL="114300" distR="114300">
            <wp:extent cx="5271135" cy="173355"/>
            <wp:effectExtent l="0" t="0" r="12065" b="4445"/>
            <wp:docPr id="3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21"/>
                    <pic:cNvPicPr>
                      <a:picLocks noChangeAspect="1"/>
                    </pic:cNvPicPr>
                  </pic:nvPicPr>
                  <pic:blipFill>
                    <a:blip r:embed="rId65"/>
                    <a:stretch>
                      <a:fillRect/>
                    </a:stretch>
                  </pic:blipFill>
                  <pic:spPr>
                    <a:xfrm>
                      <a:off x="0" y="0"/>
                      <a:ext cx="5271135" cy="173355"/>
                    </a:xfrm>
                    <a:prstGeom prst="rect">
                      <a:avLst/>
                    </a:prstGeom>
                    <a:noFill/>
                    <a:ln>
                      <a:noFill/>
                    </a:ln>
                  </pic:spPr>
                </pic:pic>
              </a:graphicData>
            </a:graphic>
          </wp:inline>
        </w:drawing>
      </w:r>
    </w:p>
    <w:p>
      <w:pPr>
        <w:widowControl w:val="0"/>
        <w:numPr>
          <w:numId w:val="0"/>
        </w:numPr>
        <w:spacing w:line="360" w:lineRule="auto"/>
        <w:jc w:val="center"/>
      </w:pPr>
      <w:r>
        <w:drawing>
          <wp:inline distT="0" distB="0" distL="114300" distR="114300">
            <wp:extent cx="5265420" cy="125095"/>
            <wp:effectExtent l="0" t="0" r="5080" b="1905"/>
            <wp:docPr id="3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22"/>
                    <pic:cNvPicPr>
                      <a:picLocks noChangeAspect="1"/>
                    </pic:cNvPicPr>
                  </pic:nvPicPr>
                  <pic:blipFill>
                    <a:blip r:embed="rId66"/>
                    <a:stretch>
                      <a:fillRect/>
                    </a:stretch>
                  </pic:blipFill>
                  <pic:spPr>
                    <a:xfrm>
                      <a:off x="0" y="0"/>
                      <a:ext cx="5265420" cy="125095"/>
                    </a:xfrm>
                    <a:prstGeom prst="rect">
                      <a:avLst/>
                    </a:prstGeom>
                    <a:noFill/>
                    <a:ln>
                      <a:noFill/>
                    </a:ln>
                  </pic:spPr>
                </pic:pic>
              </a:graphicData>
            </a:graphic>
          </wp:inline>
        </w:drawing>
      </w:r>
    </w:p>
    <w:p>
      <w:pPr>
        <w:widowControl w:val="0"/>
        <w:numPr>
          <w:numId w:val="0"/>
        </w:numPr>
        <w:spacing w:line="360" w:lineRule="auto"/>
        <w:jc w:val="center"/>
        <w:rPr>
          <w:rFonts w:hint="default"/>
          <w:lang w:val="en-US" w:eastAsia="zh-CN"/>
        </w:rPr>
      </w:pPr>
      <w:r>
        <w:drawing>
          <wp:inline distT="0" distB="0" distL="114300" distR="114300">
            <wp:extent cx="4119880" cy="2628265"/>
            <wp:effectExtent l="0" t="0" r="7620" b="635"/>
            <wp:docPr id="3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25"/>
                    <pic:cNvPicPr>
                      <a:picLocks noChangeAspect="1"/>
                    </pic:cNvPicPr>
                  </pic:nvPicPr>
                  <pic:blipFill>
                    <a:blip r:embed="rId67"/>
                    <a:stretch>
                      <a:fillRect/>
                    </a:stretch>
                  </pic:blipFill>
                  <pic:spPr>
                    <a:xfrm>
                      <a:off x="0" y="0"/>
                      <a:ext cx="4119880" cy="2628265"/>
                    </a:xfrm>
                    <a:prstGeom prst="rect">
                      <a:avLst/>
                    </a:prstGeom>
                    <a:noFill/>
                    <a:ln>
                      <a:noFill/>
                    </a:ln>
                  </pic:spPr>
                </pic:pic>
              </a:graphicData>
            </a:graphic>
          </wp:inline>
        </w:drawing>
      </w:r>
    </w:p>
    <w:p>
      <w:pPr>
        <w:widowControl w:val="0"/>
        <w:numPr>
          <w:numId w:val="0"/>
        </w:numPr>
        <w:spacing w:line="360" w:lineRule="auto"/>
        <w:jc w:val="center"/>
      </w:pPr>
      <w:r>
        <w:rPr>
          <w:sz w:val="21"/>
        </w:rPr>
        <mc:AlternateContent>
          <mc:Choice Requires="wps">
            <w:drawing>
              <wp:anchor distT="0" distB="0" distL="114300" distR="114300" simplePos="0" relativeHeight="251942912" behindDoc="0" locked="0" layoutInCell="1" allowOverlap="1">
                <wp:simplePos x="0" y="0"/>
                <wp:positionH relativeFrom="column">
                  <wp:posOffset>1282065</wp:posOffset>
                </wp:positionH>
                <wp:positionV relativeFrom="paragraph">
                  <wp:posOffset>813435</wp:posOffset>
                </wp:positionV>
                <wp:extent cx="833120" cy="314325"/>
                <wp:effectExtent l="0" t="0" r="0" b="0"/>
                <wp:wrapNone/>
                <wp:docPr id="362" name="文本框 362"/>
                <wp:cNvGraphicFramePr/>
                <a:graphic xmlns:a="http://schemas.openxmlformats.org/drawingml/2006/main">
                  <a:graphicData uri="http://schemas.microsoft.com/office/word/2010/wordprocessingShape">
                    <wps:wsp>
                      <wps:cNvSpPr txBox="1"/>
                      <wps:spPr>
                        <a:xfrm>
                          <a:off x="0" y="0"/>
                          <a:ext cx="833120" cy="314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邮件内容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95pt;margin-top:64.05pt;height:24.75pt;width:65.6pt;z-index:251942912;mso-width-relative:page;mso-height-relative:page;" filled="f" stroked="f" coordsize="21600,21600" o:gfxdata="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BwT3G2wAAAAsBAAAPAAAAAAAAAAEAIAAAACIAAABk&#10;cnMvZG93bnJldi54bWxQSwECFAAUAAAACACHTuJAHe1tJDwCAABp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邮件内容</w:t>
                      </w:r>
                    </w:p>
                  </w:txbxContent>
                </v:textbox>
              </v:shape>
            </w:pict>
          </mc:Fallback>
        </mc:AlternateContent>
      </w:r>
      <w:r>
        <w:rPr>
          <w:sz w:val="21"/>
        </w:rPr>
        <mc:AlternateContent>
          <mc:Choice Requires="wps">
            <w:drawing>
              <wp:anchor distT="0" distB="0" distL="114300" distR="114300" simplePos="0" relativeHeight="251941888" behindDoc="0" locked="0" layoutInCell="1" allowOverlap="1">
                <wp:simplePos x="0" y="0"/>
                <wp:positionH relativeFrom="column">
                  <wp:posOffset>452120</wp:posOffset>
                </wp:positionH>
                <wp:positionV relativeFrom="paragraph">
                  <wp:posOffset>82550</wp:posOffset>
                </wp:positionV>
                <wp:extent cx="833120" cy="314325"/>
                <wp:effectExtent l="0" t="0" r="0" b="0"/>
                <wp:wrapNone/>
                <wp:docPr id="361" name="文本框 361"/>
                <wp:cNvGraphicFramePr/>
                <a:graphic xmlns:a="http://schemas.openxmlformats.org/drawingml/2006/main">
                  <a:graphicData uri="http://schemas.microsoft.com/office/word/2010/wordprocessingShape">
                    <wps:wsp>
                      <wps:cNvSpPr txBox="1"/>
                      <wps:spPr>
                        <a:xfrm>
                          <a:off x="0" y="0"/>
                          <a:ext cx="833120" cy="314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终止标志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pt;margin-top:6.5pt;height:24.75pt;width:65.6pt;z-index:251941888;mso-width-relative:page;mso-height-relative:page;" filled="f" stroked="f" coordsize="21600,21600" o:gfxdata="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EcVLNkAAAAIAQAADwAAAAAAAAABACAAAAAiAAAAZHJz&#10;L2Rvd25yZXYueG1sUEsBAhQAFAAAAAgAh07iQIr9RX48AgAAaQQAAA4AAAAAAAAAAQAgAAAAKAEA&#10;AGRycy9lMm9Eb2MueG1sUEsFBgAAAAAGAAYAWQEAANY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终止标志</w:t>
                      </w:r>
                    </w:p>
                  </w:txbxContent>
                </v:textbox>
              </v:shape>
            </w:pict>
          </mc:Fallback>
        </mc:AlternateContent>
      </w:r>
      <w:r>
        <w:rPr>
          <w:sz w:val="21"/>
        </w:rPr>
        <mc:AlternateContent>
          <mc:Choice Requires="wps">
            <w:drawing>
              <wp:anchor distT="0" distB="0" distL="114300" distR="114300" simplePos="0" relativeHeight="251940864" behindDoc="0" locked="0" layoutInCell="1" allowOverlap="1">
                <wp:simplePos x="0" y="0"/>
                <wp:positionH relativeFrom="column">
                  <wp:posOffset>229235</wp:posOffset>
                </wp:positionH>
                <wp:positionV relativeFrom="paragraph">
                  <wp:posOffset>139700</wp:posOffset>
                </wp:positionV>
                <wp:extent cx="275590" cy="155575"/>
                <wp:effectExtent l="6350" t="6350" r="10160" b="15875"/>
                <wp:wrapNone/>
                <wp:docPr id="360" name="矩形 360"/>
                <wp:cNvGraphicFramePr/>
                <a:graphic xmlns:a="http://schemas.openxmlformats.org/drawingml/2006/main">
                  <a:graphicData uri="http://schemas.microsoft.com/office/word/2010/wordprocessingShape">
                    <wps:wsp>
                      <wps:cNvSpPr/>
                      <wps:spPr>
                        <a:xfrm>
                          <a:off x="1372235" y="1054100"/>
                          <a:ext cx="275590" cy="15557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5pt;margin-top:11pt;height:12.25pt;width:21.7pt;z-index:251940864;v-text-anchor:middle;mso-width-relative:page;mso-height-relative:page;" filled="f" stroked="t" coordsize="21600,21600" o:gfxdata="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m69GC1QAAAAcBAAAPAAAAAAAAAAEAIAAAACIAAABkcnMvZG93bnJldi54bWxQSwECFAAU&#10;AAAACACHTuJAApdAy9gCAADCBQAADgAAAAAAAAABACAAAAAkAQAAZHJzL2Uyb0RvYy54bWxQSwUG&#10;AAAAAAYABgBZAQAAbgYAAAAA&#10;">
                <v:fill on="f" focussize="0,0"/>
                <v:stroke weight="1pt" color="#FF0000 [3204]" miterlimit="8" joinstyle="miter"/>
                <v:imagedata o:title=""/>
                <o:lock v:ext="edit" aspectratio="f"/>
              </v:rect>
            </w:pict>
          </mc:Fallback>
        </mc:AlternateContent>
      </w:r>
      <w:r>
        <w:drawing>
          <wp:inline distT="0" distB="0" distL="114300" distR="114300">
            <wp:extent cx="5274310" cy="2433320"/>
            <wp:effectExtent l="0" t="0" r="8890" b="5080"/>
            <wp:docPr id="3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16"/>
                    <pic:cNvPicPr>
                      <a:picLocks noChangeAspect="1"/>
                    </pic:cNvPicPr>
                  </pic:nvPicPr>
                  <pic:blipFill>
                    <a:blip r:embed="rId68"/>
                    <a:stretch>
                      <a:fillRect/>
                    </a:stretch>
                  </pic:blipFill>
                  <pic:spPr>
                    <a:xfrm>
                      <a:off x="0" y="0"/>
                      <a:ext cx="5274310" cy="2433320"/>
                    </a:xfrm>
                    <a:prstGeom prst="rect">
                      <a:avLst/>
                    </a:prstGeom>
                    <a:noFill/>
                    <a:ln>
                      <a:noFill/>
                    </a:ln>
                  </pic:spPr>
                </pic:pic>
              </a:graphicData>
            </a:graphic>
          </wp:inline>
        </w:drawing>
      </w:r>
    </w:p>
    <w:p>
      <w:pPr>
        <w:pStyle w:val="2"/>
        <w:widowControl w:val="0"/>
        <w:numPr>
          <w:numId w:val="0"/>
        </w:numPr>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邮件正文</w:t>
      </w:r>
    </w:p>
    <w:p>
      <w:pPr>
        <w:widowControl w:val="0"/>
        <w:numPr>
          <w:numId w:val="0"/>
        </w:numPr>
        <w:spacing w:line="360" w:lineRule="auto"/>
        <w:jc w:val="both"/>
        <w:rPr>
          <w:rFonts w:hint="default"/>
          <w:b/>
          <w:bCs/>
          <w:sz w:val="21"/>
          <w:szCs w:val="21"/>
          <w:lang w:val="en-US" w:eastAsia="zh-CN"/>
        </w:rPr>
      </w:pPr>
      <w:r>
        <w:rPr>
          <w:rFonts w:hint="eastAsia"/>
          <w:b/>
          <w:bCs/>
          <w:sz w:val="21"/>
          <w:szCs w:val="21"/>
          <w:lang w:val="en-US" w:eastAsia="zh-CN"/>
        </w:rPr>
        <w:t>释放连接</w:t>
      </w:r>
    </w:p>
    <w:p>
      <w:pPr>
        <w:widowControl w:val="0"/>
        <w:numPr>
          <w:ilvl w:val="1"/>
          <w:numId w:val="16"/>
        </w:numPr>
        <w:spacing w:line="360" w:lineRule="auto"/>
        <w:ind w:left="420" w:leftChars="0" w:firstLine="420" w:firstLineChars="0"/>
        <w:jc w:val="both"/>
        <w:rPr>
          <w:rFonts w:hint="default"/>
          <w:b w:val="0"/>
          <w:bCs w:val="0"/>
          <w:sz w:val="21"/>
          <w:szCs w:val="21"/>
          <w:lang w:val="en-US" w:eastAsia="zh-CN"/>
        </w:rPr>
      </w:pPr>
      <w:r>
        <w:rPr>
          <w:rFonts w:hint="eastAsia"/>
          <w:b w:val="0"/>
          <w:bCs w:val="0"/>
          <w:sz w:val="21"/>
          <w:szCs w:val="21"/>
          <w:lang w:val="en-US" w:eastAsia="zh-CN"/>
        </w:rPr>
        <w:t>在客户端发送完邮件内容后，会以QUIT命令结束此次SMTP传输；服务器收到数据后，会返回221响应码表示结束本次SMTP传输</w:t>
      </w:r>
    </w:p>
    <w:p>
      <w:pPr>
        <w:widowControl w:val="0"/>
        <w:numPr>
          <w:numId w:val="0"/>
        </w:numPr>
        <w:spacing w:line="360" w:lineRule="auto"/>
        <w:jc w:val="center"/>
        <w:rPr>
          <w:rFonts w:hint="default"/>
          <w:b w:val="0"/>
          <w:bCs w:val="0"/>
          <w:sz w:val="21"/>
          <w:szCs w:val="21"/>
          <w:lang w:val="en-US" w:eastAsia="zh-CN"/>
        </w:rPr>
      </w:pPr>
      <w:r>
        <w:drawing>
          <wp:inline distT="0" distB="0" distL="114300" distR="114300">
            <wp:extent cx="5273040" cy="360680"/>
            <wp:effectExtent l="0" t="0" r="10160" b="7620"/>
            <wp:docPr id="3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7"/>
                    <pic:cNvPicPr>
                      <a:picLocks noChangeAspect="1"/>
                    </pic:cNvPicPr>
                  </pic:nvPicPr>
                  <pic:blipFill>
                    <a:blip r:embed="rId69"/>
                    <a:stretch>
                      <a:fillRect/>
                    </a:stretch>
                  </pic:blipFill>
                  <pic:spPr>
                    <a:xfrm>
                      <a:off x="0" y="0"/>
                      <a:ext cx="5273040" cy="360680"/>
                    </a:xfrm>
                    <a:prstGeom prst="rect">
                      <a:avLst/>
                    </a:prstGeom>
                    <a:noFill/>
                    <a:ln>
                      <a:noFill/>
                    </a:ln>
                  </pic:spPr>
                </pic:pic>
              </a:graphicData>
            </a:graphic>
          </wp:inline>
        </w:drawing>
      </w:r>
    </w:p>
    <w:p>
      <w:pPr>
        <w:widowControl w:val="0"/>
        <w:numPr>
          <w:ilvl w:val="0"/>
          <w:numId w:val="16"/>
        </w:numPr>
        <w:spacing w:line="360" w:lineRule="auto"/>
        <w:ind w:left="0" w:leftChars="0" w:firstLine="420" w:firstLineChars="0"/>
        <w:jc w:val="both"/>
        <w:rPr>
          <w:rFonts w:hint="default"/>
          <w:b w:val="0"/>
          <w:bCs w:val="0"/>
          <w:sz w:val="21"/>
          <w:szCs w:val="21"/>
          <w:lang w:val="en-US" w:eastAsia="zh-CN"/>
        </w:rPr>
      </w:pPr>
      <w:r>
        <w:rPr>
          <w:rFonts w:hint="eastAsia"/>
          <w:b w:val="0"/>
          <w:bCs w:val="0"/>
          <w:sz w:val="21"/>
          <w:szCs w:val="21"/>
          <w:lang w:val="en-US" w:eastAsia="zh-CN"/>
        </w:rPr>
        <w:t>所有邮件发送完毕后，SMTP关闭建立的TCP连接</w:t>
      </w:r>
    </w:p>
    <w:p>
      <w:pPr>
        <w:widowControl w:val="0"/>
        <w:numPr>
          <w:numId w:val="0"/>
        </w:numPr>
        <w:spacing w:line="360" w:lineRule="auto"/>
        <w:jc w:val="both"/>
      </w:pPr>
      <w:r>
        <w:drawing>
          <wp:inline distT="0" distB="0" distL="114300" distR="114300">
            <wp:extent cx="5269865" cy="373380"/>
            <wp:effectExtent l="0" t="0" r="635" b="7620"/>
            <wp:docPr id="3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8"/>
                    <pic:cNvPicPr>
                      <a:picLocks noChangeAspect="1"/>
                    </pic:cNvPicPr>
                  </pic:nvPicPr>
                  <pic:blipFill>
                    <a:blip r:embed="rId70"/>
                    <a:stretch>
                      <a:fillRect/>
                    </a:stretch>
                  </pic:blipFill>
                  <pic:spPr>
                    <a:xfrm>
                      <a:off x="0" y="0"/>
                      <a:ext cx="5269865" cy="373380"/>
                    </a:xfrm>
                    <a:prstGeom prst="rect">
                      <a:avLst/>
                    </a:prstGeom>
                    <a:noFill/>
                    <a:ln>
                      <a:noFill/>
                    </a:ln>
                  </pic:spPr>
                </pic:pic>
              </a:graphicData>
            </a:graphic>
          </wp:inline>
        </w:drawing>
      </w:r>
    </w:p>
    <w:p>
      <w:pPr>
        <w:widowControl w:val="0"/>
        <w:numPr>
          <w:numId w:val="0"/>
        </w:numPr>
        <w:spacing w:line="360" w:lineRule="auto"/>
        <w:jc w:val="both"/>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r>
        <w:rPr>
          <w:sz w:val="21"/>
        </w:rPr>
        <mc:AlternateContent>
          <mc:Choice Requires="wps">
            <w:drawing>
              <wp:anchor distT="0" distB="0" distL="114300" distR="114300" simplePos="0" relativeHeight="251922432" behindDoc="0" locked="0" layoutInCell="1" allowOverlap="1">
                <wp:simplePos x="0" y="0"/>
                <wp:positionH relativeFrom="column">
                  <wp:posOffset>982980</wp:posOffset>
                </wp:positionH>
                <wp:positionV relativeFrom="paragraph">
                  <wp:posOffset>-273050</wp:posOffset>
                </wp:positionV>
                <wp:extent cx="1136015" cy="690880"/>
                <wp:effectExtent l="0" t="0" r="0" b="0"/>
                <wp:wrapNone/>
                <wp:docPr id="338" name="文本框 338"/>
                <wp:cNvGraphicFramePr/>
                <a:graphic xmlns:a="http://schemas.openxmlformats.org/drawingml/2006/main">
                  <a:graphicData uri="http://schemas.microsoft.com/office/word/2010/wordprocessingShape">
                    <wps:wsp>
                      <wps:cNvSpPr txBox="1"/>
                      <wps:spPr>
                        <a:xfrm>
                          <a:off x="0" y="0"/>
                          <a:ext cx="1136015" cy="6908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TCP三次握手建立用户代理与发送方邮件服务器的TCP连接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4pt;margin-top:-21.5pt;height:54.4pt;width:89.45pt;z-index:251922432;mso-width-relative:page;mso-height-relative:page;" filled="f" stroked="f" coordsize="21600,21600" o:gfxdata="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xDaP7ZAAAACAEAAA8AAAAAAAAAAQAgAAAAIgAAAGRy&#10;cy9kb3ducmV2LnhtbFBLAQIUABQAAAAIAIdO4kDSrSH4PQIAAGoEAAAOAAAAAAAAAAEAIAAAACg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TCP三次握手建立用户代理与发送方邮件服务器的TCP连接</w:t>
                      </w:r>
                    </w:p>
                  </w:txbxContent>
                </v:textbox>
              </v:shape>
            </w:pict>
          </mc:Fallback>
        </mc:AlternateContent>
      </w:r>
      <w:r>
        <w:rPr>
          <w:sz w:val="21"/>
        </w:rPr>
        <mc:AlternateContent>
          <mc:Choice Requires="wps">
            <w:drawing>
              <wp:anchor distT="0" distB="0" distL="114300" distR="114300" simplePos="0" relativeHeight="251913216" behindDoc="0" locked="0" layoutInCell="1" allowOverlap="1">
                <wp:simplePos x="0" y="0"/>
                <wp:positionH relativeFrom="column">
                  <wp:posOffset>2530475</wp:posOffset>
                </wp:positionH>
                <wp:positionV relativeFrom="paragraph">
                  <wp:posOffset>11430</wp:posOffset>
                </wp:positionV>
                <wp:extent cx="1065530" cy="528320"/>
                <wp:effectExtent l="0" t="0" r="0" b="0"/>
                <wp:wrapNone/>
                <wp:docPr id="296" name="文本框 296"/>
                <wp:cNvGraphicFramePr/>
                <a:graphic xmlns:a="http://schemas.openxmlformats.org/drawingml/2006/main">
                  <a:graphicData uri="http://schemas.microsoft.com/office/word/2010/wordprocessingShape">
                    <wps:wsp>
                      <wps:cNvSpPr txBox="1"/>
                      <wps:spPr>
                        <a:xfrm>
                          <a:off x="3096260" y="1171575"/>
                          <a:ext cx="1065530" cy="52832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状态字：220，SMTP服务器连接成功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25pt;margin-top:0.9pt;height:41.6pt;width:83.9pt;z-index:251913216;mso-width-relative:page;mso-height-relative:page;" filled="f" stroked="f" coordsize="21600,21600" o:gfxdata="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DeYE+x2gAAAAgBAAAPAAAAAAAAAAEAIAAA&#10;ACIAAABkcnMvZG93bnJldi54bWxQSwECFAAUAAAACACHTuJAd25HorUCAABdBQAADgAAAAAAAAAB&#10;ACAAAAApAQAAZHJzL2Uyb0RvYy54bWxQSwUGAAAAAAYABgBZAQAAUAY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状态字：220，SMTP服务器连接成功</w:t>
                      </w:r>
                    </w:p>
                  </w:txbxContent>
                </v:textbox>
              </v:shape>
            </w:pict>
          </mc:Fallback>
        </mc:AlternateContent>
      </w:r>
      <w:r>
        <w:rPr>
          <w:sz w:val="21"/>
        </w:rPr>
        <mc:AlternateContent>
          <mc:Choice Requires="wps">
            <w:drawing>
              <wp:anchor distT="0" distB="0" distL="114300" distR="114300" simplePos="0" relativeHeight="251914240" behindDoc="0" locked="0" layoutInCell="1" allowOverlap="1">
                <wp:simplePos x="0" y="0"/>
                <wp:positionH relativeFrom="column">
                  <wp:posOffset>2240280</wp:posOffset>
                </wp:positionH>
                <wp:positionV relativeFrom="paragraph">
                  <wp:posOffset>539750</wp:posOffset>
                </wp:positionV>
                <wp:extent cx="822960" cy="844550"/>
                <wp:effectExtent l="3175" t="0" r="12065" b="6350"/>
                <wp:wrapNone/>
                <wp:docPr id="310" name="直接箭头连接符 310"/>
                <wp:cNvGraphicFramePr/>
                <a:graphic xmlns:a="http://schemas.openxmlformats.org/drawingml/2006/main">
                  <a:graphicData uri="http://schemas.microsoft.com/office/word/2010/wordprocessingShape">
                    <wps:wsp>
                      <wps:cNvCnPr>
                        <a:stCxn id="273" idx="0"/>
                        <a:endCxn id="296" idx="2"/>
                      </wps:cNvCnPr>
                      <wps:spPr>
                        <a:xfrm flipV="1">
                          <a:off x="3324860" y="1482090"/>
                          <a:ext cx="822960" cy="8445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6.4pt;margin-top:42.5pt;height:66.5pt;width:64.8pt;z-index:251914240;mso-width-relative:page;mso-height-relative:page;" filled="f" stroked="t" coordsize="21600,21600" o:gfxdata="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xQK9toAAAAKAQAADwAAAAAAAAABACAAAAAiAAAAZHJzL2Rv&#10;d25yZXYueG1sUEsBAhQAFAAAAAgAh07iQPUkIdI4AgAAQAQAAA4AAAAAAAAAAQAgAAAAKQEAAGRy&#10;cy9lMm9Eb2MueG1sUEsFBgAAAAAGAAYAWQEAANMFAAAAAA==&#10;">
                <v:fill on="f" focussize="0,0"/>
                <v:stroke weight="0.5pt" color="#FF0000 [3204]" miterlimit="8" joinstyle="miter" endarrow="open"/>
                <v:imagedata o:title=""/>
                <o:lock v:ext="edit" aspectratio="f"/>
              </v:shape>
            </w:pict>
          </mc:Fallback>
        </mc:AlternateContent>
      </w:r>
    </w:p>
    <w:p>
      <w:pPr>
        <w:numPr>
          <w:numId w:val="0"/>
        </w:numPr>
        <w:spacing w:line="360" w:lineRule="auto"/>
        <w:rPr>
          <w:rFonts w:hint="eastAsia"/>
          <w:b/>
          <w:bCs/>
          <w:sz w:val="21"/>
          <w:szCs w:val="21"/>
          <w:lang w:val="en-US" w:eastAsia="zh-CN"/>
        </w:rPr>
      </w:pPr>
      <w:r>
        <w:rPr>
          <w:sz w:val="21"/>
        </w:rPr>
        <mc:AlternateContent>
          <mc:Choice Requires="wps">
            <w:drawing>
              <wp:anchor distT="0" distB="0" distL="114300" distR="114300" simplePos="0" relativeHeight="251943936" behindDoc="0" locked="0" layoutInCell="1" allowOverlap="1">
                <wp:simplePos x="0" y="0"/>
                <wp:positionH relativeFrom="column">
                  <wp:posOffset>1551305</wp:posOffset>
                </wp:positionH>
                <wp:positionV relativeFrom="paragraph">
                  <wp:posOffset>120650</wp:posOffset>
                </wp:positionV>
                <wp:extent cx="100965" cy="462280"/>
                <wp:effectExtent l="29845" t="0" r="8890" b="7620"/>
                <wp:wrapNone/>
                <wp:docPr id="363" name="直接箭头连接符 363"/>
                <wp:cNvGraphicFramePr/>
                <a:graphic xmlns:a="http://schemas.openxmlformats.org/drawingml/2006/main">
                  <a:graphicData uri="http://schemas.microsoft.com/office/word/2010/wordprocessingShape">
                    <wps:wsp>
                      <wps:cNvCnPr>
                        <a:stCxn id="337" idx="0"/>
                        <a:endCxn id="338" idx="2"/>
                      </wps:cNvCnPr>
                      <wps:spPr>
                        <a:xfrm flipH="1" flipV="1">
                          <a:off x="2694305" y="1332230"/>
                          <a:ext cx="100965" cy="4622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22.15pt;margin-top:9.5pt;height:36.4pt;width:7.95pt;z-index:251943936;mso-width-relative:page;mso-height-relative:page;" filled="f" stroked="t" coordsize="21600,21600" o:gfxdata="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Gv0fNcAAAAJAQAADwAAAAAAAAABACAAAAAiAAAAZHJz&#10;L2Rvd25yZXYueG1sUEsBAhQAFAAAAAgAh07iQMj/5jo+AgAASgQAAA4AAAAAAAAAAQAgAAAAJgEA&#10;AGRycy9lMm9Eb2MueG1sUEsFBgAAAAAGAAYAWQEAANYFAAAAAA==&#10;">
                <v:fill on="f" focussize="0,0"/>
                <v:stroke weight="0.5pt" color="#FF0000 [3204]" miterlimit="8" joinstyle="miter" endarrow="open"/>
                <v:imagedata o:title=""/>
                <o:lock v:ext="edit" aspectratio="f"/>
              </v:shape>
            </w:pict>
          </mc:Fallback>
        </mc:AlternateContent>
      </w:r>
    </w:p>
    <w:p>
      <w:pPr>
        <w:numPr>
          <w:numId w:val="0"/>
        </w:numPr>
        <w:spacing w:line="360" w:lineRule="auto"/>
        <w:jc w:val="center"/>
      </w:pPr>
      <w:r>
        <w:rPr>
          <w:sz w:val="21"/>
        </w:rPr>
        <mc:AlternateContent>
          <mc:Choice Requires="wps">
            <w:drawing>
              <wp:anchor distT="0" distB="0" distL="114300" distR="114300" simplePos="0" relativeHeight="251925504" behindDoc="0" locked="0" layoutInCell="1" allowOverlap="1">
                <wp:simplePos x="0" y="0"/>
                <wp:positionH relativeFrom="column">
                  <wp:posOffset>2968625</wp:posOffset>
                </wp:positionH>
                <wp:positionV relativeFrom="paragraph">
                  <wp:posOffset>1564005</wp:posOffset>
                </wp:positionV>
                <wp:extent cx="1558925" cy="281940"/>
                <wp:effectExtent l="0" t="0" r="0" b="0"/>
                <wp:wrapNone/>
                <wp:docPr id="342" name="文本框 342"/>
                <wp:cNvGraphicFramePr/>
                <a:graphic xmlns:a="http://schemas.openxmlformats.org/drawingml/2006/main">
                  <a:graphicData uri="http://schemas.microsoft.com/office/word/2010/wordprocessingShape">
                    <wps:wsp>
                      <wps:cNvSpPr txBox="1"/>
                      <wps:spPr>
                        <a:xfrm>
                          <a:off x="0" y="0"/>
                          <a:ext cx="155892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状态字：235，身份认证成功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75pt;margin-top:123.15pt;height:22.2pt;width:122.75pt;z-index:251925504;mso-width-relative:page;mso-height-relative:page;" filled="f" stroked="f" coordsize="21600,21600" o:gfxdata="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DlwWd0AAAALAQAADwAAAAAAAAABACAAAAAi&#10;AAAAZHJzL2Rvd25yZXYueG1sUEsBAhQAFAAAAAgAh07iQMmu8dw+AgAAagQAAA4AAAAAAAAAAQAg&#10;AAAALAEAAGRycy9lMm9Eb2MueG1sUEsFBgAAAAAGAAYAWQEAANw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状态字：235，身份认证成功</w:t>
                      </w:r>
                    </w:p>
                  </w:txbxContent>
                </v:textbox>
              </v:shape>
            </w:pict>
          </mc:Fallback>
        </mc:AlternateContent>
      </w:r>
      <w:r>
        <w:rPr>
          <w:sz w:val="21"/>
        </w:rPr>
        <mc:AlternateContent>
          <mc:Choice Requires="wps">
            <w:drawing>
              <wp:anchor distT="0" distB="0" distL="114300" distR="114300" simplePos="0" relativeHeight="251927552" behindDoc="0" locked="0" layoutInCell="1" allowOverlap="1">
                <wp:simplePos x="0" y="0"/>
                <wp:positionH relativeFrom="column">
                  <wp:posOffset>3597910</wp:posOffset>
                </wp:positionH>
                <wp:positionV relativeFrom="paragraph">
                  <wp:posOffset>2009775</wp:posOffset>
                </wp:positionV>
                <wp:extent cx="2576195" cy="295910"/>
                <wp:effectExtent l="0" t="0" r="0" b="0"/>
                <wp:wrapNone/>
                <wp:docPr id="344" name="文本框 344"/>
                <wp:cNvGraphicFramePr/>
                <a:graphic xmlns:a="http://schemas.openxmlformats.org/drawingml/2006/main">
                  <a:graphicData uri="http://schemas.microsoft.com/office/word/2010/wordprocessingShape">
                    <wps:wsp>
                      <wps:cNvSpPr txBox="1"/>
                      <wps:spPr>
                        <a:xfrm>
                          <a:off x="0" y="0"/>
                          <a:ext cx="2576195"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RCPT TO：指明邮件接收方，并询问是否接收到邮件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3pt;margin-top:158.25pt;height:23.3pt;width:202.85pt;z-index:251927552;mso-width-relative:page;mso-height-relative:page;" filled="f" stroked="f" coordsize="21600,21600" o:gfxdata="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EsVJPcAAAACwEAAA8AAAAAAAAAAQAgAAAA&#10;IgAAAGRycy9kb3ducmV2LnhtbFBLAQIUABQAAAAIAIdO4kALsIB9QAIAAGoEAAAOAAAAAAAAAAEA&#10;IAAAACsBAABkcnMvZTJvRG9jLnhtbFBLBQYAAAAABgAGAFkBAADd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RCPT TO：指明邮件接收方，并询问是否接收到邮件</w:t>
                      </w:r>
                    </w:p>
                  </w:txbxContent>
                </v:textbox>
              </v:shape>
            </w:pict>
          </mc:Fallback>
        </mc:AlternateContent>
      </w:r>
      <w:r>
        <w:rPr>
          <w:sz w:val="21"/>
        </w:rPr>
        <mc:AlternateContent>
          <mc:Choice Requires="wps">
            <w:drawing>
              <wp:anchor distT="0" distB="0" distL="114300" distR="114300" simplePos="0" relativeHeight="251928576" behindDoc="0" locked="0" layoutInCell="1" allowOverlap="1">
                <wp:simplePos x="0" y="0"/>
                <wp:positionH relativeFrom="column">
                  <wp:posOffset>2381250</wp:posOffset>
                </wp:positionH>
                <wp:positionV relativeFrom="paragraph">
                  <wp:posOffset>2126615</wp:posOffset>
                </wp:positionV>
                <wp:extent cx="1221740" cy="295910"/>
                <wp:effectExtent l="0" t="0" r="0" b="0"/>
                <wp:wrapNone/>
                <wp:docPr id="345" name="文本框 345"/>
                <wp:cNvGraphicFramePr/>
                <a:graphic xmlns:a="http://schemas.openxmlformats.org/drawingml/2006/main">
                  <a:graphicData uri="http://schemas.microsoft.com/office/word/2010/wordprocessingShape">
                    <wps:wsp>
                      <wps:cNvSpPr txBox="1"/>
                      <wps:spPr>
                        <a:xfrm>
                          <a:off x="0" y="0"/>
                          <a:ext cx="1221740"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服务器已接收邮件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5pt;margin-top:167.45pt;height:23.3pt;width:96.2pt;z-index:251928576;mso-width-relative:page;mso-height-relative:page;" filled="f" stroked="f" coordsize="21600,21600" o:gfxdata="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Yswq92gAAAAsBAAAPAAAAAAAAAAEAIAAAACIA&#10;AABkcnMvZG93bnJldi54bWxQSwECFAAUAAAACACHTuJAmVe/7kACAABqBAAADgAAAAAAAAABACAA&#10;AAAp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服务器已接收邮件</w:t>
                      </w:r>
                    </w:p>
                  </w:txbxContent>
                </v:textbox>
              </v:shape>
            </w:pict>
          </mc:Fallback>
        </mc:AlternateContent>
      </w:r>
      <w:r>
        <w:rPr>
          <w:sz w:val="21"/>
        </w:rPr>
        <mc:AlternateContent>
          <mc:Choice Requires="wps">
            <w:drawing>
              <wp:anchor distT="0" distB="0" distL="114300" distR="114300" simplePos="0" relativeHeight="251926528" behindDoc="0" locked="0" layoutInCell="1" allowOverlap="1">
                <wp:simplePos x="0" y="0"/>
                <wp:positionH relativeFrom="column">
                  <wp:posOffset>4123055</wp:posOffset>
                </wp:positionH>
                <wp:positionV relativeFrom="paragraph">
                  <wp:posOffset>1631950</wp:posOffset>
                </wp:positionV>
                <wp:extent cx="1270000" cy="295910"/>
                <wp:effectExtent l="0" t="0" r="0" b="0"/>
                <wp:wrapNone/>
                <wp:docPr id="343" name="文本框 343"/>
                <wp:cNvGraphicFramePr/>
                <a:graphic xmlns:a="http://schemas.openxmlformats.org/drawingml/2006/main">
                  <a:graphicData uri="http://schemas.microsoft.com/office/word/2010/wordprocessingShape">
                    <wps:wsp>
                      <wps:cNvSpPr txBox="1"/>
                      <wps:spPr>
                        <a:xfrm>
                          <a:off x="0" y="0"/>
                          <a:ext cx="1270000"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MAIL：表明发送方身份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65pt;margin-top:128.5pt;height:23.3pt;width:100pt;z-index:251926528;mso-width-relative:page;mso-height-relative:page;" filled="f" stroked="f" coordsize="21600,21600" o:gfxdata="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ilePvbAAAACwEAAA8AAAAAAAAAAQAgAAAAIgAA&#10;AGRycy9kb3ducmV2LnhtbFBLAQIUABQAAAAIAIdO4kAv5MWM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MAIL：表明发送方身份</w:t>
                      </w:r>
                    </w:p>
                  </w:txbxContent>
                </v:textbox>
              </v:shape>
            </w:pict>
          </mc:Fallback>
        </mc:AlternateContent>
      </w:r>
      <w:r>
        <w:rPr>
          <w:sz w:val="21"/>
        </w:rPr>
        <mc:AlternateContent>
          <mc:Choice Requires="wps">
            <w:drawing>
              <wp:anchor distT="0" distB="0" distL="114300" distR="114300" simplePos="0" relativeHeight="251933696" behindDoc="0" locked="0" layoutInCell="1" allowOverlap="1">
                <wp:simplePos x="0" y="0"/>
                <wp:positionH relativeFrom="column">
                  <wp:posOffset>2357120</wp:posOffset>
                </wp:positionH>
                <wp:positionV relativeFrom="paragraph">
                  <wp:posOffset>2344420</wp:posOffset>
                </wp:positionV>
                <wp:extent cx="1221740" cy="295910"/>
                <wp:effectExtent l="0" t="0" r="0" b="0"/>
                <wp:wrapNone/>
                <wp:docPr id="350" name="文本框 350"/>
                <wp:cNvGraphicFramePr/>
                <a:graphic xmlns:a="http://schemas.openxmlformats.org/drawingml/2006/main">
                  <a:graphicData uri="http://schemas.microsoft.com/office/word/2010/wordprocessingShape">
                    <wps:wsp>
                      <wps:cNvSpPr txBox="1"/>
                      <wps:spPr>
                        <a:xfrm>
                          <a:off x="0" y="0"/>
                          <a:ext cx="1221740"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开始发送邮件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6pt;margin-top:184.6pt;height:23.3pt;width:96.2pt;z-index:251933696;mso-width-relative:page;mso-height-relative:page;" filled="f" stroked="f" coordsize="21600,21600" o:gfxdata="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oH2O2wAAAAsBAAAPAAAAAAAAAAEAIAAAACIAAABk&#10;cnMvZG93bnJldi54bWxQSwECFAAUAAAACACHTuJAL4wEoT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开始发送邮件</w:t>
                      </w:r>
                    </w:p>
                  </w:txbxContent>
                </v:textbox>
              </v:shape>
            </w:pict>
          </mc:Fallback>
        </mc:AlternateContent>
      </w:r>
      <w:r>
        <w:rPr>
          <w:sz w:val="21"/>
        </w:rPr>
        <mc:AlternateContent>
          <mc:Choice Requires="wps">
            <w:drawing>
              <wp:anchor distT="0" distB="0" distL="114300" distR="114300" simplePos="0" relativeHeight="251931648" behindDoc="0" locked="0" layoutInCell="1" allowOverlap="1">
                <wp:simplePos x="0" y="0"/>
                <wp:positionH relativeFrom="column">
                  <wp:posOffset>2148205</wp:posOffset>
                </wp:positionH>
                <wp:positionV relativeFrom="paragraph">
                  <wp:posOffset>2115820</wp:posOffset>
                </wp:positionV>
                <wp:extent cx="218440" cy="113030"/>
                <wp:effectExtent l="6350" t="6350" r="16510" b="7620"/>
                <wp:wrapNone/>
                <wp:docPr id="348" name="矩形 348"/>
                <wp:cNvGraphicFramePr/>
                <a:graphic xmlns:a="http://schemas.openxmlformats.org/drawingml/2006/main">
                  <a:graphicData uri="http://schemas.microsoft.com/office/word/2010/wordprocessingShape">
                    <wps:wsp>
                      <wps:cNvSpPr/>
                      <wps:spPr>
                        <a:xfrm>
                          <a:off x="3291205" y="4813300"/>
                          <a:ext cx="218440" cy="11303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15pt;margin-top:166.6pt;height:8.9pt;width:17.2pt;z-index:251931648;v-text-anchor:middle;mso-width-relative:page;mso-height-relative:page;" filled="f" stroked="t" coordsize="21600,21600" o:gfxdata="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t7fiktcAAAALAQAADwAAAAAAAAABACAAAAAiAAAAZHJzL2Rvd25yZXYueG1sUEsBAhQA&#10;FAAAAAgAh07iQGdxyWrXAgAAwgUAAA4AAAAAAAAAAQAgAAAAJgEAAGRycy9lMm9Eb2MueG1sUEsF&#10;BgAAAAAGAAYAWQEAAG8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30624" behindDoc="0" locked="0" layoutInCell="1" allowOverlap="1">
                <wp:simplePos x="0" y="0"/>
                <wp:positionH relativeFrom="column">
                  <wp:posOffset>2141220</wp:posOffset>
                </wp:positionH>
                <wp:positionV relativeFrom="paragraph">
                  <wp:posOffset>1754505</wp:posOffset>
                </wp:positionV>
                <wp:extent cx="246380" cy="99060"/>
                <wp:effectExtent l="6350" t="6350" r="13970" b="8890"/>
                <wp:wrapNone/>
                <wp:docPr id="347" name="矩形 347"/>
                <wp:cNvGraphicFramePr/>
                <a:graphic xmlns:a="http://schemas.openxmlformats.org/drawingml/2006/main">
                  <a:graphicData uri="http://schemas.microsoft.com/office/word/2010/wordprocessingShape">
                    <wps:wsp>
                      <wps:cNvSpPr/>
                      <wps:spPr>
                        <a:xfrm>
                          <a:off x="3284220" y="4451985"/>
                          <a:ext cx="246380" cy="9906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6pt;margin-top:138.15pt;height:7.8pt;width:19.4pt;z-index:251930624;v-text-anchor:middle;mso-width-relative:page;mso-height-relative:page;" filled="f" stroked="t" coordsize="21600,21600" o:gfxdata="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soXBYNgAAAALAQAADwAAAAAAAAABACAAAAAiAAAAZHJzL2Rvd25yZXYueG1sUEsB&#10;AhQAFAAAAAgAh07iQOh43BHZAgAAwQUAAA4AAAAAAAAAAQAgAAAAJwEAAGRycy9lMm9Eb2MueG1s&#10;UEsFBgAAAAAGAAYAWQEAAHI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29600" behindDoc="0" locked="0" layoutInCell="1" allowOverlap="1">
                <wp:simplePos x="0" y="0"/>
                <wp:positionH relativeFrom="column">
                  <wp:posOffset>2148205</wp:posOffset>
                </wp:positionH>
                <wp:positionV relativeFrom="paragraph">
                  <wp:posOffset>1634490</wp:posOffset>
                </wp:positionV>
                <wp:extent cx="190500" cy="106045"/>
                <wp:effectExtent l="6350" t="6350" r="6350" b="14605"/>
                <wp:wrapNone/>
                <wp:docPr id="346" name="矩形 346"/>
                <wp:cNvGraphicFramePr/>
                <a:graphic xmlns:a="http://schemas.openxmlformats.org/drawingml/2006/main">
                  <a:graphicData uri="http://schemas.microsoft.com/office/word/2010/wordprocessingShape">
                    <wps:wsp>
                      <wps:cNvSpPr/>
                      <wps:spPr>
                        <a:xfrm>
                          <a:off x="3291205" y="4331970"/>
                          <a:ext cx="190500" cy="10604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15pt;margin-top:128.7pt;height:8.35pt;width:15pt;z-index:251929600;v-text-anchor:middle;mso-width-relative:page;mso-height-relative:page;" filled="f" stroked="t" coordsize="21600,21600" o:gfxdata="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CgzHPz2AAAAAsBAAAPAAAAAAAAAAEAIAAAACIAAABkcnMvZG93bnJldi54bWxQSwEC&#10;FAAUAAAACACHTuJAVXWRidgCAADCBQAADgAAAAAAAAABACAAAAAnAQAAZHJzL2Uyb0RvYy54bWxQ&#10;SwUGAAAAAAYABgBZAQAAcQ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24480" behindDoc="0" locked="0" layoutInCell="1" allowOverlap="1">
                <wp:simplePos x="0" y="0"/>
                <wp:positionH relativeFrom="column">
                  <wp:posOffset>3069590</wp:posOffset>
                </wp:positionH>
                <wp:positionV relativeFrom="paragraph">
                  <wp:posOffset>799465</wp:posOffset>
                </wp:positionV>
                <wp:extent cx="1925320" cy="280670"/>
                <wp:effectExtent l="0" t="0" r="0" b="0"/>
                <wp:wrapNone/>
                <wp:docPr id="341" name="文本框 341"/>
                <wp:cNvGraphicFramePr/>
                <a:graphic xmlns:a="http://schemas.openxmlformats.org/drawingml/2006/main">
                  <a:graphicData uri="http://schemas.microsoft.com/office/word/2010/wordprocessingShape">
                    <wps:wsp>
                      <wps:cNvSpPr txBox="1"/>
                      <wps:spPr>
                        <a:xfrm>
                          <a:off x="0" y="0"/>
                          <a:ext cx="1925320" cy="280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EHLO：表明用户身份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7pt;margin-top:62.95pt;height:22.1pt;width:151.6pt;z-index:251924480;mso-width-relative:page;mso-height-relative:page;" filled="f" stroked="f" coordsize="21600,21600" o:gfxdata="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5NCexdwAAAALAQAADwAAAAAAAAABACAAAAAiAAAA&#10;ZHJzL2Rvd25yZXYueG1sUEsBAhQAFAAAAAgAh07iQO8SZUI8AgAAagQAAA4AAAAAAAAAAQAgAAAA&#10;Kw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EHLO：表明用户身份</w:t>
                      </w:r>
                    </w:p>
                  </w:txbxContent>
                </v:textbox>
              </v:shape>
            </w:pict>
          </mc:Fallback>
        </mc:AlternateContent>
      </w:r>
      <w:r>
        <w:rPr>
          <w:sz w:val="21"/>
        </w:rPr>
        <mc:AlternateContent>
          <mc:Choice Requires="wps">
            <w:drawing>
              <wp:anchor distT="0" distB="0" distL="114300" distR="114300" simplePos="0" relativeHeight="251923456" behindDoc="0" locked="0" layoutInCell="1" allowOverlap="1">
                <wp:simplePos x="0" y="0"/>
                <wp:positionH relativeFrom="column">
                  <wp:posOffset>2151380</wp:posOffset>
                </wp:positionH>
                <wp:positionV relativeFrom="paragraph">
                  <wp:posOffset>911860</wp:posOffset>
                </wp:positionV>
                <wp:extent cx="226060" cy="99060"/>
                <wp:effectExtent l="6350" t="6350" r="8890" b="8890"/>
                <wp:wrapNone/>
                <wp:docPr id="340" name="矩形 340"/>
                <wp:cNvGraphicFramePr/>
                <a:graphic xmlns:a="http://schemas.openxmlformats.org/drawingml/2006/main">
                  <a:graphicData uri="http://schemas.microsoft.com/office/word/2010/wordprocessingShape">
                    <wps:wsp>
                      <wps:cNvSpPr/>
                      <wps:spPr>
                        <a:xfrm>
                          <a:off x="3294380" y="2717800"/>
                          <a:ext cx="226060" cy="9906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4pt;margin-top:71.8pt;height:7.8pt;width:17.8pt;z-index:251923456;v-text-anchor:middle;mso-width-relative:page;mso-height-relative:page;" filled="f" stroked="t" coordsize="21600,21600" o:gfxdata="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ALRfPX2AAAAAsBAAAPAAAAAAAAAAEAIAAAACIAAABkcnMvZG93bnJldi54bWxQSwECFAAU&#10;AAAACACHTuJARqzTPNUCAADBBQAADgAAAAAAAAABACAAAAAnAQAAZHJzL2Uyb0RvYy54bWxQSwUG&#10;AAAAAAYABgBZAQAAbg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18336" behindDoc="0" locked="0" layoutInCell="1" allowOverlap="1">
                <wp:simplePos x="0" y="0"/>
                <wp:positionH relativeFrom="column">
                  <wp:posOffset>5269230</wp:posOffset>
                </wp:positionH>
                <wp:positionV relativeFrom="paragraph">
                  <wp:posOffset>1290955</wp:posOffset>
                </wp:positionV>
                <wp:extent cx="953135" cy="281940"/>
                <wp:effectExtent l="0" t="0" r="0" b="0"/>
                <wp:wrapNone/>
                <wp:docPr id="317" name="文本框 317"/>
                <wp:cNvGraphicFramePr/>
                <a:graphic xmlns:a="http://schemas.openxmlformats.org/drawingml/2006/main">
                  <a:graphicData uri="http://schemas.microsoft.com/office/word/2010/wordprocessingShape">
                    <wps:wsp>
                      <wps:cNvSpPr txBox="1"/>
                      <wps:spPr>
                        <a:xfrm>
                          <a:off x="0" y="0"/>
                          <a:ext cx="953135"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AUTH：用户登录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9pt;margin-top:101.65pt;height:22.2pt;width:75.05pt;z-index:251918336;mso-width-relative:page;mso-height-relative:page;" filled="f" stroked="f" coordsize="21600,21600" o:gfxdata="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crTC7bAAAACgEAAA8AAAAAAAAAAQAgAAAAIgAA&#10;AGRycy9kb3ducmV2LnhtbFBLAQIUABQAAAAIAIdO4kDB22Cs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AUTH：用户登录</w:t>
                      </w:r>
                    </w:p>
                  </w:txbxContent>
                </v:textbox>
              </v:shape>
            </w:pict>
          </mc:Fallback>
        </mc:AlternateContent>
      </w:r>
      <w:r>
        <w:rPr>
          <w:sz w:val="21"/>
        </w:rPr>
        <mc:AlternateContent>
          <mc:Choice Requires="wps">
            <w:drawing>
              <wp:anchor distT="0" distB="0" distL="114300" distR="114300" simplePos="0" relativeHeight="251916288" behindDoc="0" locked="0" layoutInCell="1" allowOverlap="1">
                <wp:simplePos x="0" y="0"/>
                <wp:positionH relativeFrom="column">
                  <wp:posOffset>3749675</wp:posOffset>
                </wp:positionH>
                <wp:positionV relativeFrom="paragraph">
                  <wp:posOffset>950595</wp:posOffset>
                </wp:positionV>
                <wp:extent cx="1925320" cy="280670"/>
                <wp:effectExtent l="0" t="0" r="0" b="0"/>
                <wp:wrapNone/>
                <wp:docPr id="314" name="文本框 314"/>
                <wp:cNvGraphicFramePr/>
                <a:graphic xmlns:a="http://schemas.openxmlformats.org/drawingml/2006/main">
                  <a:graphicData uri="http://schemas.microsoft.com/office/word/2010/wordprocessingShape">
                    <wps:wsp>
                      <wps:cNvSpPr txBox="1"/>
                      <wps:spPr>
                        <a:xfrm>
                          <a:off x="0" y="0"/>
                          <a:ext cx="1925320" cy="280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状态字：250，SMTP服务器握手成功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25pt;margin-top:74.85pt;height:22.1pt;width:151.6pt;z-index:251916288;mso-width-relative:page;mso-height-relative:page;" filled="f" stroked="f" coordsize="21600,21600" o:gfxdata="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KR0X9sAAAAJAQAADwAAAAAAAAABACAAAAAiAAAA&#10;ZHJzL2Rvd25yZXYueG1sUEsBAhQAFAAAAAgAh07iQDb1UcI9AgAAag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状态字：250，SMTP服务器握手成功</w:t>
                      </w:r>
                    </w:p>
                  </w:txbxContent>
                </v:textbox>
              </v:shape>
            </w:pict>
          </mc:Fallback>
        </mc:AlternateContent>
      </w:r>
      <w:r>
        <w:rPr>
          <w:sz w:val="21"/>
        </w:rPr>
        <mc:AlternateContent>
          <mc:Choice Requires="wps">
            <w:drawing>
              <wp:anchor distT="0" distB="0" distL="114300" distR="114300" simplePos="0" relativeHeight="251921408" behindDoc="0" locked="0" layoutInCell="1" allowOverlap="1">
                <wp:simplePos x="0" y="0"/>
                <wp:positionH relativeFrom="column">
                  <wp:posOffset>1535430</wp:posOffset>
                </wp:positionH>
                <wp:positionV relativeFrom="paragraph">
                  <wp:posOffset>285750</wp:posOffset>
                </wp:positionV>
                <wp:extent cx="233045" cy="359410"/>
                <wp:effectExtent l="6350" t="6350" r="14605" b="15240"/>
                <wp:wrapNone/>
                <wp:docPr id="337" name="矩形 337"/>
                <wp:cNvGraphicFramePr/>
                <a:graphic xmlns:a="http://schemas.openxmlformats.org/drawingml/2006/main">
                  <a:graphicData uri="http://schemas.microsoft.com/office/word/2010/wordprocessingShape">
                    <wps:wsp>
                      <wps:cNvSpPr/>
                      <wps:spPr>
                        <a:xfrm>
                          <a:off x="2678430" y="2091690"/>
                          <a:ext cx="233045" cy="35941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9pt;margin-top:22.5pt;height:28.3pt;width:18.35pt;z-index:251921408;v-text-anchor:middle;mso-width-relative:page;mso-height-relative:page;" filled="f" stroked="t" coordsize="21600,21600" o:gfxdata="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iQY66dYAAAAKAQAADwAAAAAAAAABACAAAAAiAAAAZHJzL2Rvd25yZXYueG1sUEsBAhQA&#10;FAAAAAgAh07iQBFt0KfYAgAAwgUAAA4AAAAAAAAAAQAgAAAAJQEAAGRycy9lMm9Eb2MueG1sUEsF&#10;BgAAAAAGAAYAWQEAAG8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17312" behindDoc="0" locked="0" layoutInCell="1" allowOverlap="1">
                <wp:simplePos x="0" y="0"/>
                <wp:positionH relativeFrom="column">
                  <wp:posOffset>2143760</wp:posOffset>
                </wp:positionH>
                <wp:positionV relativeFrom="paragraph">
                  <wp:posOffset>1358900</wp:posOffset>
                </wp:positionV>
                <wp:extent cx="225425" cy="148590"/>
                <wp:effectExtent l="6350" t="6350" r="9525" b="10160"/>
                <wp:wrapNone/>
                <wp:docPr id="316" name="矩形 316"/>
                <wp:cNvGraphicFramePr/>
                <a:graphic xmlns:a="http://schemas.openxmlformats.org/drawingml/2006/main">
                  <a:graphicData uri="http://schemas.microsoft.com/office/word/2010/wordprocessingShape">
                    <wps:wsp>
                      <wps:cNvSpPr/>
                      <wps:spPr>
                        <a:xfrm>
                          <a:off x="3286760" y="3164840"/>
                          <a:ext cx="225425" cy="1485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8pt;margin-top:107pt;height:11.7pt;width:17.75pt;z-index:251917312;v-text-anchor:middle;mso-width-relative:page;mso-height-relative:page;" filled="f" stroked="t" coordsize="21600,21600" o:gfxdata="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ORTMuXYAAAACwEAAA8AAAAAAAAAAQAgAAAAIgAAAGRycy9kb3ducmV2LnhtbFBLAQIU&#10;ABQAAAAIAIdO4kBvLtUJ1wIAAMIFAAAOAAAAAAAAAAEAIAAAACcBAABkcnMvZTJvRG9jLnhtbFBL&#10;BQYAAAAABgAGAFkBAABw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15264" behindDoc="0" locked="0" layoutInCell="1" allowOverlap="1">
                <wp:simplePos x="0" y="0"/>
                <wp:positionH relativeFrom="column">
                  <wp:posOffset>2143760</wp:posOffset>
                </wp:positionH>
                <wp:positionV relativeFrom="paragraph">
                  <wp:posOffset>1024890</wp:posOffset>
                </wp:positionV>
                <wp:extent cx="175895" cy="113030"/>
                <wp:effectExtent l="6350" t="6350" r="8255" b="7620"/>
                <wp:wrapNone/>
                <wp:docPr id="313" name="矩形 313"/>
                <wp:cNvGraphicFramePr/>
                <a:graphic xmlns:a="http://schemas.openxmlformats.org/drawingml/2006/main">
                  <a:graphicData uri="http://schemas.microsoft.com/office/word/2010/wordprocessingShape">
                    <wps:wsp>
                      <wps:cNvSpPr/>
                      <wps:spPr>
                        <a:xfrm>
                          <a:off x="3286760" y="2830830"/>
                          <a:ext cx="175895" cy="11303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8pt;margin-top:80.7pt;height:8.9pt;width:13.85pt;z-index:251915264;v-text-anchor:middle;mso-width-relative:page;mso-height-relative:page;" filled="f" stroked="t" coordsize="21600,21600" o:gfxdata="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ECh5ETYAAAACwEAAA8AAAAAAAAAAQAgAAAAIgAAAGRycy9kb3ducmV2LnhtbFBLAQIU&#10;ABQAAAAIAIdO4kBaAIMp1wIAAMIFAAAOAAAAAAAAAAEAIAAAACcBAABkcnMvZTJvRG9jLnhtbFBL&#10;BQYAAAAABgAGAFkBAABw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12192" behindDoc="0" locked="0" layoutInCell="1" allowOverlap="1">
                <wp:simplePos x="0" y="0"/>
                <wp:positionH relativeFrom="column">
                  <wp:posOffset>2148205</wp:posOffset>
                </wp:positionH>
                <wp:positionV relativeFrom="paragraph">
                  <wp:posOffset>789940</wp:posOffset>
                </wp:positionV>
                <wp:extent cx="183515" cy="113030"/>
                <wp:effectExtent l="6350" t="6350" r="13335" b="7620"/>
                <wp:wrapNone/>
                <wp:docPr id="273" name="矩形 273"/>
                <wp:cNvGraphicFramePr/>
                <a:graphic xmlns:a="http://schemas.openxmlformats.org/drawingml/2006/main">
                  <a:graphicData uri="http://schemas.microsoft.com/office/word/2010/wordprocessingShape">
                    <wps:wsp>
                      <wps:cNvSpPr/>
                      <wps:spPr>
                        <a:xfrm>
                          <a:off x="3291205" y="1704340"/>
                          <a:ext cx="183515" cy="11303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15pt;margin-top:62.2pt;height:8.9pt;width:14.45pt;z-index:251912192;v-text-anchor:middle;mso-width-relative:page;mso-height-relative:page;" filled="f" stroked="t" coordsize="21600,21600" o:gfxdata="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IxN9Z7XAAAACwEAAA8AAAAAAAAAAQAgAAAAIgAAAGRycy9kb3ducmV2LnhtbFBLAQIU&#10;ABQAAAAIAIdO4kBRgSQu2AIAAMIFAAAOAAAAAAAAAAEAIAAAACYBAABkcnMvZTJvRG9jLnhtbFBL&#10;BQYAAAAABgAGAFkBAABwBgAAAAA=&#10;">
                <v:fill on="f" focussize="0,0"/>
                <v:stroke weight="1pt" color="#FF0000 [3204]" miterlimit="8" joinstyle="miter"/>
                <v:imagedata o:title=""/>
                <o:lock v:ext="edit" aspectratio="f"/>
              </v:rect>
            </w:pict>
          </mc:Fallback>
        </mc:AlternateContent>
      </w:r>
      <w:r>
        <w:drawing>
          <wp:inline distT="0" distB="0" distL="114300" distR="114300">
            <wp:extent cx="5264150" cy="2335530"/>
            <wp:effectExtent l="0" t="0" r="6350" b="1270"/>
            <wp:docPr id="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
                    <pic:cNvPicPr>
                      <a:picLocks noChangeAspect="1"/>
                    </pic:cNvPicPr>
                  </pic:nvPicPr>
                  <pic:blipFill>
                    <a:blip r:embed="rId71"/>
                    <a:stretch>
                      <a:fillRect/>
                    </a:stretch>
                  </pic:blipFill>
                  <pic:spPr>
                    <a:xfrm>
                      <a:off x="0" y="0"/>
                      <a:ext cx="5264150" cy="2335530"/>
                    </a:xfrm>
                    <a:prstGeom prst="rect">
                      <a:avLst/>
                    </a:prstGeom>
                    <a:noFill/>
                    <a:ln>
                      <a:noFill/>
                    </a:ln>
                  </pic:spPr>
                </pic:pic>
              </a:graphicData>
            </a:graphic>
          </wp:inline>
        </w:drawing>
      </w:r>
    </w:p>
    <w:p>
      <w:pPr>
        <w:numPr>
          <w:numId w:val="0"/>
        </w:numPr>
        <w:spacing w:line="360" w:lineRule="auto"/>
        <w:jc w:val="center"/>
      </w:pPr>
      <w:r>
        <w:rPr>
          <w:sz w:val="21"/>
        </w:rPr>
        <mc:AlternateContent>
          <mc:Choice Requires="wps">
            <w:drawing>
              <wp:anchor distT="0" distB="0" distL="114300" distR="114300" simplePos="0" relativeHeight="251938816" behindDoc="0" locked="0" layoutInCell="1" allowOverlap="1">
                <wp:simplePos x="0" y="0"/>
                <wp:positionH relativeFrom="column">
                  <wp:posOffset>3502025</wp:posOffset>
                </wp:positionH>
                <wp:positionV relativeFrom="paragraph">
                  <wp:posOffset>303530</wp:posOffset>
                </wp:positionV>
                <wp:extent cx="27940" cy="1305560"/>
                <wp:effectExtent l="22860" t="0" r="50800" b="2540"/>
                <wp:wrapNone/>
                <wp:docPr id="355" name="直接箭头连接符 355"/>
                <wp:cNvGraphicFramePr/>
                <a:graphic xmlns:a="http://schemas.openxmlformats.org/drawingml/2006/main">
                  <a:graphicData uri="http://schemas.microsoft.com/office/word/2010/wordprocessingShape">
                    <wps:wsp>
                      <wps:cNvCnPr/>
                      <wps:spPr>
                        <a:xfrm>
                          <a:off x="4652645" y="5372100"/>
                          <a:ext cx="27940" cy="13055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75pt;margin-top:23.9pt;height:102.8pt;width:2.2pt;z-index:251938816;mso-width-relative:page;mso-height-relative:page;" filled="f" stroked="t" coordsize="21600,21600" o:gfxdata="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VyJKdoAAAAK&#10;AQAADwAAAAAAAAABACAAAAAiAAAAZHJzL2Rvd25yZXYueG1sUEsBAhQAFAAAAAgAh07iQHj5zOsa&#10;AgAA8gMAAA4AAAAAAAAAAQAgAAAAKQEAAGRycy9lMm9Eb2MueG1sUEsFBgAAAAAGAAYAWQEAALUF&#10;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35744" behindDoc="0" locked="0" layoutInCell="1" allowOverlap="1">
                <wp:simplePos x="0" y="0"/>
                <wp:positionH relativeFrom="column">
                  <wp:posOffset>4012565</wp:posOffset>
                </wp:positionH>
                <wp:positionV relativeFrom="paragraph">
                  <wp:posOffset>97155</wp:posOffset>
                </wp:positionV>
                <wp:extent cx="805180" cy="295910"/>
                <wp:effectExtent l="0" t="0" r="0" b="0"/>
                <wp:wrapNone/>
                <wp:docPr id="352" name="文本框 352"/>
                <wp:cNvGraphicFramePr/>
                <a:graphic xmlns:a="http://schemas.openxmlformats.org/drawingml/2006/main">
                  <a:graphicData uri="http://schemas.microsoft.com/office/word/2010/wordprocessingShape">
                    <wps:wsp>
                      <wps:cNvSpPr txBox="1"/>
                      <wps:spPr>
                        <a:xfrm>
                          <a:off x="0" y="0"/>
                          <a:ext cx="805180"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开始邮件输入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95pt;margin-top:7.65pt;height:23.3pt;width:63.4pt;z-index:251935744;mso-width-relative:page;mso-height-relative:page;" filled="f" stroked="f" coordsize="21600,21600" o:gfxdata="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LgaxrZAAAACQEAAA8AAAAAAAAAAQAgAAAAIgAAAGRy&#10;cy9kb3ducmV2LnhtbFBLAQIUABQAAAAIAIdO4kCR1UtnPQIAAGoEAAAOAAAAAAAAAAEAIAAAACg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开始邮件输入</w:t>
                      </w:r>
                    </w:p>
                  </w:txbxContent>
                </v:textbox>
              </v:shape>
            </w:pict>
          </mc:Fallback>
        </mc:AlternateContent>
      </w:r>
      <w:r>
        <w:rPr>
          <w:sz w:val="21"/>
        </w:rPr>
        <mc:AlternateContent>
          <mc:Choice Requires="wps">
            <w:drawing>
              <wp:anchor distT="0" distB="0" distL="114300" distR="114300" simplePos="0" relativeHeight="251936768" behindDoc="0" locked="0" layoutInCell="1" allowOverlap="1">
                <wp:simplePos x="0" y="0"/>
                <wp:positionH relativeFrom="column">
                  <wp:posOffset>3044190</wp:posOffset>
                </wp:positionH>
                <wp:positionV relativeFrom="paragraph">
                  <wp:posOffset>184150</wp:posOffset>
                </wp:positionV>
                <wp:extent cx="938530" cy="113030"/>
                <wp:effectExtent l="6350" t="6350" r="7620" b="7620"/>
                <wp:wrapNone/>
                <wp:docPr id="353" name="矩形 353"/>
                <wp:cNvGraphicFramePr/>
                <a:graphic xmlns:a="http://schemas.openxmlformats.org/drawingml/2006/main">
                  <a:graphicData uri="http://schemas.microsoft.com/office/word/2010/wordprocessingShape">
                    <wps:wsp>
                      <wps:cNvSpPr/>
                      <wps:spPr>
                        <a:xfrm>
                          <a:off x="4187190" y="5259070"/>
                          <a:ext cx="938530" cy="11303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9.7pt;margin-top:14.5pt;height:8.9pt;width:73.9pt;z-index:251936768;v-text-anchor:middle;mso-width-relative:page;mso-height-relative:page;" filled="f" stroked="t" coordsize="21600,21600" o:gfxdata="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gfeTdYAAAAJAQAADwAAAAAAAAABACAAAAAiAAAAZHJzL2Rvd25yZXYueG1sUEsBAhQA&#10;FAAAAAgAh07iQBOk0G/YAgAAwgUAAA4AAAAAAAAAAQAgAAAAJQEAAGRycy9lMm9Eb2MueG1sUEsF&#10;BgAAAAAGAAYAWQEAAG8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34720" behindDoc="0" locked="0" layoutInCell="1" allowOverlap="1">
                <wp:simplePos x="0" y="0"/>
                <wp:positionH relativeFrom="column">
                  <wp:posOffset>2155190</wp:posOffset>
                </wp:positionH>
                <wp:positionV relativeFrom="paragraph">
                  <wp:posOffset>191135</wp:posOffset>
                </wp:positionV>
                <wp:extent cx="176530" cy="84455"/>
                <wp:effectExtent l="6350" t="6350" r="7620" b="10795"/>
                <wp:wrapNone/>
                <wp:docPr id="351" name="矩形 351"/>
                <wp:cNvGraphicFramePr/>
                <a:graphic xmlns:a="http://schemas.openxmlformats.org/drawingml/2006/main">
                  <a:graphicData uri="http://schemas.microsoft.com/office/word/2010/wordprocessingShape">
                    <wps:wsp>
                      <wps:cNvSpPr/>
                      <wps:spPr>
                        <a:xfrm>
                          <a:off x="3298190" y="5266055"/>
                          <a:ext cx="176530" cy="8445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7pt;margin-top:15.05pt;height:6.65pt;width:13.9pt;z-index:251934720;v-text-anchor:middle;mso-width-relative:page;mso-height-relative:page;" filled="f" stroked="t" coordsize="21600,21600" o:gfxdata="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KoH97nWAAAACQEAAA8AAAAAAAAAAQAgAAAAIgAAAGRycy9kb3ducmV2LnhtbFBLAQIU&#10;ABQAAAAIAIdO4kAr8M0R2QIAAMEFAAAOAAAAAAAAAAEAIAAAACUBAABkcnMvZTJvRG9jLnhtbFBL&#10;BQYAAAAABgAGAFkBAABw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32672" behindDoc="0" locked="0" layoutInCell="1" allowOverlap="1">
                <wp:simplePos x="0" y="0"/>
                <wp:positionH relativeFrom="column">
                  <wp:posOffset>2155190</wp:posOffset>
                </wp:positionH>
                <wp:positionV relativeFrom="paragraph">
                  <wp:posOffset>71120</wp:posOffset>
                </wp:positionV>
                <wp:extent cx="232410" cy="106045"/>
                <wp:effectExtent l="6350" t="6350" r="15240" b="14605"/>
                <wp:wrapNone/>
                <wp:docPr id="349" name="矩形 349"/>
                <wp:cNvGraphicFramePr/>
                <a:graphic xmlns:a="http://schemas.openxmlformats.org/drawingml/2006/main">
                  <a:graphicData uri="http://schemas.microsoft.com/office/word/2010/wordprocessingShape">
                    <wps:wsp>
                      <wps:cNvSpPr/>
                      <wps:spPr>
                        <a:xfrm>
                          <a:off x="3298190" y="5146040"/>
                          <a:ext cx="232410" cy="10604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7pt;margin-top:5.6pt;height:8.35pt;width:18.3pt;z-index:251932672;v-text-anchor:middle;mso-width-relative:page;mso-height-relative:page;" filled="f" stroked="t" coordsize="21600,21600" o:gfxdata="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1frWrdYAAAAJAQAADwAAAAAAAAABACAAAAAiAAAAZHJzL2Rvd25yZXYueG1sUEsBAhQA&#10;FAAAAAgAh07iQO55v2zYAgAAwgUAAA4AAAAAAAAAAQAgAAAAJQEAAGRycy9lMm9Eb2MueG1sUEsF&#10;BgAAAAAGAAYAWQEAAG8GAAAAAA==&#10;">
                <v:fill on="f" focussize="0,0"/>
                <v:stroke weight="1pt" color="#FF0000 [3204]" miterlimit="8" joinstyle="miter"/>
                <v:imagedata o:title=""/>
                <o:lock v:ext="edit" aspectratio="f"/>
              </v:rect>
            </w:pict>
          </mc:Fallback>
        </mc:AlternateContent>
      </w:r>
      <w:r>
        <w:drawing>
          <wp:inline distT="0" distB="0" distL="114300" distR="114300">
            <wp:extent cx="5271135" cy="1438910"/>
            <wp:effectExtent l="0" t="0" r="12065" b="8890"/>
            <wp:docPr id="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
                    <pic:cNvPicPr>
                      <a:picLocks noChangeAspect="1"/>
                    </pic:cNvPicPr>
                  </pic:nvPicPr>
                  <pic:blipFill>
                    <a:blip r:embed="rId72"/>
                    <a:stretch>
                      <a:fillRect/>
                    </a:stretch>
                  </pic:blipFill>
                  <pic:spPr>
                    <a:xfrm>
                      <a:off x="0" y="0"/>
                      <a:ext cx="5271135" cy="1438910"/>
                    </a:xfrm>
                    <a:prstGeom prst="rect">
                      <a:avLst/>
                    </a:prstGeom>
                    <a:noFill/>
                    <a:ln>
                      <a:noFill/>
                    </a:ln>
                  </pic:spPr>
                </pic:pic>
              </a:graphicData>
            </a:graphic>
          </wp:inline>
        </w:drawing>
      </w:r>
    </w:p>
    <w:p>
      <w:pPr>
        <w:numPr>
          <w:numId w:val="0"/>
        </w:numPr>
        <w:spacing w:line="360" w:lineRule="auto"/>
        <w:jc w:val="center"/>
        <w:rPr>
          <w:rFonts w:hint="eastAsia"/>
          <w:b/>
          <w:bCs/>
          <w:sz w:val="21"/>
          <w:szCs w:val="21"/>
        </w:rPr>
      </w:pPr>
      <w:r>
        <w:rPr>
          <w:sz w:val="21"/>
        </w:rPr>
        <mc:AlternateContent>
          <mc:Choice Requires="wps">
            <w:drawing>
              <wp:anchor distT="0" distB="0" distL="114300" distR="114300" simplePos="0" relativeHeight="251937792" behindDoc="0" locked="0" layoutInCell="1" allowOverlap="1">
                <wp:simplePos x="0" y="0"/>
                <wp:positionH relativeFrom="column">
                  <wp:posOffset>3114040</wp:posOffset>
                </wp:positionH>
                <wp:positionV relativeFrom="paragraph">
                  <wp:posOffset>28575</wp:posOffset>
                </wp:positionV>
                <wp:extent cx="805180" cy="29591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805180"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标志数据结尾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2pt;margin-top:2.25pt;height:23.3pt;width:63.4pt;z-index:251937792;mso-width-relative:page;mso-height-relative:page;" filled="f" stroked="f" coordsize="21600,21600" o:gfxdata="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l1dh/aAAAACAEAAA8AAAAAAAAAAQAgAAAAIgAA&#10;AGRycy9kb3ducmV2LnhtbFBLAQIUABQAAAAIAIdO4kB1MGd0PwIAAGkEAAAOAAAAAAAAAAEAIAAA&#10;ACk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标志数据结尾</w:t>
                      </w:r>
                    </w:p>
                  </w:txbxContent>
                </v:textbox>
              </v:shape>
            </w:pict>
          </mc:Fallback>
        </mc:AlternateContent>
      </w:r>
    </w:p>
    <w:p>
      <w:pPr>
        <w:numPr>
          <w:ilvl w:val="0"/>
          <w:numId w:val="4"/>
        </w:numPr>
        <w:spacing w:line="360" w:lineRule="auto"/>
        <w:ind w:firstLine="420" w:firstLineChars="0"/>
        <w:rPr>
          <w:rFonts w:hint="eastAsia"/>
          <w:b/>
          <w:bCs/>
          <w:sz w:val="21"/>
          <w:szCs w:val="21"/>
        </w:rPr>
      </w:pPr>
      <w:r>
        <w:rPr>
          <w:rFonts w:hint="eastAsia"/>
          <w:b/>
          <w:bCs/>
          <w:sz w:val="21"/>
          <w:szCs w:val="21"/>
          <w:lang w:val="en-US" w:eastAsia="zh-CN"/>
        </w:rPr>
        <w:t>POP3协议分析</w:t>
      </w:r>
    </w:p>
    <w:p>
      <w:pPr>
        <w:numPr>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POP3协议是一种邮件读取协议，使用的是客户/服务器工作方式。POP3客户端与POP3服务器的110端口连接。在连接建立好以后，客户端与服务器之间通过交互命令和响应的方式完成邮件的接收。</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62"/>
        <w:gridCol w:w="1833"/>
        <w:gridCol w:w="1333"/>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命令</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参数</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状态</w:t>
            </w:r>
          </w:p>
        </w:tc>
        <w:tc>
          <w:tcPr>
            <w:tcW w:w="4494"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USER</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Username</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此命令若成功，将导致状态转换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PASS</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Password</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此命令若成功，状态转化为更新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APOP</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Name,Digest</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Digest是MD5消息摘要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STAT</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None</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请求服务器发回关于邮箱的统计资料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UIDL</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[Msg#]（邮件号）</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返回邮件的唯一标识符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LIST</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[Msg#]（邮件号）</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返回邮件的唯一标识符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RETR</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[Msg#]（邮件号）</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返回由参数标识的邮件的全部文本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DELE</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[Msg#]（邮件号）</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服务器将由参数标识的邮件标记为删除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TOP</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[Msg#]（邮件号）</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服务器将返回由参数标识的邮件的邮件头+前n行内容，n必须是正整数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NOOP</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None</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服务器返回一个肯定的响应，用于测试连接是否成功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2"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QUIT</w:t>
            </w:r>
          </w:p>
        </w:tc>
        <w:tc>
          <w:tcPr>
            <w:tcW w:w="18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None</w:t>
            </w:r>
          </w:p>
        </w:tc>
        <w:tc>
          <w:tcPr>
            <w:tcW w:w="1333" w:type="dxa"/>
          </w:tcPr>
          <w:p>
            <w:pPr>
              <w:numPr>
                <w:numId w:val="0"/>
              </w:numPr>
              <w:spacing w:line="360" w:lineRule="auto"/>
              <w:rPr>
                <w:rFonts w:hint="default"/>
                <w:b w:val="0"/>
                <w:bCs w:val="0"/>
                <w:sz w:val="21"/>
                <w:szCs w:val="21"/>
                <w:vertAlign w:val="baseline"/>
                <w:lang w:val="en-US" w:eastAsia="zh-CN"/>
              </w:rPr>
            </w:pPr>
            <w:r>
              <w:rPr>
                <w:rFonts w:hint="eastAsia"/>
                <w:b w:val="0"/>
                <w:bCs w:val="0"/>
                <w:sz w:val="21"/>
                <w:szCs w:val="21"/>
                <w:vertAlign w:val="baseline"/>
                <w:lang w:val="en-US" w:eastAsia="zh-CN"/>
              </w:rPr>
              <w:t>处理、认证</w:t>
            </w:r>
          </w:p>
        </w:tc>
        <w:tc>
          <w:tcPr>
            <w:tcW w:w="4494" w:type="dxa"/>
          </w:tcPr>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1)如果服务器处于“处理”状态，么将进入“更新”状态以删除任何标记为删除的邮件，并重返“认证”状态。</w:t>
            </w:r>
          </w:p>
          <w:p>
            <w:pPr>
              <w:numPr>
                <w:numId w:val="0"/>
              </w:numPr>
              <w:spacing w:line="360" w:lineRule="auto"/>
              <w:rPr>
                <w:rFonts w:hint="default"/>
                <w:b w:val="0"/>
                <w:bCs w:val="0"/>
                <w:sz w:val="21"/>
                <w:szCs w:val="21"/>
                <w:vertAlign w:val="baseline"/>
                <w:lang w:val="en-US" w:eastAsia="zh-CN"/>
              </w:rPr>
            </w:pPr>
            <w:r>
              <w:rPr>
                <w:rFonts w:hint="default"/>
                <w:b w:val="0"/>
                <w:bCs w:val="0"/>
                <w:sz w:val="21"/>
                <w:szCs w:val="21"/>
                <w:vertAlign w:val="baseline"/>
                <w:lang w:val="en-US" w:eastAsia="zh-CN"/>
              </w:rPr>
              <w:t>2)如果服务器处于“认证”状态，则结束会话，退出连接</w:t>
            </w:r>
          </w:p>
        </w:tc>
      </w:tr>
    </w:tbl>
    <w:p>
      <w:pPr>
        <w:numPr>
          <w:ilvl w:val="0"/>
          <w:numId w:val="0"/>
        </w:numPr>
        <w:spacing w:line="360" w:lineRule="auto"/>
        <w:ind w:leftChars="0"/>
        <w:rPr>
          <w:rFonts w:hint="eastAsia"/>
          <w:b/>
          <w:bCs/>
          <w:sz w:val="21"/>
          <w:szCs w:val="21"/>
        </w:rPr>
      </w:pPr>
      <w:r>
        <w:rPr>
          <w:rFonts w:hint="eastAsia" w:cs="Times New Roman"/>
          <w:b/>
          <w:bCs w:val="0"/>
          <w:sz w:val="21"/>
          <w:szCs w:val="21"/>
          <w:lang w:val="en-US" w:eastAsia="zh-CN"/>
        </w:rPr>
        <w:t>POP3协议格式分析</w:t>
      </w:r>
    </w:p>
    <w:p>
      <w:pPr>
        <w:numPr>
          <w:numId w:val="0"/>
        </w:numPr>
        <w:spacing w:line="360" w:lineRule="auto"/>
        <w:ind w:firstLine="420" w:firstLineChars="0"/>
        <w:rPr>
          <w:rFonts w:hint="eastAsia" w:cs="Times New Roman"/>
          <w:b w:val="0"/>
          <w:bCs/>
          <w:sz w:val="21"/>
          <w:szCs w:val="21"/>
          <w:lang w:val="en-US" w:eastAsia="zh-CN"/>
        </w:rPr>
      </w:pPr>
      <w:r>
        <w:rPr>
          <w:rFonts w:hint="eastAsia" w:cs="Times New Roman"/>
          <w:b/>
          <w:bCs w:val="0"/>
          <w:sz w:val="21"/>
          <w:szCs w:val="21"/>
          <w:lang w:val="en-US" w:eastAsia="zh-CN"/>
        </w:rPr>
        <w:t>POP3命令格式：</w:t>
      </w:r>
      <w:r>
        <w:rPr>
          <w:rFonts w:hint="eastAsia" w:cs="Times New Roman"/>
          <w:b w:val="0"/>
          <w:bCs/>
          <w:sz w:val="21"/>
          <w:szCs w:val="21"/>
          <w:lang w:val="en-US" w:eastAsia="zh-CN"/>
        </w:rPr>
        <w:t>COMMAND [Parameter] &lt;CRLF&gt;</w:t>
      </w:r>
    </w:p>
    <w:p>
      <w:pPr>
        <w:numPr>
          <w:numId w:val="0"/>
        </w:numPr>
        <w:spacing w:line="360" w:lineRule="auto"/>
        <w:ind w:firstLine="420" w:firstLineChars="0"/>
        <w:rPr>
          <w:rFonts w:hint="eastAsia" w:cs="Times New Roman"/>
          <w:b w:val="0"/>
          <w:bCs/>
          <w:sz w:val="21"/>
          <w:szCs w:val="21"/>
          <w:lang w:val="en-US" w:eastAsia="zh-CN"/>
        </w:rPr>
      </w:pPr>
      <w:r>
        <w:rPr>
          <w:rFonts w:hint="eastAsia" w:cs="Times New Roman"/>
          <w:b w:val="0"/>
          <w:bCs/>
          <w:sz w:val="21"/>
          <w:szCs w:val="21"/>
          <w:lang w:val="en-US" w:eastAsia="zh-CN"/>
        </w:rPr>
        <w:t>其中，COMMAND是命令名，Parameter是命令参数，CRLF是回车换行符。</w:t>
      </w:r>
    </w:p>
    <w:p>
      <w:pPr>
        <w:numPr>
          <w:numId w:val="0"/>
        </w:numPr>
        <w:spacing w:line="360" w:lineRule="auto"/>
        <w:jc w:val="center"/>
        <w:rPr>
          <w:rFonts w:hint="default" w:cs="Times New Roman"/>
          <w:b w:val="0"/>
          <w:bCs/>
          <w:sz w:val="21"/>
          <w:szCs w:val="21"/>
          <w:lang w:val="en-US" w:eastAsia="zh-CN"/>
        </w:rPr>
      </w:pPr>
      <w:r>
        <w:rPr>
          <w:sz w:val="21"/>
        </w:rPr>
        <mc:AlternateContent>
          <mc:Choice Requires="wps">
            <w:drawing>
              <wp:anchor distT="0" distB="0" distL="114300" distR="114300" simplePos="0" relativeHeight="251970560" behindDoc="0" locked="0" layoutInCell="1" allowOverlap="1">
                <wp:simplePos x="0" y="0"/>
                <wp:positionH relativeFrom="column">
                  <wp:posOffset>3299460</wp:posOffset>
                </wp:positionH>
                <wp:positionV relativeFrom="paragraph">
                  <wp:posOffset>560705</wp:posOffset>
                </wp:positionV>
                <wp:extent cx="713740" cy="258445"/>
                <wp:effectExtent l="0" t="0" r="0" b="0"/>
                <wp:wrapNone/>
                <wp:docPr id="397" name="文本框 397"/>
                <wp:cNvGraphicFramePr/>
                <a:graphic xmlns:a="http://schemas.openxmlformats.org/drawingml/2006/main">
                  <a:graphicData uri="http://schemas.microsoft.com/office/word/2010/wordprocessingShape">
                    <wps:wsp>
                      <wps:cNvSpPr txBox="1"/>
                      <wps:spPr>
                        <a:xfrm>
                          <a:off x="4506595" y="5123180"/>
                          <a:ext cx="713740" cy="25844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命令名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8pt;margin-top:44.15pt;height:20.35pt;width:56.2pt;z-index:251970560;mso-width-relative:page;mso-height-relative:page;" filled="f" stroked="f" coordsize="21600,21600" o:gfxdata="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A3WZ7f2wAAAAoBAAAPAAAAAAAAAAEAIAAAACIA&#10;AABkcnMvZG93bnJldi54bWxQSwECFAAUAAAACACHTuJAev387rECAABdBQAADgAAAAAAAAABACAA&#10;AAAqAQAAZHJzL2Uyb0RvYy54bWxQSwUGAAAAAAYABgBZAQAATQY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命令名</w:t>
                      </w:r>
                    </w:p>
                  </w:txbxContent>
                </v:textbox>
              </v:shape>
            </w:pict>
          </mc:Fallback>
        </mc:AlternateContent>
      </w:r>
      <w:r>
        <w:rPr>
          <w:sz w:val="21"/>
        </w:rPr>
        <mc:AlternateContent>
          <mc:Choice Requires="wps">
            <w:drawing>
              <wp:anchor distT="0" distB="0" distL="114300" distR="114300" simplePos="0" relativeHeight="251976704" behindDoc="0" locked="0" layoutInCell="1" allowOverlap="1">
                <wp:simplePos x="0" y="0"/>
                <wp:positionH relativeFrom="column">
                  <wp:posOffset>3564890</wp:posOffset>
                </wp:positionH>
                <wp:positionV relativeFrom="paragraph">
                  <wp:posOffset>297180</wp:posOffset>
                </wp:positionV>
                <wp:extent cx="713740" cy="258445"/>
                <wp:effectExtent l="0" t="0" r="0" b="0"/>
                <wp:wrapNone/>
                <wp:docPr id="401" name="文本框 401"/>
                <wp:cNvGraphicFramePr/>
                <a:graphic xmlns:a="http://schemas.openxmlformats.org/drawingml/2006/main">
                  <a:graphicData uri="http://schemas.microsoft.com/office/word/2010/wordprocessingShape">
                    <wps:wsp>
                      <wps:cNvSpPr txBox="1"/>
                      <wps:spPr>
                        <a:xfrm>
                          <a:off x="0" y="0"/>
                          <a:ext cx="71374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回车换行符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7pt;margin-top:23.4pt;height:20.35pt;width:56.2pt;z-index:251976704;mso-width-relative:page;mso-height-relative:page;" filled="f" stroked="f" coordsize="21600,21600" o:gfxdata="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&#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dubh2wAAAAkBAAAPAAAAAAAAAAEAIAAAACIAAABk&#10;cnMvZG93bnJldi54bWxQSwECFAAUAAAACACHTuJAiioPoDwCAABp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回车换行符</w:t>
                      </w:r>
                    </w:p>
                  </w:txbxContent>
                </v:textbox>
              </v:shape>
            </w:pict>
          </mc:Fallback>
        </mc:AlternateContent>
      </w:r>
      <w:r>
        <w:rPr>
          <w:sz w:val="21"/>
        </w:rPr>
        <mc:AlternateContent>
          <mc:Choice Requires="wps">
            <w:drawing>
              <wp:anchor distT="0" distB="0" distL="114300" distR="114300" simplePos="0" relativeHeight="251973632" behindDoc="0" locked="0" layoutInCell="1" allowOverlap="1">
                <wp:simplePos x="0" y="0"/>
                <wp:positionH relativeFrom="column">
                  <wp:posOffset>3053080</wp:posOffset>
                </wp:positionH>
                <wp:positionV relativeFrom="paragraph">
                  <wp:posOffset>342265</wp:posOffset>
                </wp:positionV>
                <wp:extent cx="473075" cy="190500"/>
                <wp:effectExtent l="6350" t="6350" r="15875" b="6350"/>
                <wp:wrapNone/>
                <wp:docPr id="400" name="矩形 400"/>
                <wp:cNvGraphicFramePr/>
                <a:graphic xmlns:a="http://schemas.openxmlformats.org/drawingml/2006/main">
                  <a:graphicData uri="http://schemas.microsoft.com/office/word/2010/wordprocessingShape">
                    <wps:wsp>
                      <wps:cNvSpPr/>
                      <wps:spPr>
                        <a:xfrm>
                          <a:off x="4196080" y="4848225"/>
                          <a:ext cx="473075" cy="19050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4pt;margin-top:26.95pt;height:15pt;width:37.25pt;z-index:251973632;v-text-anchor:middle;mso-width-relative:page;mso-height-relative:page;" filled="f" stroked="t" coordsize="21600,21600" o:gfxdata="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BjDYdnWAAAACQEAAA8AAAAAAAAAAQAgAAAAIgAAAGRycy9kb3ducmV2LnhtbFBLAQIUABQA&#10;AAAIAIdO4kCcTZeq1gIAAMIFAAAOAAAAAAAAAAEAIAAAACUBAABkcnMvZTJvRG9jLnhtbFBLBQYA&#10;AAAABgAGAFkBAABt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72608" behindDoc="0" locked="0" layoutInCell="1" allowOverlap="1">
                <wp:simplePos x="0" y="0"/>
                <wp:positionH relativeFrom="column">
                  <wp:posOffset>4778375</wp:posOffset>
                </wp:positionH>
                <wp:positionV relativeFrom="paragraph">
                  <wp:posOffset>812800</wp:posOffset>
                </wp:positionV>
                <wp:extent cx="713740" cy="258445"/>
                <wp:effectExtent l="0" t="0" r="0" b="0"/>
                <wp:wrapNone/>
                <wp:docPr id="399" name="文本框 399"/>
                <wp:cNvGraphicFramePr/>
                <a:graphic xmlns:a="http://schemas.openxmlformats.org/drawingml/2006/main">
                  <a:graphicData uri="http://schemas.microsoft.com/office/word/2010/wordprocessingShape">
                    <wps:wsp>
                      <wps:cNvSpPr txBox="1"/>
                      <wps:spPr>
                        <a:xfrm>
                          <a:off x="0" y="0"/>
                          <a:ext cx="71374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命令参数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25pt;margin-top:64pt;height:20.35pt;width:56.2pt;z-index:251972608;mso-width-relative:page;mso-height-relative:page;" filled="f" stroked="f" coordsize="21600,21600" o:gfxdata="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&#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zf459sAAAALAQAADwAAAAAAAAABACAAAAAiAAAA&#10;ZHJzL2Rvd25yZXYueG1sUEsBAhQAFAAAAAgAh07iQIr+pEM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命令参数</w:t>
                      </w:r>
                    </w:p>
                  </w:txbxContent>
                </v:textbox>
              </v:shape>
            </w:pict>
          </mc:Fallback>
        </mc:AlternateContent>
      </w:r>
      <w:r>
        <w:drawing>
          <wp:inline distT="0" distB="0" distL="114300" distR="114300">
            <wp:extent cx="4559300" cy="1066800"/>
            <wp:effectExtent l="0" t="0" r="0" b="0"/>
            <wp:docPr id="39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27"/>
                    <pic:cNvPicPr>
                      <a:picLocks noChangeAspect="1"/>
                    </pic:cNvPicPr>
                  </pic:nvPicPr>
                  <pic:blipFill>
                    <a:blip r:embed="rId73"/>
                    <a:stretch>
                      <a:fillRect/>
                    </a:stretch>
                  </pic:blipFill>
                  <pic:spPr>
                    <a:xfrm>
                      <a:off x="0" y="0"/>
                      <a:ext cx="4559300" cy="1066800"/>
                    </a:xfrm>
                    <a:prstGeom prst="rect">
                      <a:avLst/>
                    </a:prstGeom>
                    <a:noFill/>
                    <a:ln>
                      <a:noFill/>
                    </a:ln>
                  </pic:spPr>
                </pic:pic>
              </a:graphicData>
            </a:graphic>
          </wp:inline>
        </w:drawing>
      </w:r>
    </w:p>
    <w:p>
      <w:pPr>
        <w:numPr>
          <w:numId w:val="0"/>
        </w:numPr>
        <w:spacing w:line="360" w:lineRule="auto"/>
        <w:ind w:firstLine="420" w:firstLineChars="0"/>
        <w:rPr>
          <w:rFonts w:hint="default" w:cs="Times New Roman"/>
          <w:b w:val="0"/>
          <w:bCs/>
          <w:sz w:val="21"/>
          <w:szCs w:val="21"/>
          <w:lang w:val="en-US" w:eastAsia="zh-CN"/>
        </w:rPr>
      </w:pPr>
      <w:r>
        <w:rPr>
          <w:rFonts w:hint="eastAsia" w:cs="Times New Roman"/>
          <w:b/>
          <w:bCs w:val="0"/>
          <w:sz w:val="21"/>
          <w:szCs w:val="21"/>
          <w:lang w:val="en-US" w:eastAsia="zh-CN"/>
        </w:rPr>
        <w:t>POP3响应格式</w:t>
      </w:r>
      <w:r>
        <w:rPr>
          <w:rFonts w:hint="eastAsia" w:cs="Times New Roman"/>
          <w:b w:val="0"/>
          <w:bCs/>
          <w:sz w:val="21"/>
          <w:szCs w:val="21"/>
          <w:lang w:val="en-US" w:eastAsia="zh-CN"/>
        </w:rPr>
        <w:t>：①响应标志：“+OK”/“-ERR”②响应描述 ③回车换行符</w:t>
      </w:r>
    </w:p>
    <w:p>
      <w:pPr>
        <w:numPr>
          <w:numId w:val="0"/>
        </w:numPr>
        <w:spacing w:line="360" w:lineRule="auto"/>
        <w:jc w:val="center"/>
        <w:rPr>
          <w:rFonts w:hint="default" w:cs="Times New Roman"/>
          <w:b w:val="0"/>
          <w:bCs/>
          <w:sz w:val="21"/>
          <w:szCs w:val="21"/>
          <w:lang w:val="en-US" w:eastAsia="zh-CN"/>
        </w:rPr>
      </w:pPr>
      <w:r>
        <w:rPr>
          <w:sz w:val="21"/>
        </w:rPr>
        <mc:AlternateContent>
          <mc:Choice Requires="wps">
            <w:drawing>
              <wp:anchor distT="0" distB="0" distL="114300" distR="114300" simplePos="0" relativeHeight="251980800" behindDoc="0" locked="0" layoutInCell="1" allowOverlap="1">
                <wp:simplePos x="0" y="0"/>
                <wp:positionH relativeFrom="column">
                  <wp:posOffset>4459605</wp:posOffset>
                </wp:positionH>
                <wp:positionV relativeFrom="paragraph">
                  <wp:posOffset>793115</wp:posOffset>
                </wp:positionV>
                <wp:extent cx="713740" cy="258445"/>
                <wp:effectExtent l="0" t="0" r="0" b="0"/>
                <wp:wrapNone/>
                <wp:docPr id="406" name="文本框 406"/>
                <wp:cNvGraphicFramePr/>
                <a:graphic xmlns:a="http://schemas.openxmlformats.org/drawingml/2006/main">
                  <a:graphicData uri="http://schemas.microsoft.com/office/word/2010/wordprocessingShape">
                    <wps:wsp>
                      <wps:cNvSpPr txBox="1"/>
                      <wps:spPr>
                        <a:xfrm>
                          <a:off x="0" y="0"/>
                          <a:ext cx="71374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响应描述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15pt;margin-top:62.45pt;height:20.35pt;width:56.2pt;z-index:251980800;mso-width-relative:page;mso-height-relative:page;" filled="f" stroked="f" coordsize="21600,21600" o:gfxdata="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dDT5vcAAAACwEAAA8AAAAAAAAAAQAgAAAAIgAA&#10;AGRycy9kb3ducmV2LnhtbFBLAQIUABQAAAAIAIdO4kApBEciPQIAAGkEAAAOAAAAAAAAAAEAIAAA&#10;ACs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响应描述</w:t>
                      </w:r>
                    </w:p>
                  </w:txbxContent>
                </v:textbox>
              </v:shape>
            </w:pict>
          </mc:Fallback>
        </mc:AlternateContent>
      </w:r>
      <w:r>
        <w:rPr>
          <w:sz w:val="21"/>
        </w:rPr>
        <mc:AlternateContent>
          <mc:Choice Requires="wps">
            <w:drawing>
              <wp:anchor distT="0" distB="0" distL="114300" distR="114300" simplePos="0" relativeHeight="251982848" behindDoc="0" locked="0" layoutInCell="1" allowOverlap="1">
                <wp:simplePos x="0" y="0"/>
                <wp:positionH relativeFrom="column">
                  <wp:posOffset>3834765</wp:posOffset>
                </wp:positionH>
                <wp:positionV relativeFrom="paragraph">
                  <wp:posOffset>548640</wp:posOffset>
                </wp:positionV>
                <wp:extent cx="713740" cy="258445"/>
                <wp:effectExtent l="0" t="0" r="0" b="0"/>
                <wp:wrapNone/>
                <wp:docPr id="405" name="文本框 405"/>
                <wp:cNvGraphicFramePr/>
                <a:graphic xmlns:a="http://schemas.openxmlformats.org/drawingml/2006/main">
                  <a:graphicData uri="http://schemas.microsoft.com/office/word/2010/wordprocessingShape">
                    <wps:wsp>
                      <wps:cNvSpPr txBox="1"/>
                      <wps:spPr>
                        <a:xfrm>
                          <a:off x="0" y="0"/>
                          <a:ext cx="71374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响应标志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95pt;margin-top:43.2pt;height:20.35pt;width:56.2pt;z-index:251982848;mso-width-relative:page;mso-height-relative:page;" filled="f" stroked="f" coordsize="21600,21600" o:gfxdata="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0G6N/bAAAACgEAAA8AAAAAAAAAAQAgAAAAIgAA&#10;AGRycy9kb3ducmV2LnhtbFBLAQIUABQAAAAIAIdO4kC+FG94PgIAAGk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响应标志</w:t>
                      </w:r>
                    </w:p>
                  </w:txbxContent>
                </v:textbox>
              </v:shape>
            </w:pict>
          </mc:Fallback>
        </mc:AlternateContent>
      </w:r>
      <w:r>
        <w:rPr>
          <w:sz w:val="21"/>
        </w:rPr>
        <mc:AlternateContent>
          <mc:Choice Requires="wps">
            <w:drawing>
              <wp:anchor distT="0" distB="0" distL="114300" distR="114300" simplePos="0" relativeHeight="251971584" behindDoc="0" locked="0" layoutInCell="1" allowOverlap="1">
                <wp:simplePos x="0" y="0"/>
                <wp:positionH relativeFrom="column">
                  <wp:posOffset>2814320</wp:posOffset>
                </wp:positionH>
                <wp:positionV relativeFrom="paragraph">
                  <wp:posOffset>318770</wp:posOffset>
                </wp:positionV>
                <wp:extent cx="713740" cy="258445"/>
                <wp:effectExtent l="0" t="0" r="0" b="0"/>
                <wp:wrapNone/>
                <wp:docPr id="404" name="文本框 404"/>
                <wp:cNvGraphicFramePr/>
                <a:graphic xmlns:a="http://schemas.openxmlformats.org/drawingml/2006/main">
                  <a:graphicData uri="http://schemas.microsoft.com/office/word/2010/wordprocessingShape">
                    <wps:wsp>
                      <wps:cNvSpPr txBox="1"/>
                      <wps:spPr>
                        <a:xfrm>
                          <a:off x="0" y="0"/>
                          <a:ext cx="71374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回车换行符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6pt;margin-top:25.1pt;height:20.35pt;width:56.2pt;z-index:251971584;mso-width-relative:page;mso-height-relative:page;" filled="f" stroked="f" coordsize="21600,21600" o:gfxdata="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zdFyNsAAAAJAQAADwAAAAAAAAABACAAAAAiAAAA&#10;ZHJzL2Rvd25yZXYueG1sUEsBAhQAFAAAAAgAh07iQDMbd049AgAAaQQAAA4AAAAAAAAAAQAgAAAA&#10;KgEAAGRycy9lMm9Eb2MueG1sUEsFBgAAAAAGAAYAWQEAANkFA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回车换行符</w:t>
                      </w:r>
                    </w:p>
                  </w:txbxContent>
                </v:textbox>
              </v:shape>
            </w:pict>
          </mc:Fallback>
        </mc:AlternateContent>
      </w:r>
      <w:r>
        <w:rPr>
          <w:sz w:val="21"/>
        </w:rPr>
        <mc:AlternateContent>
          <mc:Choice Requires="wps">
            <w:drawing>
              <wp:anchor distT="0" distB="0" distL="114300" distR="114300" simplePos="0" relativeHeight="251977728" behindDoc="0" locked="0" layoutInCell="1" allowOverlap="1">
                <wp:simplePos x="0" y="0"/>
                <wp:positionH relativeFrom="column">
                  <wp:posOffset>2340610</wp:posOffset>
                </wp:positionH>
                <wp:positionV relativeFrom="paragraph">
                  <wp:posOffset>370205</wp:posOffset>
                </wp:positionV>
                <wp:extent cx="444500" cy="212090"/>
                <wp:effectExtent l="6350" t="6350" r="6350" b="10160"/>
                <wp:wrapNone/>
                <wp:docPr id="403" name="矩形 403"/>
                <wp:cNvGraphicFramePr/>
                <a:graphic xmlns:a="http://schemas.openxmlformats.org/drawingml/2006/main">
                  <a:graphicData uri="http://schemas.microsoft.com/office/word/2010/wordprocessingShape">
                    <wps:wsp>
                      <wps:cNvSpPr/>
                      <wps:spPr>
                        <a:xfrm>
                          <a:off x="3483610" y="6362065"/>
                          <a:ext cx="444500" cy="2120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4.3pt;margin-top:29.15pt;height:16.7pt;width:35pt;z-index:251977728;v-text-anchor:middle;mso-width-relative:page;mso-height-relative:page;" filled="f" stroked="t" coordsize="21600,21600" o:gfxdata="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AisqyL1gAAAAkBAAAPAAAAAAAAAAEAIAAAACIAAABkcnMvZG93bnJldi54bWxQSwEC&#10;FAAUAAAACACHTuJAYn2rntoCAADCBQAADgAAAAAAAAABACAAAAAlAQAAZHJzL2Uyb0RvYy54bWxQ&#10;SwUGAAAAAAYABgBZAQAAcQYAAAAA&#10;">
                <v:fill on="f" focussize="0,0"/>
                <v:stroke weight="1pt" color="#FF0000 [3204]" miterlimit="8" joinstyle="miter"/>
                <v:imagedata o:title=""/>
                <o:lock v:ext="edit" aspectratio="f"/>
              </v:rect>
            </w:pict>
          </mc:Fallback>
        </mc:AlternateContent>
      </w:r>
      <w:r>
        <w:drawing>
          <wp:inline distT="0" distB="0" distL="114300" distR="114300">
            <wp:extent cx="3892550" cy="1085850"/>
            <wp:effectExtent l="0" t="0" r="6350" b="6350"/>
            <wp:docPr id="40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28"/>
                    <pic:cNvPicPr>
                      <a:picLocks noChangeAspect="1"/>
                    </pic:cNvPicPr>
                  </pic:nvPicPr>
                  <pic:blipFill>
                    <a:blip r:embed="rId74"/>
                    <a:stretch>
                      <a:fillRect/>
                    </a:stretch>
                  </pic:blipFill>
                  <pic:spPr>
                    <a:xfrm>
                      <a:off x="0" y="0"/>
                      <a:ext cx="3892550" cy="1085850"/>
                    </a:xfrm>
                    <a:prstGeom prst="rect">
                      <a:avLst/>
                    </a:prstGeom>
                    <a:noFill/>
                    <a:ln>
                      <a:noFill/>
                    </a:ln>
                  </pic:spPr>
                </pic:pic>
              </a:graphicData>
            </a:graphic>
          </wp:inline>
        </w:drawing>
      </w:r>
    </w:p>
    <w:p>
      <w:pPr>
        <w:numPr>
          <w:numId w:val="0"/>
        </w:numPr>
        <w:spacing w:line="360" w:lineRule="auto"/>
        <w:rPr>
          <w:rFonts w:hint="eastAsia" w:cs="Times New Roman"/>
          <w:b/>
          <w:bCs w:val="0"/>
          <w:sz w:val="21"/>
          <w:szCs w:val="21"/>
          <w:lang w:val="en-US" w:eastAsia="zh-CN"/>
        </w:rPr>
      </w:pPr>
      <w:r>
        <w:rPr>
          <w:rFonts w:hint="eastAsia" w:cs="Times New Roman"/>
          <w:b/>
          <w:bCs w:val="0"/>
          <w:sz w:val="21"/>
          <w:szCs w:val="21"/>
          <w:lang w:val="en-US" w:eastAsia="zh-CN"/>
        </w:rPr>
        <w:t>POP3协议工作过程分析</w:t>
      </w:r>
    </w:p>
    <w:p>
      <w:pPr>
        <w:numPr>
          <w:numId w:val="0"/>
        </w:numPr>
        <w:spacing w:line="360" w:lineRule="auto"/>
        <w:rPr>
          <w:rFonts w:hint="eastAsia" w:cs="Times New Roman"/>
          <w:b/>
          <w:bCs w:val="0"/>
          <w:sz w:val="21"/>
          <w:szCs w:val="21"/>
          <w:lang w:val="en-US" w:eastAsia="zh-CN"/>
        </w:rPr>
      </w:pPr>
    </w:p>
    <w:p>
      <w:pPr>
        <w:numPr>
          <w:numId w:val="0"/>
        </w:numPr>
        <w:spacing w:line="360" w:lineRule="auto"/>
        <w:rPr>
          <w:rFonts w:hint="eastAsia" w:cs="Times New Roman"/>
          <w:b/>
          <w:bCs w:val="0"/>
          <w:sz w:val="21"/>
          <w:szCs w:val="21"/>
          <w:lang w:val="en-US" w:eastAsia="zh-CN"/>
        </w:rPr>
      </w:pPr>
    </w:p>
    <w:p>
      <w:pPr>
        <w:numPr>
          <w:numId w:val="0"/>
        </w:numPr>
        <w:spacing w:line="360" w:lineRule="auto"/>
        <w:rPr>
          <w:rFonts w:hint="eastAsia" w:cs="Times New Roman"/>
          <w:b/>
          <w:bCs w:val="0"/>
          <w:sz w:val="21"/>
          <w:szCs w:val="21"/>
          <w:lang w:val="en-US" w:eastAsia="zh-CN"/>
        </w:rPr>
      </w:pPr>
    </w:p>
    <w:p>
      <w:pPr>
        <w:numPr>
          <w:numId w:val="0"/>
        </w:numPr>
        <w:spacing w:line="360" w:lineRule="auto"/>
        <w:rPr>
          <w:rFonts w:hint="eastAsia" w:cs="Times New Roman"/>
          <w:b/>
          <w:bCs w:val="0"/>
          <w:sz w:val="21"/>
          <w:szCs w:val="21"/>
          <w:lang w:val="en-US" w:eastAsia="zh-CN"/>
        </w:rPr>
      </w:pPr>
    </w:p>
    <w:p>
      <w:pPr>
        <w:numPr>
          <w:numId w:val="0"/>
        </w:numPr>
        <w:spacing w:line="360" w:lineRule="auto"/>
        <w:rPr>
          <w:rFonts w:hint="eastAsia" w:cs="Times New Roman"/>
          <w:b/>
          <w:bCs w:val="0"/>
          <w:sz w:val="21"/>
          <w:szCs w:val="21"/>
          <w:lang w:val="en-US" w:eastAsia="zh-CN"/>
        </w:rPr>
      </w:pPr>
    </w:p>
    <w:p>
      <w:pPr>
        <w:numPr>
          <w:numId w:val="0"/>
        </w:numPr>
        <w:spacing w:line="360" w:lineRule="auto"/>
        <w:rPr>
          <w:rFonts w:hint="eastAsia" w:cs="Times New Roman"/>
          <w:b/>
          <w:bCs w:val="0"/>
          <w:sz w:val="21"/>
          <w:szCs w:val="21"/>
          <w:lang w:val="en-US" w:eastAsia="zh-CN"/>
        </w:rPr>
      </w:pPr>
    </w:p>
    <w:p>
      <w:pPr>
        <w:numPr>
          <w:numId w:val="0"/>
        </w:numPr>
        <w:spacing w:line="360" w:lineRule="auto"/>
        <w:rPr>
          <w:rFonts w:hint="eastAsia"/>
          <w:b/>
          <w:bCs/>
          <w:sz w:val="21"/>
          <w:szCs w:val="21"/>
          <w:lang w:val="en-US" w:eastAsia="zh-CN"/>
        </w:rPr>
      </w:pPr>
    </w:p>
    <w:p>
      <w:pPr>
        <w:numPr>
          <w:numId w:val="0"/>
        </w:numPr>
        <w:spacing w:line="360" w:lineRule="auto"/>
        <w:rPr>
          <w:rFonts w:hint="eastAsia"/>
          <w:b/>
          <w:bCs/>
          <w:sz w:val="21"/>
          <w:szCs w:val="21"/>
          <w:lang w:val="en-US" w:eastAsia="zh-CN"/>
        </w:rPr>
      </w:pPr>
      <w:r>
        <w:rPr>
          <w:sz w:val="21"/>
        </w:rPr>
        <mc:AlternateContent>
          <mc:Choice Requires="wps">
            <w:drawing>
              <wp:anchor distT="0" distB="0" distL="114300" distR="114300" simplePos="0" relativeHeight="251945984" behindDoc="0" locked="0" layoutInCell="1" allowOverlap="1">
                <wp:simplePos x="0" y="0"/>
                <wp:positionH relativeFrom="column">
                  <wp:posOffset>10795</wp:posOffset>
                </wp:positionH>
                <wp:positionV relativeFrom="paragraph">
                  <wp:posOffset>128270</wp:posOffset>
                </wp:positionV>
                <wp:extent cx="1410335" cy="662940"/>
                <wp:effectExtent l="0" t="0" r="0" b="0"/>
                <wp:wrapNone/>
                <wp:docPr id="369" name="文本框 369"/>
                <wp:cNvGraphicFramePr/>
                <a:graphic xmlns:a="http://schemas.openxmlformats.org/drawingml/2006/main">
                  <a:graphicData uri="http://schemas.microsoft.com/office/word/2010/wordprocessingShape">
                    <wps:wsp>
                      <wps:cNvSpPr txBox="1"/>
                      <wps:spPr>
                        <a:xfrm>
                          <a:off x="2952750" y="6426200"/>
                          <a:ext cx="1410335" cy="66294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三次握手建立接收端邮件服务器与用户代理的TCP连接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10.1pt;height:52.2pt;width:111.05pt;z-index:251945984;mso-width-relative:page;mso-height-relative:page;" filled="f" stroked="f" coordsize="21600,21600" o:gfxdata="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GlKbufaAAAACQEAAA8AAAAAAAAAAQAgAAAAIgAAAGRy&#10;cy9kb3ducmV2LnhtbFBLAQIUABQAAAAIAIdO4kBTl6MDrgIAAF4FAAAOAAAAAAAAAAEAIAAAACkB&#10;AABkcnMvZTJvRG9jLnhtbFBLBQYAAAAABgAGAFkBAABJBg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三次握手建立接收端邮件服务器与用户代理的TCP连接</w:t>
                      </w:r>
                    </w:p>
                  </w:txbxContent>
                </v:textbox>
              </v:shape>
            </w:pict>
          </mc:Fallback>
        </mc:AlternateContent>
      </w:r>
    </w:p>
    <w:p>
      <w:pPr>
        <w:widowControl w:val="0"/>
        <w:numPr>
          <w:numId w:val="0"/>
        </w:numPr>
        <w:spacing w:line="360" w:lineRule="auto"/>
        <w:jc w:val="both"/>
        <w:rPr>
          <w:rFonts w:hint="eastAsia"/>
          <w:b/>
          <w:bCs/>
          <w:sz w:val="21"/>
          <w:szCs w:val="21"/>
          <w:lang w:val="en-US" w:eastAsia="zh-CN"/>
        </w:rPr>
      </w:pPr>
      <w:r>
        <w:rPr>
          <w:sz w:val="21"/>
        </w:rPr>
        <mc:AlternateContent>
          <mc:Choice Requires="wps">
            <w:drawing>
              <wp:anchor distT="0" distB="0" distL="114300" distR="114300" simplePos="0" relativeHeight="251952128" behindDoc="0" locked="0" layoutInCell="1" allowOverlap="1">
                <wp:simplePos x="0" y="0"/>
                <wp:positionH relativeFrom="column">
                  <wp:posOffset>1425575</wp:posOffset>
                </wp:positionH>
                <wp:positionV relativeFrom="paragraph">
                  <wp:posOffset>116840</wp:posOffset>
                </wp:positionV>
                <wp:extent cx="1797685" cy="274955"/>
                <wp:effectExtent l="0" t="0" r="0" b="0"/>
                <wp:wrapNone/>
                <wp:docPr id="375" name="文本框 375"/>
                <wp:cNvGraphicFramePr/>
                <a:graphic xmlns:a="http://schemas.openxmlformats.org/drawingml/2006/main">
                  <a:graphicData uri="http://schemas.microsoft.com/office/word/2010/wordprocessingShape">
                    <wps:wsp>
                      <wps:cNvSpPr txBox="1"/>
                      <wps:spPr>
                        <a:xfrm>
                          <a:off x="0" y="0"/>
                          <a:ext cx="1797685"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服务器通知客户端已经准备好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25pt;margin-top:9.2pt;height:21.65pt;width:141.55pt;z-index:251952128;mso-width-relative:page;mso-height-relative:page;" filled="f" stroked="f" coordsize="21600,21600" o:gfxdata="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MHt02wAAAAoBAAAPAAAAAAAAAAEAIAAAACIAAABk&#10;cnMvZG93bnJldi54bWxQSwECFAAUAAAACACHTuJAuZiXGD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服务器通知客户端已经准备好</w:t>
                      </w:r>
                    </w:p>
                  </w:txbxContent>
                </v:textbox>
              </v:shape>
            </w:pict>
          </mc:Fallback>
        </mc:AlternateContent>
      </w:r>
      <w:r>
        <w:rPr>
          <w:sz w:val="21"/>
        </w:rPr>
        <mc:AlternateContent>
          <mc:Choice Requires="wps">
            <w:drawing>
              <wp:anchor distT="0" distB="0" distL="114300" distR="114300" simplePos="0" relativeHeight="251955200" behindDoc="0" locked="0" layoutInCell="1" allowOverlap="1">
                <wp:simplePos x="0" y="0"/>
                <wp:positionH relativeFrom="column">
                  <wp:posOffset>3540125</wp:posOffset>
                </wp:positionH>
                <wp:positionV relativeFrom="paragraph">
                  <wp:posOffset>65405</wp:posOffset>
                </wp:positionV>
                <wp:extent cx="1014730" cy="274955"/>
                <wp:effectExtent l="0" t="0" r="0" b="0"/>
                <wp:wrapNone/>
                <wp:docPr id="378" name="文本框 378"/>
                <wp:cNvGraphicFramePr/>
                <a:graphic xmlns:a="http://schemas.openxmlformats.org/drawingml/2006/main">
                  <a:graphicData uri="http://schemas.microsoft.com/office/word/2010/wordprocessingShape">
                    <wps:wsp>
                      <wps:cNvSpPr txBox="1"/>
                      <wps:spPr>
                        <a:xfrm>
                          <a:off x="0" y="0"/>
                          <a:ext cx="1014730"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客户端认证阶段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75pt;margin-top:5.15pt;height:21.65pt;width:79.9pt;z-index:251955200;mso-width-relative:page;mso-height-relative:page;" filled="f" stroked="f" coordsize="21600,21600" o:gfxdata="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XZyeXYAAAACAEAAA8AAAAAAAAAAQAgAAAAIgAAAGRy&#10;cy9kb3ducmV2LnhtbFBLAQIUABQAAAAIAIdO4kA4wTK/PgIAAGoEAAAOAAAAAAAAAAEAIAAAACcB&#10;AABkcnMvZTJvRG9jLnhtbFBLBQYAAAAABgAGAFkBAADX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客户端认证阶段</w:t>
                      </w:r>
                    </w:p>
                  </w:txbxContent>
                </v:textbox>
              </v:shape>
            </w:pict>
          </mc:Fallback>
        </mc:AlternateContent>
      </w:r>
      <w:r>
        <w:rPr>
          <w:sz w:val="21"/>
        </w:rPr>
        <mc:AlternateContent>
          <mc:Choice Requires="wps">
            <w:drawing>
              <wp:anchor distT="0" distB="0" distL="114300" distR="114300" simplePos="0" relativeHeight="251956224" behindDoc="0" locked="0" layoutInCell="1" allowOverlap="1">
                <wp:simplePos x="0" y="0"/>
                <wp:positionH relativeFrom="column">
                  <wp:posOffset>3203575</wp:posOffset>
                </wp:positionH>
                <wp:positionV relativeFrom="paragraph">
                  <wp:posOffset>340360</wp:posOffset>
                </wp:positionV>
                <wp:extent cx="843915" cy="1188720"/>
                <wp:effectExtent l="3810" t="0" r="3175" b="5080"/>
                <wp:wrapNone/>
                <wp:docPr id="379" name="直接箭头连接符 379"/>
                <wp:cNvGraphicFramePr/>
                <a:graphic xmlns:a="http://schemas.openxmlformats.org/drawingml/2006/main">
                  <a:graphicData uri="http://schemas.microsoft.com/office/word/2010/wordprocessingShape">
                    <wps:wsp>
                      <wps:cNvCnPr>
                        <a:stCxn id="377" idx="0"/>
                        <a:endCxn id="378" idx="2"/>
                      </wps:cNvCnPr>
                      <wps:spPr>
                        <a:xfrm flipV="1">
                          <a:off x="4360545" y="6646545"/>
                          <a:ext cx="843915" cy="118872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2.25pt;margin-top:26.8pt;height:93.6pt;width:66.45pt;z-index:251956224;mso-width-relative:page;mso-height-relative:page;" filled="f" stroked="t" coordsize="21600,21600" o:gfxdata="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cQAPtoAAAAKAQAADwAAAAAAAAABACAAAAAiAAAAZHJzL2Rv&#10;d25yZXYueG1sUEsBAhQAFAAAAAgAh07iQOyo0a44AgAAQQQAAA4AAAAAAAAAAQAgAAAAKQEAAGRy&#10;cy9lMm9Eb2MueG1sUEsFBgAAAAAGAAYAWQEAANMFAAAAAA==&#10;">
                <v:fill on="f" focussize="0,0"/>
                <v:stroke weight="0.5pt" color="#FF0000 [3204]" miterlimit="8" joinstyle="miter" endarrow="open"/>
                <v:imagedata o:title=""/>
                <o:lock v:ext="edit" aspectratio="f"/>
              </v:shape>
            </w:pict>
          </mc:Fallback>
        </mc:AlternateContent>
      </w:r>
    </w:p>
    <w:p>
      <w:pPr>
        <w:widowControl w:val="0"/>
        <w:numPr>
          <w:numId w:val="0"/>
        </w:numPr>
        <w:spacing w:line="360" w:lineRule="auto"/>
        <w:jc w:val="both"/>
        <w:rPr>
          <w:rFonts w:hint="eastAsia"/>
          <w:b/>
          <w:bCs/>
          <w:sz w:val="21"/>
          <w:szCs w:val="21"/>
          <w:lang w:val="en-US" w:eastAsia="zh-CN"/>
        </w:rPr>
      </w:pPr>
      <w:r>
        <w:rPr>
          <w:sz w:val="21"/>
        </w:rPr>
        <mc:AlternateContent>
          <mc:Choice Requires="wps">
            <w:drawing>
              <wp:anchor distT="0" distB="0" distL="114300" distR="114300" simplePos="0" relativeHeight="251953152" behindDoc="0" locked="0" layoutInCell="1" allowOverlap="1">
                <wp:simplePos x="0" y="0"/>
                <wp:positionH relativeFrom="column">
                  <wp:posOffset>2324735</wp:posOffset>
                </wp:positionH>
                <wp:positionV relativeFrom="paragraph">
                  <wp:posOffset>94615</wp:posOffset>
                </wp:positionV>
                <wp:extent cx="518795" cy="989965"/>
                <wp:effectExtent l="4445" t="0" r="10160" b="13335"/>
                <wp:wrapNone/>
                <wp:docPr id="376" name="直接箭头连接符 376"/>
                <wp:cNvGraphicFramePr/>
                <a:graphic xmlns:a="http://schemas.openxmlformats.org/drawingml/2006/main">
                  <a:graphicData uri="http://schemas.microsoft.com/office/word/2010/wordprocessingShape">
                    <wps:wsp>
                      <wps:cNvCnPr>
                        <a:stCxn id="374" idx="0"/>
                        <a:endCxn id="375" idx="2"/>
                      </wps:cNvCnPr>
                      <wps:spPr>
                        <a:xfrm flipH="1" flipV="1">
                          <a:off x="3993515" y="6951980"/>
                          <a:ext cx="518795" cy="98996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3.05pt;margin-top:7.45pt;height:77.95pt;width:40.85pt;z-index:251953152;mso-width-relative:page;mso-height-relative:page;" filled="f" stroked="t" coordsize="21600,21600" o:gfxdata="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cc/+T1wAAAAoBAAAPAAAAAAAAAAEAIAAAACIAAABkcnMv&#10;ZG93bnJldi54bWxQSwECFAAUAAAACACHTuJAurrddD0CAABKBAAADgAAAAAAAAABACAAAAAmAQAA&#10;ZHJzL2Uyb0RvYy54bWxQSwUGAAAAAAYABgBZAQAA1QU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47008" behindDoc="0" locked="0" layoutInCell="1" allowOverlap="1">
                <wp:simplePos x="0" y="0"/>
                <wp:positionH relativeFrom="column">
                  <wp:posOffset>716280</wp:posOffset>
                </wp:positionH>
                <wp:positionV relativeFrom="paragraph">
                  <wp:posOffset>196850</wp:posOffset>
                </wp:positionV>
                <wp:extent cx="1407160" cy="419100"/>
                <wp:effectExtent l="0" t="22860" r="2540" b="15240"/>
                <wp:wrapNone/>
                <wp:docPr id="370" name="直接箭头连接符 370"/>
                <wp:cNvGraphicFramePr/>
                <a:graphic xmlns:a="http://schemas.openxmlformats.org/drawingml/2006/main">
                  <a:graphicData uri="http://schemas.microsoft.com/office/word/2010/wordprocessingShape">
                    <wps:wsp>
                      <wps:cNvCnPr>
                        <a:stCxn id="368" idx="0"/>
                        <a:endCxn id="369" idx="2"/>
                      </wps:cNvCnPr>
                      <wps:spPr>
                        <a:xfrm flipH="1" flipV="1">
                          <a:off x="3266440" y="6905625"/>
                          <a:ext cx="1407160" cy="4191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56.4pt;margin-top:15.5pt;height:33pt;width:110.8pt;z-index:251947008;mso-width-relative:page;mso-height-relative:page;" filled="f" stroked="t" coordsize="21600,21600" o:gfxdata="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&#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h1Pw01wAAAAkBAAAPAAAAAAAAAAEAIAAAACIAAABk&#10;cnMvZG93bnJldi54bWxQSwECFAAUAAAACACHTuJAArYMAUACAABLBAAADgAAAAAAAAABACAAAAAm&#10;AQAAZHJzL2Uyb0RvYy54bWxQSwUGAAAAAAYABgBZAQAA2AUAAAAA&#10;">
                <v:fill on="f" focussize="0,0"/>
                <v:stroke weight="0.5pt" color="#FF0000 [3204]" miterlimit="8" joinstyle="miter" endarrow="open"/>
                <v:imagedata o:title=""/>
                <o:lock v:ext="edit" aspectratio="f"/>
              </v:shape>
            </w:pict>
          </mc:Fallback>
        </mc:AlternateContent>
      </w:r>
    </w:p>
    <w:p>
      <w:pPr>
        <w:numPr>
          <w:numId w:val="0"/>
        </w:numPr>
        <w:spacing w:line="360" w:lineRule="auto"/>
        <w:jc w:val="center"/>
      </w:pPr>
      <w:r>
        <w:rPr>
          <w:sz w:val="21"/>
        </w:rPr>
        <mc:AlternateContent>
          <mc:Choice Requires="wps">
            <w:drawing>
              <wp:anchor distT="0" distB="0" distL="114300" distR="114300" simplePos="0" relativeHeight="251959296" behindDoc="0" locked="0" layoutInCell="1" allowOverlap="1">
                <wp:simplePos x="0" y="0"/>
                <wp:positionH relativeFrom="column">
                  <wp:posOffset>3886835</wp:posOffset>
                </wp:positionH>
                <wp:positionV relativeFrom="paragraph">
                  <wp:posOffset>848360</wp:posOffset>
                </wp:positionV>
                <wp:extent cx="1014730" cy="274955"/>
                <wp:effectExtent l="0" t="0" r="0" b="0"/>
                <wp:wrapNone/>
                <wp:docPr id="392" name="文本框 392"/>
                <wp:cNvGraphicFramePr/>
                <a:graphic xmlns:a="http://schemas.openxmlformats.org/drawingml/2006/main">
                  <a:graphicData uri="http://schemas.microsoft.com/office/word/2010/wordprocessingShape">
                    <wps:wsp>
                      <wps:cNvSpPr txBox="1"/>
                      <wps:spPr>
                        <a:xfrm>
                          <a:off x="0" y="0"/>
                          <a:ext cx="1014730"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05pt;margin-top:66.8pt;height:21.65pt;width:79.9pt;z-index:251959296;mso-width-relative:page;mso-height-relative:page;" filled="f" stroked="f" coordsize="21600,21600" o:gfxdata="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4cwzbbAAAACwEAAA8AAAAAAAAAAQAgAAAAIgAA&#10;AGRycy9kb3ducmV2LnhtbFBLAQIUABQAAAAIAIdO4kAR4B2zPgIAAGoEAAAOAAAAAAAAAAEAIAAA&#10;ACo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用户名</w:t>
                      </w:r>
                    </w:p>
                  </w:txbxContent>
                </v:textbox>
              </v:shape>
            </w:pict>
          </mc:Fallback>
        </mc:AlternateContent>
      </w:r>
      <w:r>
        <w:rPr>
          <w:sz w:val="21"/>
        </w:rPr>
        <mc:AlternateContent>
          <mc:Choice Requires="wps">
            <w:drawing>
              <wp:anchor distT="0" distB="0" distL="114300" distR="114300" simplePos="0" relativeHeight="251963392" behindDoc="0" locked="0" layoutInCell="1" allowOverlap="1">
                <wp:simplePos x="0" y="0"/>
                <wp:positionH relativeFrom="column">
                  <wp:posOffset>3919855</wp:posOffset>
                </wp:positionH>
                <wp:positionV relativeFrom="paragraph">
                  <wp:posOffset>1061720</wp:posOffset>
                </wp:positionV>
                <wp:extent cx="429260" cy="274955"/>
                <wp:effectExtent l="0" t="0" r="0" b="0"/>
                <wp:wrapNone/>
                <wp:docPr id="393" name="文本框 393"/>
                <wp:cNvGraphicFramePr/>
                <a:graphic xmlns:a="http://schemas.openxmlformats.org/drawingml/2006/main">
                  <a:graphicData uri="http://schemas.microsoft.com/office/word/2010/wordprocessingShape">
                    <wps:wsp>
                      <wps:cNvSpPr txBox="1"/>
                      <wps:spPr>
                        <a:xfrm>
                          <a:off x="0" y="0"/>
                          <a:ext cx="429260"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8.65pt;margin-top:83.6pt;height:21.65pt;width:33.8pt;z-index:251963392;mso-width-relative:page;mso-height-relative:page;" filled="f" stroked="f" coordsize="21600,21600" o:gfxdata="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xvd1K3AAAAAsBAAAPAAAAAAAAAAEAIAAAACIA&#10;AABkcnMvZG93bnJldi54bWxQSwECFAAUAAAACACHTuJAgwciID4CAABqBAAADgAAAAAAAAABACAA&#10;AAAr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密码</w:t>
                      </w:r>
                    </w:p>
                  </w:txbxContent>
                </v:textbox>
              </v:shape>
            </w:pict>
          </mc:Fallback>
        </mc:AlternateContent>
      </w:r>
      <w:r>
        <w:rPr>
          <w:sz w:val="21"/>
        </w:rPr>
        <mc:AlternateContent>
          <mc:Choice Requires="wps">
            <w:drawing>
              <wp:anchor distT="0" distB="0" distL="114300" distR="114300" simplePos="0" relativeHeight="251954176" behindDoc="0" locked="0" layoutInCell="1" allowOverlap="1">
                <wp:simplePos x="0" y="0"/>
                <wp:positionH relativeFrom="column">
                  <wp:posOffset>2000250</wp:posOffset>
                </wp:positionH>
                <wp:positionV relativeFrom="paragraph">
                  <wp:posOffset>934720</wp:posOffset>
                </wp:positionV>
                <wp:extent cx="2406015" cy="473710"/>
                <wp:effectExtent l="6350" t="6350" r="13335" b="15240"/>
                <wp:wrapNone/>
                <wp:docPr id="377" name="矩形 377"/>
                <wp:cNvGraphicFramePr/>
                <a:graphic xmlns:a="http://schemas.openxmlformats.org/drawingml/2006/main">
                  <a:graphicData uri="http://schemas.microsoft.com/office/word/2010/wordprocessingShape">
                    <wps:wsp>
                      <wps:cNvSpPr/>
                      <wps:spPr>
                        <a:xfrm>
                          <a:off x="3157220" y="7910830"/>
                          <a:ext cx="2406015" cy="47371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5pt;margin-top:73.6pt;height:37.3pt;width:189.45pt;z-index:251954176;v-text-anchor:middle;mso-width-relative:page;mso-height-relative:page;" filled="f" stroked="t" coordsize="21600,21600" o:gfxdata="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4prVA9gAAAALAQAADwAAAAAAAAABACAAAAAiAAAAZHJzL2Rvd25yZXYueG1sUEsB&#10;AhQAFAAAAAgAh07iQAzq8cLZAgAAwwUAAA4AAAAAAAAAAQAgAAAAJwEAAGRycy9lMm9Eb2MueG1s&#10;UEsFBgAAAAAGAAYAWQEAAHI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57248" behindDoc="0" locked="0" layoutInCell="1" allowOverlap="1">
                <wp:simplePos x="0" y="0"/>
                <wp:positionH relativeFrom="column">
                  <wp:posOffset>3255010</wp:posOffset>
                </wp:positionH>
                <wp:positionV relativeFrom="paragraph">
                  <wp:posOffset>1344930</wp:posOffset>
                </wp:positionV>
                <wp:extent cx="1684655" cy="274955"/>
                <wp:effectExtent l="0" t="0" r="0" b="0"/>
                <wp:wrapNone/>
                <wp:docPr id="380" name="文本框 380"/>
                <wp:cNvGraphicFramePr/>
                <a:graphic xmlns:a="http://schemas.openxmlformats.org/drawingml/2006/main">
                  <a:graphicData uri="http://schemas.microsoft.com/office/word/2010/wordprocessingShape">
                    <wps:wsp>
                      <wps:cNvSpPr txBox="1"/>
                      <wps:spPr>
                        <a:xfrm>
                          <a:off x="0" y="0"/>
                          <a:ext cx="1684655"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请求服务器发送邮箱统计资料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3pt;margin-top:105.9pt;height:21.65pt;width:132.65pt;z-index:251957248;mso-width-relative:page;mso-height-relative:page;" filled="f" stroked="f" coordsize="21600,21600" o:gfxdata="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qqntbcAAAACwEAAA8AAAAAAAAAAQAgAAAAIgAA&#10;AGRycy9kb3ducmV2LnhtbFBLAQIUABQAAAAIAIdO4kD75IFQPQIAAGoEAAAOAAAAAAAAAAEAIAAA&#10;ACsBAABkcnMvZTJvRG9jLnhtbFBLBQYAAAAABgAGAFkBAADaBQ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请求服务器发送邮箱统计资料</w:t>
                      </w:r>
                    </w:p>
                  </w:txbxContent>
                </v:textbox>
              </v:shape>
            </w:pict>
          </mc:Fallback>
        </mc:AlternateContent>
      </w:r>
      <w:r>
        <w:rPr>
          <w:sz w:val="21"/>
        </w:rPr>
        <mc:AlternateContent>
          <mc:Choice Requires="wps">
            <w:drawing>
              <wp:anchor distT="0" distB="0" distL="114300" distR="114300" simplePos="0" relativeHeight="251969536" behindDoc="0" locked="0" layoutInCell="1" allowOverlap="1">
                <wp:simplePos x="0" y="0"/>
                <wp:positionH relativeFrom="column">
                  <wp:posOffset>2019300</wp:posOffset>
                </wp:positionH>
                <wp:positionV relativeFrom="paragraph">
                  <wp:posOffset>1427480</wp:posOffset>
                </wp:positionV>
                <wp:extent cx="1333500" cy="240030"/>
                <wp:effectExtent l="6350" t="6350" r="6350" b="7620"/>
                <wp:wrapNone/>
                <wp:docPr id="394" name="矩形 394"/>
                <wp:cNvGraphicFramePr/>
                <a:graphic xmlns:a="http://schemas.openxmlformats.org/drawingml/2006/main">
                  <a:graphicData uri="http://schemas.microsoft.com/office/word/2010/wordprocessingShape">
                    <wps:wsp>
                      <wps:cNvSpPr/>
                      <wps:spPr>
                        <a:xfrm>
                          <a:off x="3162300" y="3827780"/>
                          <a:ext cx="1333500" cy="24003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pt;margin-top:112.4pt;height:18.9pt;width:105pt;z-index:251969536;v-text-anchor:middle;mso-width-relative:page;mso-height-relative:page;" filled="f" stroked="t" coordsize="21600,21600" o:gfxdata="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D0GlNB1wAAAAsBAAAPAAAAAAAAAAEAIAAAACIAAABkcnMvZG93bnJldi54bWxQSwECFAAU&#10;AAAACACHTuJAkTryttYCAADDBQAADgAAAAAAAAABACAAAAAmAQAAZHJzL2Uyb0RvYy54bWxQSwUG&#10;AAAAAAYABgBZAQAAbgY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62368" behindDoc="0" locked="0" layoutInCell="1" allowOverlap="1">
                <wp:simplePos x="0" y="0"/>
                <wp:positionH relativeFrom="column">
                  <wp:posOffset>1944370</wp:posOffset>
                </wp:positionH>
                <wp:positionV relativeFrom="paragraph">
                  <wp:posOffset>2162810</wp:posOffset>
                </wp:positionV>
                <wp:extent cx="3307715" cy="605790"/>
                <wp:effectExtent l="6350" t="6350" r="13335" b="10160"/>
                <wp:wrapNone/>
                <wp:docPr id="384" name="矩形 384"/>
                <wp:cNvGraphicFramePr/>
                <a:graphic xmlns:a="http://schemas.openxmlformats.org/drawingml/2006/main">
                  <a:graphicData uri="http://schemas.microsoft.com/office/word/2010/wordprocessingShape">
                    <wps:wsp>
                      <wps:cNvSpPr/>
                      <wps:spPr>
                        <a:xfrm>
                          <a:off x="3150235" y="9123045"/>
                          <a:ext cx="3307715" cy="6057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1pt;margin-top:170.3pt;height:47.7pt;width:260.45pt;z-index:251962368;v-text-anchor:middle;mso-width-relative:page;mso-height-relative:page;" filled="f" stroked="t" coordsize="21600,21600" o:gfxdata="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NrHhntYAAAALAQAADwAAAAAAAAABACAAAAAiAAAAZHJzL2Rvd25yZXYueG1sUEsB&#10;AhQAFAAAAAgAh07iQL/i41PbAgAAwwUAAA4AAAAAAAAAAQAgAAAAJQEAAGRycy9lMm9Eb2MueG1s&#10;UEsFBgAAAAAGAAYAWQEAAHI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65440" behindDoc="0" locked="0" layoutInCell="1" allowOverlap="1">
                <wp:simplePos x="0" y="0"/>
                <wp:positionH relativeFrom="column">
                  <wp:posOffset>3598545</wp:posOffset>
                </wp:positionH>
                <wp:positionV relativeFrom="paragraph">
                  <wp:posOffset>2768600</wp:posOffset>
                </wp:positionV>
                <wp:extent cx="272415" cy="838200"/>
                <wp:effectExtent l="4445" t="1270" r="27940" b="11430"/>
                <wp:wrapNone/>
                <wp:docPr id="386" name="直接箭头连接符 386"/>
                <wp:cNvGraphicFramePr/>
                <a:graphic xmlns:a="http://schemas.openxmlformats.org/drawingml/2006/main">
                  <a:graphicData uri="http://schemas.microsoft.com/office/word/2010/wordprocessingShape">
                    <wps:wsp>
                      <wps:cNvCnPr>
                        <a:stCxn id="384" idx="2"/>
                        <a:endCxn id="385" idx="0"/>
                      </wps:cNvCnPr>
                      <wps:spPr>
                        <a:xfrm>
                          <a:off x="3834765" y="4512945"/>
                          <a:ext cx="272415" cy="8382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3.35pt;margin-top:218pt;height:66pt;width:21.45pt;z-index:251965440;mso-width-relative:page;mso-height-relative:page;" filled="f" stroked="t" coordsize="21600,21600" o:gfxdata="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rkMArNoAAAALAQAADwAAAAAAAAABACAAAAAiAAAAZHJzL2Rvd25yZXYueG1s&#10;UEsBAhQAFAAAAAgAh07iQB/bgLwvAgAANgQAAA4AAAAAAAAAAQAgAAAAKQEAAGRycy9lMm9Eb2Mu&#10;eG1sUEsFBgAAAAAGAAYAWQEAAMo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51104" behindDoc="0" locked="0" layoutInCell="1" allowOverlap="1">
                <wp:simplePos x="0" y="0"/>
                <wp:positionH relativeFrom="column">
                  <wp:posOffset>2719705</wp:posOffset>
                </wp:positionH>
                <wp:positionV relativeFrom="paragraph">
                  <wp:posOffset>787400</wp:posOffset>
                </wp:positionV>
                <wp:extent cx="247015" cy="148590"/>
                <wp:effectExtent l="6350" t="6350" r="13335" b="10160"/>
                <wp:wrapNone/>
                <wp:docPr id="374" name="矩形 374"/>
                <wp:cNvGraphicFramePr/>
                <a:graphic xmlns:a="http://schemas.openxmlformats.org/drawingml/2006/main">
                  <a:graphicData uri="http://schemas.microsoft.com/office/word/2010/wordprocessingShape">
                    <wps:wsp>
                      <wps:cNvSpPr/>
                      <wps:spPr>
                        <a:xfrm>
                          <a:off x="3876675" y="7762875"/>
                          <a:ext cx="247015" cy="1485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15pt;margin-top:62pt;height:11.7pt;width:19.45pt;z-index:251951104;v-text-anchor:middle;mso-width-relative:page;mso-height-relative:page;" filled="f" stroked="t" coordsize="21600,21600" o:gfxdata="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JZBMp/YAAAACwEAAA8AAAAAAAAAAQAgAAAAIgAAAGRycy9kb3ducmV2LnhtbFBL&#10;AQIUABQAAAAIAIdO4kCwVodm2gIAAMIFAAAOAAAAAAAAAAEAIAAAACcBAABkcnMvZTJvRG9jLnht&#10;bFBLBQYAAAAABgAGAFkBAABz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58272" behindDoc="0" locked="0" layoutInCell="1" allowOverlap="1">
                <wp:simplePos x="0" y="0"/>
                <wp:positionH relativeFrom="column">
                  <wp:posOffset>2006600</wp:posOffset>
                </wp:positionH>
                <wp:positionV relativeFrom="paragraph">
                  <wp:posOffset>1677035</wp:posOffset>
                </wp:positionV>
                <wp:extent cx="3188335" cy="478790"/>
                <wp:effectExtent l="6350" t="6350" r="18415" b="10160"/>
                <wp:wrapNone/>
                <wp:docPr id="381" name="矩形 381"/>
                <wp:cNvGraphicFramePr/>
                <a:graphic xmlns:a="http://schemas.openxmlformats.org/drawingml/2006/main">
                  <a:graphicData uri="http://schemas.microsoft.com/office/word/2010/wordprocessingShape">
                    <wps:wsp>
                      <wps:cNvSpPr/>
                      <wps:spPr>
                        <a:xfrm>
                          <a:off x="3157220" y="8630285"/>
                          <a:ext cx="3188335" cy="4787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pt;margin-top:132.05pt;height:37.7pt;width:251.05pt;z-index:251958272;v-text-anchor:middle;mso-width-relative:page;mso-height-relative:page;" filled="f" stroked="t" coordsize="21600,21600" o:gfxdata="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264GZtcAAAALAQAADwAAAAAAAAABACAAAAAiAAAAZHJzL2Rvd25yZXYueG1sUEsB&#10;AhQAFAAAAAgAh07iQKx+E1TaAgAAwwUAAA4AAAAAAAAAAQAgAAAAJgEAAGRycy9lMm9Eb2MueG1s&#10;UEsFBgAAAAAGAAYAWQEAAHI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61344" behindDoc="0" locked="0" layoutInCell="1" allowOverlap="1">
                <wp:simplePos x="0" y="0"/>
                <wp:positionH relativeFrom="column">
                  <wp:posOffset>3601085</wp:posOffset>
                </wp:positionH>
                <wp:positionV relativeFrom="paragraph">
                  <wp:posOffset>2155825</wp:posOffset>
                </wp:positionV>
                <wp:extent cx="1438275" cy="1437005"/>
                <wp:effectExtent l="3175" t="3175" r="6350" b="7620"/>
                <wp:wrapNone/>
                <wp:docPr id="383" name="直接箭头连接符 383"/>
                <wp:cNvGraphicFramePr/>
                <a:graphic xmlns:a="http://schemas.openxmlformats.org/drawingml/2006/main">
                  <a:graphicData uri="http://schemas.microsoft.com/office/word/2010/wordprocessingShape">
                    <wps:wsp>
                      <wps:cNvCnPr>
                        <a:stCxn id="381" idx="2"/>
                        <a:endCxn id="382" idx="0"/>
                      </wps:cNvCnPr>
                      <wps:spPr>
                        <a:xfrm>
                          <a:off x="4751705" y="9109075"/>
                          <a:ext cx="1438275" cy="14370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3.55pt;margin-top:169.75pt;height:113.15pt;width:113.25pt;z-index:251961344;mso-width-relative:page;mso-height-relative:page;" filled="f" stroked="t" coordsize="21600,21600" o:gfxdata="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9vIdtwAAAALAQAADwAAAAAAAAABACAAAAAiAAAAZHJzL2Rvd25y&#10;ZXYueG1sUEsBAhQAFAAAAAgAh07iQOy1LKUzAgAAOAQAAA4AAAAAAAAAAQAgAAAAKwEAAGRycy9l&#10;Mm9Eb2MueG1sUEsFBgAAAAAGAAYAWQEAANA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44960" behindDoc="0" locked="0" layoutInCell="1" allowOverlap="1">
                <wp:simplePos x="0" y="0"/>
                <wp:positionH relativeFrom="column">
                  <wp:posOffset>2014220</wp:posOffset>
                </wp:positionH>
                <wp:positionV relativeFrom="paragraph">
                  <wp:posOffset>318770</wp:posOffset>
                </wp:positionV>
                <wp:extent cx="218440" cy="367030"/>
                <wp:effectExtent l="6350" t="6350" r="16510" b="7620"/>
                <wp:wrapNone/>
                <wp:docPr id="368" name="矩形 368"/>
                <wp:cNvGraphicFramePr/>
                <a:graphic xmlns:a="http://schemas.openxmlformats.org/drawingml/2006/main">
                  <a:graphicData uri="http://schemas.microsoft.com/office/word/2010/wordprocessingShape">
                    <wps:wsp>
                      <wps:cNvSpPr/>
                      <wps:spPr>
                        <a:xfrm>
                          <a:off x="3157220" y="6384290"/>
                          <a:ext cx="218440" cy="36703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6pt;margin-top:25.1pt;height:28.9pt;width:17.2pt;z-index:251944960;v-text-anchor:middle;mso-width-relative:page;mso-height-relative:page;" filled="f" stroked="t" coordsize="21600,21600" o:gfxdata="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EhiewbWAAAACgEAAA8AAAAAAAAAAQAgAAAAIgAAAGRycy9kb3ducmV2LnhtbFBLAQIUABQA&#10;AAAIAIdO4kDg9GoU1gIAAMIFAAAOAAAAAAAAAAEAIAAAACUBAABkcnMvZTJvRG9jLnhtbFBLBQYA&#10;AAAABgAGAFkBAABtBgAAAAA=&#10;">
                <v:fill on="f" focussize="0,0"/>
                <v:stroke weight="1pt" color="#FF0000 [3204]" miterlimit="8" joinstyle="miter"/>
                <v:imagedata o:title=""/>
                <o:lock v:ext="edit" aspectratio="f"/>
              </v:rect>
            </w:pict>
          </mc:Fallback>
        </mc:AlternateContent>
      </w:r>
      <w:r>
        <w:drawing>
          <wp:inline distT="0" distB="0" distL="114300" distR="114300">
            <wp:extent cx="5264150" cy="2444750"/>
            <wp:effectExtent l="0" t="0" r="6350" b="6350"/>
            <wp:docPr id="36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23"/>
                    <pic:cNvPicPr>
                      <a:picLocks noChangeAspect="1"/>
                    </pic:cNvPicPr>
                  </pic:nvPicPr>
                  <pic:blipFill>
                    <a:blip r:embed="rId75"/>
                    <a:stretch>
                      <a:fillRect/>
                    </a:stretch>
                  </pic:blipFill>
                  <pic:spPr>
                    <a:xfrm>
                      <a:off x="0" y="0"/>
                      <a:ext cx="5264150" cy="2444750"/>
                    </a:xfrm>
                    <a:prstGeom prst="rect">
                      <a:avLst/>
                    </a:prstGeom>
                    <a:noFill/>
                    <a:ln>
                      <a:noFill/>
                    </a:ln>
                  </pic:spPr>
                </pic:pic>
              </a:graphicData>
            </a:graphic>
          </wp:inline>
        </w:drawing>
      </w:r>
    </w:p>
    <w:p>
      <w:pPr>
        <w:numPr>
          <w:numId w:val="0"/>
        </w:numPr>
        <w:spacing w:line="360" w:lineRule="auto"/>
        <w:jc w:val="center"/>
        <w:rPr>
          <w:rFonts w:hint="default"/>
          <w:lang w:val="en-US" w:eastAsia="zh-CN"/>
        </w:rPr>
      </w:pPr>
      <w:r>
        <w:rPr>
          <w:sz w:val="21"/>
        </w:rPr>
        <mc:AlternateContent>
          <mc:Choice Requires="wps">
            <w:drawing>
              <wp:anchor distT="0" distB="0" distL="114300" distR="114300" simplePos="0" relativeHeight="251950080" behindDoc="0" locked="0" layoutInCell="1" allowOverlap="1">
                <wp:simplePos x="0" y="0"/>
                <wp:positionH relativeFrom="column">
                  <wp:posOffset>420370</wp:posOffset>
                </wp:positionH>
                <wp:positionV relativeFrom="paragraph">
                  <wp:posOffset>671830</wp:posOffset>
                </wp:positionV>
                <wp:extent cx="1530350" cy="311785"/>
                <wp:effectExtent l="0" t="4445" r="6350" b="39370"/>
                <wp:wrapNone/>
                <wp:docPr id="373" name="直接箭头连接符 373"/>
                <wp:cNvGraphicFramePr/>
                <a:graphic xmlns:a="http://schemas.openxmlformats.org/drawingml/2006/main">
                  <a:graphicData uri="http://schemas.microsoft.com/office/word/2010/wordprocessingShape">
                    <wps:wsp>
                      <wps:cNvCnPr>
                        <a:stCxn id="371" idx="1"/>
                        <a:endCxn id="372" idx="0"/>
                      </wps:cNvCnPr>
                      <wps:spPr>
                        <a:xfrm flipH="1">
                          <a:off x="3199765" y="1836420"/>
                          <a:ext cx="1530350" cy="3117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1pt;margin-top:52.9pt;height:24.55pt;width:120.5pt;z-index:251950080;mso-width-relative:page;mso-height-relative:page;" filled="f" stroked="t" coordsize="21600,21600" o:gfxdata="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v7AudgAAAAKAQAADwAAAAAAAAABACAAAAAiAAAAZHJzL2Rvd25y&#10;ZXYueG1sUEsBAhQAFAAAAAgAh07iQL+5tT03AgAAQQQAAA4AAAAAAAAAAQAgAAAAJwEAAGRycy9l&#10;Mm9Eb2MueG1sUEsFBgAAAAAGAAYAWQEAANAFAAAAAA==&#10;">
                <v:fill on="f" focussize="0,0"/>
                <v:stroke weight="0.5pt" color="#FF0000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949056" behindDoc="0" locked="0" layoutInCell="1" allowOverlap="1">
                <wp:simplePos x="0" y="0"/>
                <wp:positionH relativeFrom="column">
                  <wp:posOffset>25400</wp:posOffset>
                </wp:positionH>
                <wp:positionV relativeFrom="paragraph">
                  <wp:posOffset>983615</wp:posOffset>
                </wp:positionV>
                <wp:extent cx="789305" cy="571500"/>
                <wp:effectExtent l="0" t="0" r="0" b="0"/>
                <wp:wrapNone/>
                <wp:docPr id="372" name="文本框 372"/>
                <wp:cNvGraphicFramePr/>
                <a:graphic xmlns:a="http://schemas.openxmlformats.org/drawingml/2006/main">
                  <a:graphicData uri="http://schemas.microsoft.com/office/word/2010/wordprocessingShape">
                    <wps:wsp>
                      <wps:cNvSpPr txBox="1"/>
                      <wps:spPr>
                        <a:xfrm>
                          <a:off x="2938780" y="1998980"/>
                          <a:ext cx="789305" cy="57150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TCP四次挥手断开连接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77.45pt;height:45pt;width:62.15pt;z-index:251949056;mso-width-relative:page;mso-height-relative:page;" filled="f" stroked="f" coordsize="21600,21600" o:gfxdata="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AJ4lMX2QAAAAoBAAAPAAAAAAAAAAEAIAAAACIA&#10;AABkcnMvZG93bnJldi54bWxQSwECFAAUAAAACACHTuJApCgI0bMCAABdBQAADgAAAAAAAAABACAA&#10;AAAoAQAAZHJzL2Uyb0RvYy54bWxQSwUGAAAAAAYABgBZAQAATQY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TCP四次挥手断开连接</w:t>
                      </w:r>
                    </w:p>
                  </w:txbxContent>
                </v:textbox>
              </v:shape>
            </w:pict>
          </mc:Fallback>
        </mc:AlternateContent>
      </w:r>
      <w:r>
        <w:rPr>
          <w:sz w:val="21"/>
        </w:rPr>
        <mc:AlternateContent>
          <mc:Choice Requires="wps">
            <w:drawing>
              <wp:anchor distT="0" distB="0" distL="114300" distR="114300" simplePos="0" relativeHeight="251968512" behindDoc="0" locked="0" layoutInCell="1" allowOverlap="1">
                <wp:simplePos x="0" y="0"/>
                <wp:positionH relativeFrom="column">
                  <wp:posOffset>2640965</wp:posOffset>
                </wp:positionH>
                <wp:positionV relativeFrom="paragraph">
                  <wp:posOffset>429895</wp:posOffset>
                </wp:positionV>
                <wp:extent cx="25400" cy="577850"/>
                <wp:effectExtent l="45085" t="0" r="31115" b="6350"/>
                <wp:wrapNone/>
                <wp:docPr id="391" name="直接箭头连接符 391"/>
                <wp:cNvGraphicFramePr/>
                <a:graphic xmlns:a="http://schemas.openxmlformats.org/drawingml/2006/main">
                  <a:graphicData uri="http://schemas.microsoft.com/office/word/2010/wordprocessingShape">
                    <wps:wsp>
                      <wps:cNvCnPr>
                        <a:stCxn id="389" idx="2"/>
                        <a:endCxn id="390" idx="0"/>
                      </wps:cNvCnPr>
                      <wps:spPr>
                        <a:xfrm flipH="1">
                          <a:off x="3804920" y="5108575"/>
                          <a:ext cx="25400" cy="5778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7.95pt;margin-top:33.85pt;height:45.5pt;width:2pt;z-index:251968512;mso-width-relative:page;mso-height-relative:page;" filled="f" stroked="t" coordsize="21600,21600" o:gfxdata="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jlvytkAAAAKAQAADwAAAAAAAAABACAAAAAiAAAAZHJzL2Rv&#10;d25yZXYueG1sUEsBAhQAFAAAAAgAh07iQC/mDR45AgAAPwQAAA4AAAAAAAAAAQAgAAAAKAEAAGRy&#10;cy9lMm9Eb2MueG1sUEsFBgAAAAAGAAYAWQEAANMFAAAAAA==&#10;">
                <v:fill on="f" focussize="0,0"/>
                <v:stroke weight="0.5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966464" behindDoc="0" locked="0" layoutInCell="1" allowOverlap="1">
                <wp:simplePos x="0" y="0"/>
                <wp:positionH relativeFrom="column">
                  <wp:posOffset>1953260</wp:posOffset>
                </wp:positionH>
                <wp:positionV relativeFrom="paragraph">
                  <wp:posOffset>211455</wp:posOffset>
                </wp:positionV>
                <wp:extent cx="1425575" cy="218440"/>
                <wp:effectExtent l="6350" t="6350" r="15875" b="16510"/>
                <wp:wrapNone/>
                <wp:docPr id="389" name="矩形 389"/>
                <wp:cNvGraphicFramePr/>
                <a:graphic xmlns:a="http://schemas.openxmlformats.org/drawingml/2006/main">
                  <a:graphicData uri="http://schemas.microsoft.com/office/word/2010/wordprocessingShape">
                    <wps:wsp>
                      <wps:cNvSpPr/>
                      <wps:spPr>
                        <a:xfrm>
                          <a:off x="3096260" y="4890135"/>
                          <a:ext cx="1425575" cy="21844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8pt;margin-top:16.65pt;height:17.2pt;width:112.25pt;z-index:251966464;v-text-anchor:middle;mso-width-relative:page;mso-height-relative:page;" filled="f" stroked="t" coordsize="21600,21600" o:gfxdata="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L9e3qXWAAAACQEAAA8AAAAAAAAAAQAgAAAAIgAAAGRycy9kb3ducmV2LnhtbFBL&#10;AQIUABQAAAAIAIdO4kCJ4D223AIAAMMFAAAOAAAAAAAAAAEAIAAAACUBAABkcnMvZTJvRG9jLnht&#10;bFBLBQYAAAAABgAGAFkBAABzBg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948032" behindDoc="0" locked="0" layoutInCell="1" allowOverlap="1">
                <wp:simplePos x="0" y="0"/>
                <wp:positionH relativeFrom="column">
                  <wp:posOffset>1950720</wp:posOffset>
                </wp:positionH>
                <wp:positionV relativeFrom="paragraph">
                  <wp:posOffset>421005</wp:posOffset>
                </wp:positionV>
                <wp:extent cx="211455" cy="501015"/>
                <wp:effectExtent l="6350" t="6350" r="10795" b="13335"/>
                <wp:wrapNone/>
                <wp:docPr id="371" name="矩形 371"/>
                <wp:cNvGraphicFramePr/>
                <a:graphic xmlns:a="http://schemas.openxmlformats.org/drawingml/2006/main">
                  <a:graphicData uri="http://schemas.microsoft.com/office/word/2010/wordprocessingShape">
                    <wps:wsp>
                      <wps:cNvSpPr/>
                      <wps:spPr>
                        <a:xfrm>
                          <a:off x="3093720" y="1335405"/>
                          <a:ext cx="211455" cy="50101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6pt;margin-top:33.15pt;height:39.45pt;width:16.65pt;z-index:251948032;v-text-anchor:middle;mso-width-relative:page;mso-height-relative:page;" filled="f" stroked="t" coordsize="21600,21600" o:gfxdata="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61scKtcAAAAKAQAADwAAAAAAAAABACAAAAAiAAAAZHJzL2Rvd25yZXYueG1sUEsB&#10;AhQAFAAAAAgAh07iQCdTXk/aAgAAwgUAAA4AAAAAAAAAAQAgAAAAJgEAAGRycy9lMm9Eb2MueG1s&#10;UEsFBgAAAAAGAAYAWQEAAHIGAAAAAA==&#10;">
                <v:fill on="f" focussize="0,0"/>
                <v:stroke weight="1pt" color="#FF0000 [3204]" miterlimit="8" joinstyle="miter"/>
                <v:imagedata o:title=""/>
                <o:lock v:ext="edit" aspectratio="f"/>
              </v:rect>
            </w:pict>
          </mc:Fallback>
        </mc:AlternateContent>
      </w:r>
      <w:r>
        <w:drawing>
          <wp:inline distT="0" distB="0" distL="114300" distR="114300">
            <wp:extent cx="5272405" cy="843915"/>
            <wp:effectExtent l="0" t="0" r="10795" b="6985"/>
            <wp:docPr id="3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24"/>
                    <pic:cNvPicPr>
                      <a:picLocks noChangeAspect="1"/>
                    </pic:cNvPicPr>
                  </pic:nvPicPr>
                  <pic:blipFill>
                    <a:blip r:embed="rId76"/>
                    <a:stretch>
                      <a:fillRect/>
                    </a:stretch>
                  </pic:blipFill>
                  <pic:spPr>
                    <a:xfrm>
                      <a:off x="0" y="0"/>
                      <a:ext cx="5272405" cy="843915"/>
                    </a:xfrm>
                    <a:prstGeom prst="rect">
                      <a:avLst/>
                    </a:prstGeom>
                    <a:noFill/>
                    <a:ln>
                      <a:noFill/>
                    </a:ln>
                  </pic:spPr>
                </pic:pic>
              </a:graphicData>
            </a:graphic>
          </wp:inline>
        </w:drawing>
      </w:r>
    </w:p>
    <w:p>
      <w:pPr>
        <w:numPr>
          <w:numId w:val="0"/>
        </w:numPr>
        <w:spacing w:line="360" w:lineRule="auto"/>
        <w:ind w:leftChars="0"/>
        <w:rPr>
          <w:rFonts w:hint="default" w:ascii="Times New Roman" w:hAnsi="Times New Roman" w:cs="Times New Roman"/>
          <w:b/>
          <w:sz w:val="28"/>
          <w:szCs w:val="28"/>
        </w:rPr>
      </w:pPr>
      <w:r>
        <w:rPr>
          <w:sz w:val="21"/>
        </w:rPr>
        <mc:AlternateContent>
          <mc:Choice Requires="wps">
            <w:drawing>
              <wp:anchor distT="0" distB="0" distL="114300" distR="114300" simplePos="0" relativeHeight="251960320" behindDoc="0" locked="0" layoutInCell="1" allowOverlap="1">
                <wp:simplePos x="0" y="0"/>
                <wp:positionH relativeFrom="column">
                  <wp:posOffset>4531995</wp:posOffset>
                </wp:positionH>
                <wp:positionV relativeFrom="paragraph">
                  <wp:posOffset>26670</wp:posOffset>
                </wp:positionV>
                <wp:extent cx="1014095" cy="1195705"/>
                <wp:effectExtent l="0" t="0" r="0" b="0"/>
                <wp:wrapNone/>
                <wp:docPr id="382" name="文本框 382"/>
                <wp:cNvGraphicFramePr/>
                <a:graphic xmlns:a="http://schemas.openxmlformats.org/drawingml/2006/main">
                  <a:graphicData uri="http://schemas.microsoft.com/office/word/2010/wordprocessingShape">
                    <wps:wsp>
                      <wps:cNvSpPr txBox="1"/>
                      <wps:spPr>
                        <a:xfrm>
                          <a:off x="0" y="0"/>
                          <a:ext cx="1014095" cy="1195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客户端向服务器发送命令码LIST，服务器返回命令执行的状态，邮件数量和每个邮件的大小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85pt;margin-top:2.1pt;height:94.15pt;width:79.85pt;z-index:251960320;mso-width-relative:page;mso-height-relative:page;" filled="f" stroked="f" coordsize="21600,21600" o:gfxdata="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RPZua3QAAAAsBAAAPAAAAAAAAAAEAIAAAACIA&#10;AABkcnMvZG93bnJldi54bWxQSwECFAAUAAAACACHTuJALwxGMT0CAABqBAAADgAAAAAAAAABACAA&#10;AAAsAQAAZHJzL2Uyb0RvYy54bWxQSwUGAAAAAAYABgBZAQAA2w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客户端向服务器发送命令码LIST，服务器返回命令执行的状态，邮件数量和每个邮件的大小</w:t>
                      </w:r>
                    </w:p>
                  </w:txbxContent>
                </v:textbox>
              </v:shape>
            </w:pict>
          </mc:Fallback>
        </mc:AlternateContent>
      </w:r>
      <w:r>
        <w:rPr>
          <w:sz w:val="28"/>
        </w:rPr>
        <mc:AlternateContent>
          <mc:Choice Requires="wps">
            <w:drawing>
              <wp:anchor distT="0" distB="0" distL="114300" distR="114300" simplePos="0" relativeHeight="251967488" behindDoc="0" locked="0" layoutInCell="1" allowOverlap="1">
                <wp:simplePos x="0" y="0"/>
                <wp:positionH relativeFrom="column">
                  <wp:posOffset>2038350</wp:posOffset>
                </wp:positionH>
                <wp:positionV relativeFrom="paragraph">
                  <wp:posOffset>17145</wp:posOffset>
                </wp:positionV>
                <wp:extent cx="1204595" cy="1112520"/>
                <wp:effectExtent l="0" t="0" r="0" b="0"/>
                <wp:wrapNone/>
                <wp:docPr id="390" name="文本框 390"/>
                <wp:cNvGraphicFramePr/>
                <a:graphic xmlns:a="http://schemas.openxmlformats.org/drawingml/2006/main">
                  <a:graphicData uri="http://schemas.microsoft.com/office/word/2010/wordprocessingShape">
                    <wps:wsp>
                      <wps:cNvSpPr txBox="1"/>
                      <wps:spPr>
                        <a:xfrm>
                          <a:off x="0" y="0"/>
                          <a:ext cx="1204595" cy="11125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客户端请求退出处理状态，服务器会将客户端标识为删除的邮件删除并退出POP3服务器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5pt;margin-top:1.35pt;height:87.6pt;width:94.85pt;z-index:251967488;mso-width-relative:page;mso-height-relative:page;" filled="f" stroked="f" coordsize="21600,21600" o:gfxdata="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&#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Qco82wAAAAoBAAAPAAAAAAAAAAEAIAAAACIAAABk&#10;cnMvZG93bnJldi54bWxQSwECFAAUAAAACACHTuJAB9Y9vjwCAABqBAAADgAAAAAAAAABACAAAAAq&#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客户端请求退出处理状态，服务器会将客户端标识为删除的邮件删除并退出POP3服务器</w:t>
                      </w:r>
                    </w:p>
                  </w:txbxContent>
                </v:textbox>
              </v:shape>
            </w:pict>
          </mc:Fallback>
        </mc:AlternateContent>
      </w:r>
      <w:r>
        <w:rPr>
          <w:sz w:val="28"/>
        </w:rPr>
        <mc:AlternateContent>
          <mc:Choice Requires="wps">
            <w:drawing>
              <wp:anchor distT="0" distB="0" distL="114300" distR="114300" simplePos="0" relativeHeight="251964416" behindDoc="0" locked="0" layoutInCell="1" allowOverlap="1">
                <wp:simplePos x="0" y="0"/>
                <wp:positionH relativeFrom="column">
                  <wp:posOffset>3268345</wp:posOffset>
                </wp:positionH>
                <wp:positionV relativeFrom="paragraph">
                  <wp:posOffset>40640</wp:posOffset>
                </wp:positionV>
                <wp:extent cx="1204595" cy="89535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204595" cy="895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客户端请求服务器返回邮件的唯一标识，如果没有指定邮件，则返回所有邮件的标识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35pt;margin-top:3.2pt;height:70.5pt;width:94.85pt;z-index:251964416;mso-width-relative:page;mso-height-relative:page;" filled="f" stroked="f" coordsize="21600,21600" o:gfxdata="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L2QAAAAgBAAAPAAAAAAAAAAEAIAAAACIAAABk&#10;cnMvZG93bnJldi54bWxQSwECFAAUAAAACACHTuJACxMuCD4CAABqBAAADgAAAAAAAAABACAAAAAo&#10;AQAAZHJzL2Uyb0RvYy54bWxQSwUGAAAAAAYABgBZAQAA2AUAAAAA&#10;">
                <v:fill on="f" focussize="0,0"/>
                <v:stroke on="f" weight="0.5pt"/>
                <v:imagedata o:title=""/>
                <o:lock v:ext="edit" aspectratio="f"/>
                <v:textbox>
                  <w:txbxContent>
                    <w:p>
                      <w:pPr>
                        <w:rPr>
                          <w:rFonts w:hint="default" w:eastAsia="宋体"/>
                          <w:b/>
                          <w:bCs/>
                          <w:color w:val="FF0000"/>
                          <w:sz w:val="16"/>
                          <w:szCs w:val="16"/>
                          <w:lang w:val="en-US" w:eastAsia="zh-CN"/>
                        </w:rPr>
                      </w:pPr>
                      <w:r>
                        <w:rPr>
                          <w:rFonts w:hint="eastAsia"/>
                          <w:b/>
                          <w:bCs/>
                          <w:color w:val="FF0000"/>
                          <w:sz w:val="16"/>
                          <w:szCs w:val="16"/>
                          <w:lang w:val="en-US" w:eastAsia="zh-CN"/>
                        </w:rPr>
                        <w:t>客户端请求服务器返回邮件的唯一标识，如果没有指定邮件，则返回所有邮件的标识</w:t>
                      </w:r>
                    </w:p>
                  </w:txbxContent>
                </v:textbox>
              </v:shape>
            </w:pict>
          </mc:Fallback>
        </mc:AlternateContent>
      </w:r>
    </w:p>
    <w:p>
      <w:pPr>
        <w:numPr>
          <w:numId w:val="0"/>
        </w:numPr>
        <w:spacing w:line="360" w:lineRule="auto"/>
        <w:ind w:leftChars="0"/>
        <w:rPr>
          <w:rFonts w:hint="default" w:ascii="Times New Roman" w:hAnsi="Times New Roman" w:cs="Times New Roman"/>
          <w:b/>
          <w:sz w:val="28"/>
          <w:szCs w:val="28"/>
        </w:rPr>
      </w:pPr>
    </w:p>
    <w:p>
      <w:pPr>
        <w:numPr>
          <w:numId w:val="0"/>
        </w:numPr>
        <w:spacing w:line="360" w:lineRule="auto"/>
        <w:ind w:leftChars="0"/>
        <w:rPr>
          <w:rFonts w:hint="default" w:ascii="Times New Roman" w:hAnsi="Times New Roman" w:cs="Times New Roman"/>
          <w:b/>
          <w:sz w:val="28"/>
          <w:szCs w:val="28"/>
        </w:rPr>
      </w:pPr>
    </w:p>
    <w:p>
      <w:pPr>
        <w:numPr>
          <w:numId w:val="0"/>
        </w:numPr>
        <w:spacing w:line="360" w:lineRule="auto"/>
        <w:ind w:leftChars="0"/>
        <w:rPr>
          <w:rFonts w:hint="eastAsia" w:cs="Times New Roman"/>
          <w:b w:val="0"/>
          <w:bCs/>
          <w:sz w:val="21"/>
          <w:szCs w:val="21"/>
          <w:lang w:val="en-US" w:eastAsia="zh-CN"/>
        </w:rPr>
      </w:pPr>
      <w:r>
        <w:rPr>
          <w:rFonts w:hint="eastAsia" w:cs="Times New Roman"/>
          <w:b/>
          <w:bCs w:val="0"/>
          <w:sz w:val="21"/>
          <w:szCs w:val="21"/>
          <w:lang w:val="en-US" w:eastAsia="zh-CN"/>
        </w:rPr>
        <w:t>什么情况下可以捕获POP或SMTP数据包？</w:t>
      </w:r>
    </w:p>
    <w:p>
      <w:pPr>
        <w:numPr>
          <w:ilvl w:val="0"/>
          <w:numId w:val="17"/>
        </w:numPr>
        <w:spacing w:line="360" w:lineRule="auto"/>
        <w:ind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在本机安装用户代理（Outlook/Foxmail）</w:t>
      </w:r>
    </w:p>
    <w:p>
      <w:pPr>
        <w:numPr>
          <w:ilvl w:val="0"/>
          <w:numId w:val="17"/>
        </w:numPr>
        <w:spacing w:line="360" w:lineRule="auto"/>
        <w:ind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在两个邮箱账号的设置中打开POP3/SMTP服务</w:t>
      </w:r>
    </w:p>
    <w:p>
      <w:pPr>
        <w:numPr>
          <w:ilvl w:val="0"/>
          <w:numId w:val="17"/>
        </w:numPr>
        <w:spacing w:line="360" w:lineRule="auto"/>
        <w:ind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在用户代理中创建两个邮箱类型为POP3的账号（与第2步中的账号对应）</w:t>
      </w:r>
    </w:p>
    <w:p>
      <w:pPr>
        <w:numPr>
          <w:ilvl w:val="0"/>
          <w:numId w:val="17"/>
        </w:numPr>
        <w:spacing w:line="360" w:lineRule="auto"/>
        <w:ind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将收件服务器、发件服务器中的SSL勾选取消，用以获得不加密的报文</w:t>
      </w:r>
    </w:p>
    <w:p>
      <w:pPr>
        <w:numPr>
          <w:numId w:val="0"/>
        </w:numPr>
        <w:spacing w:line="360" w:lineRule="auto"/>
        <w:rPr>
          <w:rFonts w:hint="eastAsia" w:cs="Times New Roman"/>
          <w:b w:val="0"/>
          <w:bCs/>
          <w:sz w:val="21"/>
          <w:szCs w:val="21"/>
          <w:lang w:val="en-US" w:eastAsia="zh-CN"/>
        </w:rPr>
      </w:pPr>
      <w:r>
        <w:rPr>
          <w:rFonts w:hint="eastAsia" w:cs="Times New Roman"/>
          <w:b w:val="0"/>
          <w:bCs/>
          <w:sz w:val="21"/>
          <w:szCs w:val="21"/>
          <w:lang w:val="en-US" w:eastAsia="zh-CN"/>
        </w:rPr>
        <w:t>捕获SMTP数据包</w:t>
      </w:r>
    </w:p>
    <w:p>
      <w:pPr>
        <w:numPr>
          <w:numId w:val="0"/>
        </w:numPr>
        <w:spacing w:line="360" w:lineRule="auto"/>
        <w:ind w:firstLine="420" w:firstLineChars="0"/>
        <w:rPr>
          <w:rFonts w:hint="eastAsia" w:cs="Times New Roman"/>
          <w:b w:val="0"/>
          <w:bCs/>
          <w:sz w:val="21"/>
          <w:szCs w:val="21"/>
          <w:lang w:val="en-US" w:eastAsia="zh-CN"/>
        </w:rPr>
      </w:pPr>
      <w:r>
        <w:rPr>
          <w:rFonts w:hint="eastAsia" w:cs="Times New Roman"/>
          <w:b w:val="0"/>
          <w:bCs/>
          <w:sz w:val="21"/>
          <w:szCs w:val="21"/>
          <w:lang w:val="en-US" w:eastAsia="zh-CN"/>
        </w:rPr>
        <w:t>在用户代理中编辑好邮件，并打开Wireshark捕获数据包，再在用户代理中点击“发送”即可捕获到</w:t>
      </w:r>
      <w:r>
        <w:rPr>
          <w:rFonts w:hint="eastAsia" w:cs="Times New Roman"/>
          <w:b w:val="0"/>
          <w:bCs/>
          <w:sz w:val="21"/>
          <w:szCs w:val="21"/>
          <w:lang w:val="en-US" w:eastAsia="zh-CN"/>
        </w:rPr>
        <w:t>SMTP数据包。</w:t>
      </w:r>
    </w:p>
    <w:p>
      <w:pPr>
        <w:numPr>
          <w:numId w:val="0"/>
        </w:numPr>
        <w:spacing w:line="360" w:lineRule="auto"/>
        <w:rPr>
          <w:rFonts w:hint="eastAsia" w:cs="Times New Roman"/>
          <w:b w:val="0"/>
          <w:bCs/>
          <w:sz w:val="21"/>
          <w:szCs w:val="21"/>
          <w:lang w:val="en-US" w:eastAsia="zh-CN"/>
        </w:rPr>
      </w:pPr>
      <w:r>
        <w:rPr>
          <w:rFonts w:hint="eastAsia" w:cs="Times New Roman"/>
          <w:b w:val="0"/>
          <w:bCs/>
          <w:sz w:val="21"/>
          <w:szCs w:val="21"/>
          <w:lang w:val="en-US" w:eastAsia="zh-CN"/>
        </w:rPr>
        <w:t>捕获POP3数据包</w:t>
      </w:r>
    </w:p>
    <w:p>
      <w:pPr>
        <w:numPr>
          <w:ilvl w:val="0"/>
          <w:numId w:val="0"/>
        </w:numPr>
        <w:spacing w:line="360" w:lineRule="auto"/>
        <w:ind w:firstLine="420" w:firstLineChars="0"/>
        <w:rPr>
          <w:rFonts w:hint="eastAsia" w:cs="Times New Roman"/>
          <w:b w:val="0"/>
          <w:bCs/>
          <w:sz w:val="21"/>
          <w:szCs w:val="21"/>
          <w:lang w:val="en-US" w:eastAsia="zh-CN"/>
        </w:rPr>
      </w:pPr>
      <w:r>
        <w:rPr>
          <w:rFonts w:hint="eastAsia" w:cs="Times New Roman"/>
          <w:b w:val="0"/>
          <w:bCs/>
          <w:sz w:val="21"/>
          <w:szCs w:val="21"/>
          <w:lang w:val="en-US" w:eastAsia="zh-CN"/>
        </w:rPr>
        <w:t>打开Wireshark捕获数据包，再在用户代理中点击“收取”即可捕获到POP3数据包。</w:t>
      </w:r>
    </w:p>
    <w:p>
      <w:pPr>
        <w:numPr>
          <w:numId w:val="0"/>
        </w:numPr>
        <w:spacing w:line="360" w:lineRule="auto"/>
        <w:ind w:firstLine="420" w:firstLineChars="0"/>
        <w:rPr>
          <w:rFonts w:hint="default" w:cs="Times New Roman"/>
          <w:b w:val="0"/>
          <w:bCs/>
          <w:sz w:val="21"/>
          <w:szCs w:val="21"/>
          <w:lang w:val="en-US" w:eastAsia="zh-CN"/>
        </w:rPr>
      </w:pPr>
    </w:p>
    <w:p>
      <w:pPr>
        <w:numPr>
          <w:numId w:val="0"/>
        </w:numPr>
        <w:spacing w:line="360" w:lineRule="auto"/>
        <w:ind w:leftChars="0"/>
        <w:rPr>
          <w:rFonts w:hint="default" w:cs="Times New Roman"/>
          <w:b/>
          <w:bCs w:val="0"/>
          <w:sz w:val="21"/>
          <w:szCs w:val="21"/>
          <w:lang w:val="en-US" w:eastAsia="zh-CN"/>
        </w:rPr>
      </w:pPr>
    </w:p>
    <w:p>
      <w:pPr>
        <w:numPr>
          <w:ilvl w:val="0"/>
          <w:numId w:val="1"/>
        </w:numPr>
        <w:spacing w:line="360" w:lineRule="auto"/>
        <w:rPr>
          <w:rFonts w:hint="default" w:ascii="Times New Roman" w:hAnsi="Times New Roman" w:cs="Times New Roman"/>
          <w:b/>
          <w:sz w:val="28"/>
          <w:szCs w:val="28"/>
        </w:rPr>
      </w:pPr>
      <w:r>
        <w:rPr>
          <w:rFonts w:hint="default" w:ascii="Times New Roman" w:hAnsi="Times New Roman" w:cs="Times New Roman"/>
          <w:b/>
          <w:sz w:val="28"/>
          <w:szCs w:val="28"/>
        </w:rPr>
        <w:t>实验结果与分析</w:t>
      </w:r>
    </w:p>
    <w:p>
      <w:pPr>
        <w:numPr>
          <w:ilvl w:val="0"/>
          <w:numId w:val="18"/>
        </w:numPr>
        <w:jc w:val="left"/>
        <w:rPr>
          <w:rFonts w:hint="default" w:ascii="Times New Roman" w:hAnsi="Times New Roman" w:cs="Times New Roman"/>
          <w:b/>
          <w:sz w:val="21"/>
          <w:szCs w:val="21"/>
          <w:lang w:val="en-US" w:eastAsia="zh-CN"/>
        </w:rPr>
      </w:pPr>
      <w:r>
        <w:rPr>
          <w:rFonts w:hint="default" w:ascii="Times New Roman" w:hAnsi="Times New Roman" w:cs="Times New Roman"/>
          <w:b/>
          <w:sz w:val="21"/>
          <w:szCs w:val="21"/>
          <w:lang w:val="en-US" w:eastAsia="zh-CN"/>
        </w:rPr>
        <w:t>HTTP</w:t>
      </w:r>
    </w:p>
    <w:p>
      <w:pPr>
        <w:numPr>
          <w:ilvl w:val="1"/>
          <w:numId w:val="18"/>
        </w:numPr>
        <w:ind w:left="840" w:leftChars="0" w:hanging="420" w:firstLineChars="0"/>
        <w:jc w:val="left"/>
        <w:rPr>
          <w:rFonts w:hint="default" w:ascii="Times New Roman" w:hAnsi="Times New Roman" w:cs="Times New Roman"/>
          <w:b w:val="0"/>
          <w:bCs/>
          <w:sz w:val="21"/>
          <w:szCs w:val="21"/>
          <w:lang w:val="en-US" w:eastAsia="zh-CN"/>
        </w:rPr>
      </w:pPr>
      <w:r>
        <w:rPr>
          <w:rFonts w:hint="eastAsia" w:cs="Times New Roman"/>
          <w:b w:val="0"/>
          <w:bCs/>
          <w:sz w:val="21"/>
          <w:szCs w:val="21"/>
          <w:lang w:val="en-US" w:eastAsia="zh-CN"/>
        </w:rPr>
        <w:t>HTTP协议本身是无连接的。虽然HTTP使用了TCP连接，但是通信双方在交换HTTP报文之前不需要先建立HTTP连接</w:t>
      </w:r>
    </w:p>
    <w:p>
      <w:pPr>
        <w:numPr>
          <w:ilvl w:val="1"/>
          <w:numId w:val="18"/>
        </w:numPr>
        <w:ind w:left="840" w:leftChars="0" w:hanging="420" w:firstLineChars="0"/>
        <w:jc w:val="left"/>
        <w:rPr>
          <w:rFonts w:hint="default" w:ascii="Times New Roman" w:hAnsi="Times New Roman" w:cs="Times New Roman"/>
          <w:b w:val="0"/>
          <w:bCs/>
          <w:sz w:val="21"/>
          <w:szCs w:val="21"/>
          <w:lang w:val="en-US" w:eastAsia="zh-CN"/>
        </w:rPr>
      </w:pPr>
      <w:r>
        <w:rPr>
          <w:rFonts w:hint="eastAsia" w:cs="Times New Roman"/>
          <w:b w:val="0"/>
          <w:bCs/>
          <w:sz w:val="21"/>
          <w:szCs w:val="21"/>
          <w:lang w:val="en-US" w:eastAsia="zh-CN"/>
        </w:rPr>
        <w:t>HTTP协议是无状态的，服务器不会记得是否曾经访问过某用户</w:t>
      </w:r>
    </w:p>
    <w:p>
      <w:pPr>
        <w:numPr>
          <w:ilvl w:val="0"/>
          <w:numId w:val="18"/>
        </w:numPr>
        <w:jc w:val="left"/>
        <w:rPr>
          <w:rFonts w:hint="default" w:ascii="Times New Roman" w:hAnsi="Times New Roman" w:cs="Times New Roman"/>
          <w:b/>
          <w:sz w:val="21"/>
          <w:szCs w:val="21"/>
          <w:lang w:val="en-US" w:eastAsia="zh-CN"/>
        </w:rPr>
      </w:pPr>
      <w:r>
        <w:rPr>
          <w:rFonts w:hint="default" w:ascii="Times New Roman" w:hAnsi="Times New Roman" w:cs="Times New Roman"/>
          <w:b/>
          <w:sz w:val="21"/>
          <w:szCs w:val="21"/>
          <w:lang w:val="en-US" w:eastAsia="zh-CN"/>
        </w:rPr>
        <w:t>DNS总结</w:t>
      </w:r>
    </w:p>
    <w:p>
      <w:pPr>
        <w:numPr>
          <w:ilvl w:val="1"/>
          <w:numId w:val="18"/>
        </w:numPr>
        <w:ind w:left="840" w:leftChars="0" w:hanging="420" w:firstLineChars="0"/>
        <w:jc w:val="left"/>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Wireshark只能捕获到</w:t>
      </w:r>
      <w:r>
        <w:rPr>
          <w:rFonts w:hint="eastAsia" w:cs="Times New Roman"/>
          <w:b w:val="0"/>
          <w:bCs/>
          <w:sz w:val="21"/>
          <w:szCs w:val="21"/>
          <w:lang w:val="en-US" w:eastAsia="zh-CN"/>
        </w:rPr>
        <w:t>本机到本地域名服务器或本地域名服务器到本机的DNS数据包。在数据包中，我们无法观察到本地域名服务器是用递归方式还是用迭代方式来对域名进行解析；也观察不到究竟访问了多少台权限域名服务器；更不知道究竟是哪一台权限域名服务器完成了域名的解析。通过观察本地域名服务器的应答报文，我们只能知道本机到本地域名服务器是否用迭代的方式进行查询，以及哪几个顶级域名服务器中有域名的IP地址映射。</w:t>
      </w:r>
    </w:p>
    <w:p>
      <w:pPr>
        <w:numPr>
          <w:ilvl w:val="1"/>
          <w:numId w:val="18"/>
        </w:numPr>
        <w:ind w:left="840" w:leftChars="0" w:hanging="420" w:firstLineChars="0"/>
        <w:jc w:val="left"/>
        <w:rPr>
          <w:rFonts w:hint="default" w:ascii="Times New Roman" w:hAnsi="Times New Roman" w:cs="Times New Roman"/>
          <w:b w:val="0"/>
          <w:bCs/>
          <w:sz w:val="21"/>
          <w:szCs w:val="21"/>
          <w:lang w:val="en-US" w:eastAsia="zh-CN"/>
        </w:rPr>
      </w:pPr>
      <w:r>
        <w:rPr>
          <w:rFonts w:hint="eastAsia" w:cs="Times New Roman"/>
          <w:b w:val="0"/>
          <w:bCs/>
          <w:sz w:val="21"/>
          <w:szCs w:val="21"/>
          <w:lang w:val="en-US" w:eastAsia="zh-CN"/>
        </w:rPr>
        <w:t>本地的DNS缓存中存在的域名对应的IP地址映射不一定有效，其有效时间会以Time to live这项参数作为参考，在执行ipconfig /flushdns后，可以查看本机还在有效期内的IP地址映射</w:t>
      </w:r>
    </w:p>
    <w:p>
      <w:pPr>
        <w:numPr>
          <w:ilvl w:val="1"/>
          <w:numId w:val="18"/>
        </w:numPr>
        <w:ind w:left="840" w:leftChars="0" w:hanging="420" w:firstLineChars="0"/>
        <w:jc w:val="left"/>
        <w:rPr>
          <w:rFonts w:hint="default" w:ascii="Times New Roman" w:hAnsi="Times New Roman" w:cs="Times New Roman"/>
          <w:b w:val="0"/>
          <w:bCs/>
          <w:sz w:val="21"/>
          <w:szCs w:val="21"/>
          <w:lang w:val="en-US" w:eastAsia="zh-CN"/>
        </w:rPr>
      </w:pPr>
      <w:r>
        <w:rPr>
          <w:rFonts w:hint="eastAsia" w:cs="Times New Roman"/>
          <w:b w:val="0"/>
          <w:bCs/>
          <w:sz w:val="21"/>
          <w:szCs w:val="21"/>
          <w:lang w:val="en-US" w:eastAsia="zh-CN"/>
        </w:rPr>
        <w:t>本地域名服务器中也会保存域名对IP地址的映射，当本地域名服务器利用该映射完成域名解析时，该解析不具有权威性</w:t>
      </w:r>
    </w:p>
    <w:p>
      <w:pPr>
        <w:numPr>
          <w:ilvl w:val="0"/>
          <w:numId w:val="18"/>
        </w:numPr>
        <w:ind w:left="0" w:leftChars="0" w:firstLine="0" w:firstLineChars="0"/>
        <w:jc w:val="left"/>
        <w:rPr>
          <w:rFonts w:hint="default" w:ascii="宋体" w:hAnsi="宋体" w:cs="宋体"/>
          <w:b/>
          <w:sz w:val="21"/>
          <w:szCs w:val="21"/>
          <w:lang w:val="en-US" w:eastAsia="zh-CN"/>
        </w:rPr>
      </w:pPr>
      <w:r>
        <w:rPr>
          <w:rFonts w:hint="eastAsia" w:ascii="宋体" w:hAnsi="宋体" w:cs="宋体"/>
          <w:b/>
          <w:sz w:val="21"/>
          <w:szCs w:val="21"/>
          <w:lang w:val="en-US" w:eastAsia="zh-CN"/>
        </w:rPr>
        <w:t>FTP总结</w:t>
      </w:r>
    </w:p>
    <w:p>
      <w:pPr>
        <w:numPr>
          <w:ilvl w:val="1"/>
          <w:numId w:val="18"/>
        </w:numPr>
        <w:ind w:left="840" w:leftChars="0" w:hanging="420" w:firstLineChars="0"/>
        <w:jc w:val="left"/>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主动被动是根据服务器端来定义的</w:t>
      </w:r>
    </w:p>
    <w:p>
      <w:pPr>
        <w:numPr>
          <w:ilvl w:val="1"/>
          <w:numId w:val="18"/>
        </w:numPr>
        <w:ind w:left="840" w:leftChars="0" w:hanging="420" w:firstLineChars="0"/>
        <w:jc w:val="left"/>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主动模式服务器端的数据端口号为20，被动模式服务器端的数据端口号由PASV应答命令指定</w:t>
      </w:r>
    </w:p>
    <w:p>
      <w:pPr>
        <w:numPr>
          <w:ilvl w:val="1"/>
          <w:numId w:val="18"/>
        </w:numPr>
        <w:ind w:left="840" w:leftChars="0" w:hanging="420" w:firstLineChars="0"/>
        <w:jc w:val="left"/>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不论是主动模式还是被动模式，服务器控制端口号均为21</w:t>
      </w:r>
    </w:p>
    <w:p>
      <w:pPr>
        <w:numPr>
          <w:ilvl w:val="1"/>
          <w:numId w:val="18"/>
        </w:numPr>
        <w:ind w:left="840" w:leftChars="0" w:hanging="420" w:firstLineChars="0"/>
        <w:jc w:val="left"/>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主动模式的控制和数据连接均由客户端发起，这可能使得服务器端到客户端的连接被防火墙过滤</w:t>
      </w:r>
    </w:p>
    <w:p>
      <w:pPr>
        <w:numPr>
          <w:ilvl w:val="1"/>
          <w:numId w:val="18"/>
        </w:numPr>
        <w:ind w:left="840" w:leftChars="0" w:hanging="420" w:firstLineChars="0"/>
        <w:jc w:val="left"/>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端口N和N+1并不连续，而是通过相应的应答报文（被动模式）或请求报文（主动模式）确定，端口号=第五位数*256+第六位数</w:t>
      </w:r>
    </w:p>
    <w:p>
      <w:pPr>
        <w:numPr>
          <w:ilvl w:val="0"/>
          <w:numId w:val="18"/>
        </w:numPr>
        <w:ind w:left="0" w:leftChars="0" w:firstLine="0" w:firstLineChars="0"/>
        <w:jc w:val="left"/>
        <w:rPr>
          <w:rFonts w:hint="eastAsia" w:ascii="宋体" w:hAnsi="宋体" w:cs="宋体"/>
          <w:b/>
          <w:bCs w:val="0"/>
          <w:sz w:val="21"/>
          <w:szCs w:val="21"/>
          <w:lang w:val="en-US" w:eastAsia="zh-CN"/>
        </w:rPr>
      </w:pPr>
      <w:r>
        <w:rPr>
          <w:rFonts w:hint="eastAsia" w:ascii="宋体" w:hAnsi="宋体" w:cs="宋体"/>
          <w:b/>
          <w:bCs w:val="0"/>
          <w:sz w:val="21"/>
          <w:szCs w:val="21"/>
          <w:lang w:val="en-US" w:eastAsia="zh-CN"/>
        </w:rPr>
        <w:t>SMTP总结</w:t>
      </w:r>
    </w:p>
    <w:p>
      <w:pPr>
        <w:numPr>
          <w:ilvl w:val="0"/>
          <w:numId w:val="19"/>
        </w:numPr>
        <w:ind w:firstLine="420" w:firstLineChars="0"/>
        <w:jc w:val="left"/>
        <w:rPr>
          <w:rFonts w:hint="default" w:ascii="宋体" w:hAnsi="宋体" w:eastAsia="宋体" w:cs="宋体"/>
          <w:b w:val="0"/>
          <w:bCs/>
          <w:sz w:val="21"/>
          <w:szCs w:val="21"/>
          <w:lang w:val="en-US" w:eastAsia="zh-CN"/>
        </w:rPr>
      </w:pPr>
      <w:r>
        <w:rPr>
          <w:rFonts w:hint="eastAsia" w:ascii="宋体" w:hAnsi="宋体" w:cs="宋体"/>
          <w:b w:val="0"/>
          <w:bCs/>
          <w:sz w:val="21"/>
          <w:szCs w:val="21"/>
          <w:lang w:val="en-US" w:eastAsia="zh-CN"/>
        </w:rPr>
        <w:t>发送端邮件服务器（客户端）与接收端邮件服务器（服务器）的25号端口建立TCP连接</w:t>
      </w:r>
    </w:p>
    <w:p>
      <w:pPr>
        <w:numPr>
          <w:ilvl w:val="0"/>
          <w:numId w:val="19"/>
        </w:numPr>
        <w:ind w:firstLine="420" w:firstLineChars="0"/>
        <w:jc w:val="left"/>
        <w:rPr>
          <w:rFonts w:hint="default" w:ascii="宋体" w:hAnsi="宋体" w:eastAsia="宋体" w:cs="宋体"/>
          <w:b w:val="0"/>
          <w:bCs/>
          <w:sz w:val="21"/>
          <w:szCs w:val="21"/>
          <w:lang w:val="en-US" w:eastAsia="zh-CN"/>
        </w:rPr>
      </w:pPr>
      <w:r>
        <w:rPr>
          <w:rFonts w:hint="eastAsia" w:ascii="宋体" w:hAnsi="宋体" w:cs="宋体"/>
          <w:b w:val="0"/>
          <w:bCs/>
          <w:sz w:val="21"/>
          <w:szCs w:val="21"/>
          <w:lang w:val="en-US" w:eastAsia="zh-CN"/>
        </w:rPr>
        <w:t>用户代理将邮件发送到发送端邮件服务器的过程与</w:t>
      </w:r>
      <w:r>
        <w:rPr>
          <w:rFonts w:hint="eastAsia" w:ascii="宋体" w:hAnsi="宋体" w:cs="宋体"/>
          <w:b w:val="0"/>
          <w:bCs/>
          <w:sz w:val="21"/>
          <w:szCs w:val="21"/>
          <w:lang w:val="en-US" w:eastAsia="zh-CN"/>
        </w:rPr>
        <w:t>发送端邮件服务器将邮件发送到接收端邮件服务器的过程相同</w:t>
      </w:r>
    </w:p>
    <w:p>
      <w:pPr>
        <w:numPr>
          <w:numId w:val="0"/>
        </w:numPr>
        <w:ind w:firstLine="420" w:firstLineChars="0"/>
        <w:jc w:val="left"/>
        <w:rPr>
          <w:rFonts w:hint="default" w:ascii="宋体" w:hAnsi="宋体" w:eastAsia="宋体" w:cs="宋体"/>
          <w:b w:val="0"/>
          <w:bCs/>
          <w:sz w:val="21"/>
          <w:szCs w:val="21"/>
          <w:lang w:val="en-US" w:eastAsia="zh-CN"/>
        </w:rPr>
      </w:pPr>
      <w:r>
        <w:rPr>
          <w:rFonts w:hint="eastAsia" w:ascii="宋体" w:hAnsi="宋体" w:cs="宋体"/>
          <w:b w:val="0"/>
          <w:bCs/>
          <w:sz w:val="21"/>
          <w:szCs w:val="21"/>
          <w:lang w:val="en-US" w:eastAsia="zh-CN"/>
        </w:rPr>
        <w:t>SMTP协议缺点：</w:t>
      </w:r>
    </w:p>
    <w:p>
      <w:pPr>
        <w:numPr>
          <w:ilvl w:val="0"/>
          <w:numId w:val="19"/>
        </w:numPr>
        <w:ind w:firstLine="420" w:firstLineChars="0"/>
        <w:jc w:val="left"/>
        <w:rPr>
          <w:rFonts w:hint="default" w:ascii="宋体" w:hAnsi="宋体" w:eastAsia="宋体" w:cs="宋体"/>
          <w:b w:val="0"/>
          <w:bCs/>
          <w:sz w:val="21"/>
          <w:szCs w:val="21"/>
          <w:lang w:val="en-US" w:eastAsia="zh-CN"/>
        </w:rPr>
      </w:pPr>
      <w:r>
        <w:rPr>
          <w:rFonts w:hint="eastAsia" w:ascii="宋体" w:hAnsi="宋体" w:cs="宋体"/>
          <w:b w:val="0"/>
          <w:bCs/>
          <w:sz w:val="21"/>
          <w:szCs w:val="21"/>
          <w:lang w:val="en-US" w:eastAsia="zh-CN"/>
        </w:rPr>
        <w:t>SMTP协议只能传送7位的ASCII码，而不能传送二进制文件</w:t>
      </w:r>
    </w:p>
    <w:p>
      <w:pPr>
        <w:numPr>
          <w:ilvl w:val="0"/>
          <w:numId w:val="18"/>
        </w:numPr>
        <w:ind w:left="0" w:leftChars="0" w:firstLine="0" w:firstLineChars="0"/>
        <w:jc w:val="left"/>
        <w:rPr>
          <w:rFonts w:hint="default" w:ascii="宋体" w:hAnsi="宋体" w:eastAsia="宋体" w:cs="宋体"/>
          <w:b/>
          <w:bCs w:val="0"/>
          <w:sz w:val="21"/>
          <w:szCs w:val="21"/>
          <w:lang w:val="en-US" w:eastAsia="zh-CN"/>
        </w:rPr>
      </w:pPr>
      <w:r>
        <w:rPr>
          <w:rFonts w:hint="eastAsia" w:ascii="宋体" w:hAnsi="宋体" w:cs="宋体"/>
          <w:b/>
          <w:bCs w:val="0"/>
          <w:sz w:val="21"/>
          <w:szCs w:val="21"/>
          <w:lang w:val="en-US" w:eastAsia="zh-CN"/>
        </w:rPr>
        <w:t>POP3总结</w:t>
      </w:r>
    </w:p>
    <w:p>
      <w:pPr>
        <w:numPr>
          <w:ilvl w:val="0"/>
          <w:numId w:val="20"/>
        </w:numPr>
        <w:ind w:firstLine="420" w:firstLineChars="0"/>
        <w:jc w:val="left"/>
        <w:rPr>
          <w:rFonts w:hint="eastAsia"/>
          <w:b w:val="0"/>
          <w:bCs w:val="0"/>
          <w:sz w:val="21"/>
          <w:szCs w:val="21"/>
          <w:lang w:val="en-US" w:eastAsia="zh-CN"/>
        </w:rPr>
      </w:pPr>
      <w:r>
        <w:rPr>
          <w:rFonts w:hint="eastAsia"/>
          <w:b w:val="0"/>
          <w:bCs w:val="0"/>
          <w:sz w:val="21"/>
          <w:szCs w:val="21"/>
          <w:lang w:val="en-US" w:eastAsia="zh-CN"/>
        </w:rPr>
        <w:t>POP3客户端与POP3服务器的110端口连接</w:t>
      </w:r>
    </w:p>
    <w:p>
      <w:pPr>
        <w:numPr>
          <w:ilvl w:val="0"/>
          <w:numId w:val="20"/>
        </w:numPr>
        <w:ind w:firstLine="420" w:firstLineChars="0"/>
        <w:jc w:val="left"/>
        <w:rPr>
          <w:rFonts w:hint="default"/>
          <w:b w:val="0"/>
          <w:bCs w:val="0"/>
          <w:sz w:val="21"/>
          <w:szCs w:val="21"/>
          <w:lang w:val="en-US" w:eastAsia="zh-CN"/>
        </w:rPr>
      </w:pPr>
      <w:r>
        <w:rPr>
          <w:rFonts w:hint="eastAsia"/>
          <w:b w:val="0"/>
          <w:bCs w:val="0"/>
          <w:sz w:val="21"/>
          <w:szCs w:val="21"/>
          <w:lang w:val="en-US" w:eastAsia="zh-CN"/>
        </w:rPr>
        <w:t>POP3协议的命令和响应报文格式是固定的</w:t>
      </w:r>
    </w:p>
    <w:p>
      <w:pPr>
        <w:jc w:val="left"/>
        <w:rPr>
          <w:rFonts w:hint="eastAsia" w:ascii="宋体" w:hAnsi="宋体" w:eastAsia="宋体" w:cs="宋体"/>
          <w:b/>
          <w:sz w:val="21"/>
          <w:szCs w:val="21"/>
        </w:rPr>
      </w:pPr>
    </w:p>
    <w:p>
      <w:pPr>
        <w:jc w:val="left"/>
        <w:rPr>
          <w:rFonts w:eastAsia="楷体_GB2312"/>
          <w:b/>
          <w:sz w:val="44"/>
          <w:szCs w:val="44"/>
        </w:rPr>
      </w:pPr>
    </w:p>
    <w:p>
      <w:pPr>
        <w:jc w:val="center"/>
        <w:rPr>
          <w:rFonts w:eastAsia="楷体_GB2312"/>
          <w:sz w:val="32"/>
          <w:szCs w:val="32"/>
        </w:rPr>
      </w:pPr>
      <w:r>
        <w:rPr>
          <w:rFonts w:eastAsia="楷体_GB2312"/>
          <w:b/>
          <w:sz w:val="44"/>
          <w:szCs w:val="44"/>
        </w:rPr>
        <w:t>暨南大学本科实验报告专用纸</w:t>
      </w:r>
      <w:r>
        <w:rPr>
          <w:rFonts w:eastAsia="楷体_GB2312"/>
          <w:b/>
          <w:sz w:val="32"/>
          <w:szCs w:val="32"/>
        </w:rPr>
        <w:t>(附页)</w:t>
      </w:r>
    </w:p>
    <w:p>
      <w:r>
        <w:rPr>
          <w:rFonts w:eastAsia="楷体_GB2312"/>
          <w:sz w:val="32"/>
          <w:szCs w:val="32"/>
          <w:u w:val="single"/>
        </w:rPr>
        <w:t xml:space="preserve">                   </w:t>
      </w:r>
      <w:r>
        <w:rPr>
          <w:rFonts w:eastAsia="楷体_GB2312"/>
          <w:szCs w:val="21"/>
          <w:u w:val="single"/>
        </w:rPr>
        <w:t xml:space="preserve">                                                 </w:t>
      </w:r>
      <w:bookmarkStart w:id="7" w:name="_GoBack"/>
      <w:bookmarkEnd w:id="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C29726"/>
    <w:multiLevelType w:val="multilevel"/>
    <w:tmpl w:val="CDC2972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6C789AF"/>
    <w:multiLevelType w:val="singleLevel"/>
    <w:tmpl w:val="D6C789AF"/>
    <w:lvl w:ilvl="0" w:tentative="0">
      <w:start w:val="1"/>
      <w:numFmt w:val="decimal"/>
      <w:suff w:val="space"/>
      <w:lvlText w:val="%1."/>
      <w:lvlJc w:val="left"/>
    </w:lvl>
  </w:abstractNum>
  <w:abstractNum w:abstractNumId="2">
    <w:nsid w:val="D74EC409"/>
    <w:multiLevelType w:val="singleLevel"/>
    <w:tmpl w:val="D74EC409"/>
    <w:lvl w:ilvl="0" w:tentative="0">
      <w:start w:val="1"/>
      <w:numFmt w:val="decimal"/>
      <w:lvlText w:val="%1."/>
      <w:lvlJc w:val="left"/>
      <w:pPr>
        <w:tabs>
          <w:tab w:val="left" w:pos="312"/>
        </w:tabs>
      </w:pPr>
    </w:lvl>
  </w:abstractNum>
  <w:abstractNum w:abstractNumId="3">
    <w:nsid w:val="D8D12654"/>
    <w:multiLevelType w:val="singleLevel"/>
    <w:tmpl w:val="D8D12654"/>
    <w:lvl w:ilvl="0" w:tentative="0">
      <w:start w:val="1"/>
      <w:numFmt w:val="decimal"/>
      <w:suff w:val="space"/>
      <w:lvlText w:val="%1."/>
      <w:lvlJc w:val="left"/>
    </w:lvl>
  </w:abstractNum>
  <w:abstractNum w:abstractNumId="4">
    <w:nsid w:val="EE29FBFB"/>
    <w:multiLevelType w:val="singleLevel"/>
    <w:tmpl w:val="EE29FBFB"/>
    <w:lvl w:ilvl="0" w:tentative="0">
      <w:start w:val="1"/>
      <w:numFmt w:val="chineseCounting"/>
      <w:suff w:val="space"/>
      <w:lvlText w:val="%1、"/>
      <w:lvlJc w:val="left"/>
      <w:rPr>
        <w:rFonts w:hint="eastAsia"/>
      </w:rPr>
    </w:lvl>
  </w:abstractNum>
  <w:abstractNum w:abstractNumId="5">
    <w:nsid w:val="0390C4AD"/>
    <w:multiLevelType w:val="multilevel"/>
    <w:tmpl w:val="0390C4A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b w:val="0"/>
        <w:bCs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0A021C1C"/>
    <w:multiLevelType w:val="multilevel"/>
    <w:tmpl w:val="0A021C1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A86A9F0"/>
    <w:multiLevelType w:val="multilevel"/>
    <w:tmpl w:val="0A86A9F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0CAE25DE"/>
    <w:multiLevelType w:val="singleLevel"/>
    <w:tmpl w:val="0CAE25DE"/>
    <w:lvl w:ilvl="0" w:tentative="0">
      <w:start w:val="1"/>
      <w:numFmt w:val="decimal"/>
      <w:suff w:val="space"/>
      <w:lvlText w:val="%1."/>
      <w:lvlJc w:val="left"/>
    </w:lvl>
  </w:abstractNum>
  <w:abstractNum w:abstractNumId="9">
    <w:nsid w:val="10698266"/>
    <w:multiLevelType w:val="singleLevel"/>
    <w:tmpl w:val="10698266"/>
    <w:lvl w:ilvl="0" w:tentative="0">
      <w:start w:val="1"/>
      <w:numFmt w:val="decimal"/>
      <w:lvlText w:val="%1."/>
      <w:lvlJc w:val="left"/>
      <w:pPr>
        <w:tabs>
          <w:tab w:val="left" w:pos="312"/>
        </w:tabs>
      </w:pPr>
    </w:lvl>
  </w:abstractNum>
  <w:abstractNum w:abstractNumId="10">
    <w:nsid w:val="114B3D0E"/>
    <w:multiLevelType w:val="multilevel"/>
    <w:tmpl w:val="114B3D0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146760A2"/>
    <w:multiLevelType w:val="singleLevel"/>
    <w:tmpl w:val="146760A2"/>
    <w:lvl w:ilvl="0" w:tentative="0">
      <w:start w:val="1"/>
      <w:numFmt w:val="decimal"/>
      <w:suff w:val="space"/>
      <w:lvlText w:val="%1."/>
      <w:lvlJc w:val="left"/>
    </w:lvl>
  </w:abstractNum>
  <w:abstractNum w:abstractNumId="12">
    <w:nsid w:val="171CB4A2"/>
    <w:multiLevelType w:val="multilevel"/>
    <w:tmpl w:val="171CB4A2"/>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190FA17C"/>
    <w:multiLevelType w:val="singleLevel"/>
    <w:tmpl w:val="190FA17C"/>
    <w:lvl w:ilvl="0" w:tentative="0">
      <w:start w:val="1"/>
      <w:numFmt w:val="decimal"/>
      <w:lvlText w:val="(%1)"/>
      <w:lvlJc w:val="left"/>
      <w:pPr>
        <w:tabs>
          <w:tab w:val="left" w:pos="312"/>
        </w:tabs>
      </w:pPr>
    </w:lvl>
  </w:abstractNum>
  <w:abstractNum w:abstractNumId="14">
    <w:nsid w:val="2FCF56F8"/>
    <w:multiLevelType w:val="multilevel"/>
    <w:tmpl w:val="2FCF56F8"/>
    <w:lvl w:ilvl="0" w:tentative="0">
      <w:start w:val="1"/>
      <w:numFmt w:val="japaneseCounting"/>
      <w:lvlText w:val="（%1）"/>
      <w:lvlJc w:val="left"/>
      <w:pPr>
        <w:tabs>
          <w:tab w:val="left" w:pos="855"/>
        </w:tabs>
        <w:ind w:left="855" w:hanging="85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38908430"/>
    <w:multiLevelType w:val="singleLevel"/>
    <w:tmpl w:val="38908430"/>
    <w:lvl w:ilvl="0" w:tentative="0">
      <w:start w:val="1"/>
      <w:numFmt w:val="decimal"/>
      <w:suff w:val="space"/>
      <w:lvlText w:val="%1."/>
      <w:lvlJc w:val="left"/>
    </w:lvl>
  </w:abstractNum>
  <w:abstractNum w:abstractNumId="16">
    <w:nsid w:val="3A7F3C5E"/>
    <w:multiLevelType w:val="multilevel"/>
    <w:tmpl w:val="3A7F3C5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3EA0B18E"/>
    <w:multiLevelType w:val="singleLevel"/>
    <w:tmpl w:val="3EA0B18E"/>
    <w:lvl w:ilvl="0" w:tentative="0">
      <w:start w:val="1"/>
      <w:numFmt w:val="decimal"/>
      <w:suff w:val="space"/>
      <w:lvlText w:val="%1."/>
      <w:lvlJc w:val="left"/>
    </w:lvl>
  </w:abstractNum>
  <w:abstractNum w:abstractNumId="18">
    <w:nsid w:val="3FBB59BC"/>
    <w:multiLevelType w:val="singleLevel"/>
    <w:tmpl w:val="3FBB59BC"/>
    <w:lvl w:ilvl="0" w:tentative="0">
      <w:start w:val="1"/>
      <w:numFmt w:val="decimal"/>
      <w:suff w:val="space"/>
      <w:lvlText w:val="%1."/>
      <w:lvlJc w:val="left"/>
    </w:lvl>
  </w:abstractNum>
  <w:abstractNum w:abstractNumId="19">
    <w:nsid w:val="4F9FFDC7"/>
    <w:multiLevelType w:val="singleLevel"/>
    <w:tmpl w:val="4F9FFDC7"/>
    <w:lvl w:ilvl="0" w:tentative="0">
      <w:start w:val="1"/>
      <w:numFmt w:val="decimal"/>
      <w:suff w:val="space"/>
      <w:lvlText w:val="%1."/>
      <w:lvlJc w:val="left"/>
    </w:lvl>
  </w:abstractNum>
  <w:num w:numId="1">
    <w:abstractNumId w:val="14"/>
  </w:num>
  <w:num w:numId="2">
    <w:abstractNumId w:val="8"/>
  </w:num>
  <w:num w:numId="3">
    <w:abstractNumId w:val="17"/>
  </w:num>
  <w:num w:numId="4">
    <w:abstractNumId w:val="4"/>
  </w:num>
  <w:num w:numId="5">
    <w:abstractNumId w:val="0"/>
  </w:num>
  <w:num w:numId="6">
    <w:abstractNumId w:val="2"/>
  </w:num>
  <w:num w:numId="7">
    <w:abstractNumId w:val="19"/>
  </w:num>
  <w:num w:numId="8">
    <w:abstractNumId w:val="18"/>
  </w:num>
  <w:num w:numId="9">
    <w:abstractNumId w:val="1"/>
  </w:num>
  <w:num w:numId="10">
    <w:abstractNumId w:val="6"/>
  </w:num>
  <w:num w:numId="11">
    <w:abstractNumId w:val="12"/>
  </w:num>
  <w:num w:numId="12">
    <w:abstractNumId w:val="9"/>
  </w:num>
  <w:num w:numId="13">
    <w:abstractNumId w:val="3"/>
  </w:num>
  <w:num w:numId="14">
    <w:abstractNumId w:val="16"/>
  </w:num>
  <w:num w:numId="15">
    <w:abstractNumId w:val="11"/>
  </w:num>
  <w:num w:numId="16">
    <w:abstractNumId w:val="10"/>
  </w:num>
  <w:num w:numId="17">
    <w:abstractNumId w:val="15"/>
  </w:num>
  <w:num w:numId="18">
    <w:abstractNumId w:val="5"/>
  </w:num>
  <w:num w:numId="19">
    <w:abstractNumId w:val="7"/>
  </w:num>
  <w:num w:numId="20">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C SYSTEM">
    <w15:presenceInfo w15:providerId="None" w15:userId="MC SYST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84748"/>
    <w:rsid w:val="029E2C35"/>
    <w:rsid w:val="05CA298F"/>
    <w:rsid w:val="067362AB"/>
    <w:rsid w:val="06DA418C"/>
    <w:rsid w:val="09064397"/>
    <w:rsid w:val="0A8F39C4"/>
    <w:rsid w:val="0C42133F"/>
    <w:rsid w:val="0C43780A"/>
    <w:rsid w:val="0C9C01D7"/>
    <w:rsid w:val="0CE4235C"/>
    <w:rsid w:val="106D7B5D"/>
    <w:rsid w:val="111659E4"/>
    <w:rsid w:val="128F2E3A"/>
    <w:rsid w:val="137C0792"/>
    <w:rsid w:val="1485200A"/>
    <w:rsid w:val="14AB50BE"/>
    <w:rsid w:val="1B283160"/>
    <w:rsid w:val="1B376E73"/>
    <w:rsid w:val="1C041053"/>
    <w:rsid w:val="214309AB"/>
    <w:rsid w:val="25B310C3"/>
    <w:rsid w:val="26A9343A"/>
    <w:rsid w:val="2B3A7B6F"/>
    <w:rsid w:val="2B4F288E"/>
    <w:rsid w:val="2D245D15"/>
    <w:rsid w:val="2D4A3C81"/>
    <w:rsid w:val="332C4738"/>
    <w:rsid w:val="3F682851"/>
    <w:rsid w:val="417C1944"/>
    <w:rsid w:val="43097AE8"/>
    <w:rsid w:val="45C42B4B"/>
    <w:rsid w:val="47001FD5"/>
    <w:rsid w:val="49714935"/>
    <w:rsid w:val="4B864329"/>
    <w:rsid w:val="4BDA6BA8"/>
    <w:rsid w:val="4C7027FD"/>
    <w:rsid w:val="4E9B3C19"/>
    <w:rsid w:val="4F622DCE"/>
    <w:rsid w:val="4FFD1B88"/>
    <w:rsid w:val="50ED75AF"/>
    <w:rsid w:val="513A180C"/>
    <w:rsid w:val="516C2CAD"/>
    <w:rsid w:val="53C03A43"/>
    <w:rsid w:val="57116680"/>
    <w:rsid w:val="580307CB"/>
    <w:rsid w:val="5D99596D"/>
    <w:rsid w:val="60173427"/>
    <w:rsid w:val="60FD5207"/>
    <w:rsid w:val="64AA5AA9"/>
    <w:rsid w:val="64F06C15"/>
    <w:rsid w:val="658D70E0"/>
    <w:rsid w:val="681B586F"/>
    <w:rsid w:val="6A116770"/>
    <w:rsid w:val="6D92597E"/>
    <w:rsid w:val="6E6D21C4"/>
    <w:rsid w:val="731C09B5"/>
    <w:rsid w:val="73E1552E"/>
    <w:rsid w:val="767D0CBE"/>
    <w:rsid w:val="78E2395C"/>
    <w:rsid w:val="78FD1807"/>
    <w:rsid w:val="7D184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microsoft.com/office/2011/relationships/people" Target="people.xml"/><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2021-09-28T01:58:00Z</dcterms:created>
  <dc:creator>24908</dc:creator>
  <cp:lastModifiedBy>Better</cp:lastModifiedBy>
  <dcterms:modified xsi:type="dcterms:W3CDTF">2021-10-18T17:44:52Z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28A60625E54B44C49CEE4DEB819AF538</vt:lpwstr>
  </property>
</Properties>
</file>