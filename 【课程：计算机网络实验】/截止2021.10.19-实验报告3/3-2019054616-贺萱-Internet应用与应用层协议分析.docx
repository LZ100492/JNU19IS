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楷体_GB2312"/>
          <w:b/>
          <w:sz w:val="44"/>
          <w:szCs w:val="44"/>
        </w:rPr>
      </w:pPr>
      <w:r>
        <w:rPr>
          <w:rFonts w:eastAsia="楷体_GB2312"/>
          <w:b/>
          <w:sz w:val="44"/>
          <w:szCs w:val="44"/>
        </w:rPr>
        <w:t>暨南大学本科实验报告专用纸</w:t>
      </w:r>
    </w:p>
    <w:p>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lang w:val="en-US" w:eastAsia="zh-CN"/>
        </w:rPr>
        <w:t>计算机网络实验</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p>
    <w:p>
      <w:pPr>
        <w:spacing w:line="420" w:lineRule="exac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hint="eastAsia" w:eastAsia="楷体_GB2312"/>
          <w:sz w:val="28"/>
          <w:szCs w:val="28"/>
          <w:u w:val="single"/>
          <w:lang w:val="en-US" w:eastAsia="zh-CN"/>
        </w:rPr>
        <w:t xml:space="preserve">Internet应用与应用层协议分析 </w:t>
      </w:r>
      <w:r>
        <w:rPr>
          <w:rFonts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hint="eastAsia" w:eastAsia="楷体_GB2312"/>
          <w:sz w:val="28"/>
          <w:szCs w:val="28"/>
          <w:u w:val="single"/>
          <w:lang w:val="en-US" w:eastAsia="zh-CN"/>
        </w:rPr>
        <w:t xml:space="preserve"> 潘冰</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hint="eastAsia" w:eastAsia="楷体_GB2312"/>
          <w:sz w:val="28"/>
          <w:szCs w:val="28"/>
          <w:u w:val="single"/>
          <w:lang w:val="en-US" w:eastAsia="zh-CN"/>
        </w:rPr>
        <w:t>03</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lang w:val="en-US" w:eastAsia="zh-CN"/>
        </w:rPr>
        <w:t>计算机网络实验室</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lang w:val="en-US" w:eastAsia="zh-CN"/>
        </w:rPr>
        <w:t>贺萱</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lang w:val="en-US" w:eastAsia="zh-CN"/>
        </w:rPr>
        <w:t>2019054616</w:t>
      </w:r>
      <w:r>
        <w:rPr>
          <w:rFonts w:eastAsia="楷体_GB2312"/>
          <w:sz w:val="28"/>
          <w:szCs w:val="28"/>
          <w:u w:val="single"/>
        </w:rPr>
        <w:t xml:space="preserve">                           </w:t>
      </w:r>
    </w:p>
    <w:p>
      <w:pPr>
        <w:numPr>
          <w:ins w:id="0" w:author="MC SYSTEM" w:date="2006-06-11T14:06:00Z"/>
        </w:num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lang w:val="en-US" w:eastAsia="zh-CN"/>
        </w:rPr>
        <w:t>智能科学与工程学院</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hint="eastAsia" w:eastAsia="楷体_GB2312"/>
          <w:sz w:val="28"/>
          <w:szCs w:val="28"/>
          <w:u w:val="single"/>
          <w:lang w:val="en-US" w:eastAsia="zh-CN"/>
        </w:rPr>
        <w:t>信息安全</w:t>
      </w:r>
      <w:r>
        <w:rPr>
          <w:rFonts w:eastAsia="楷体_GB2312"/>
          <w:sz w:val="28"/>
          <w:szCs w:val="28"/>
          <w:u w:val="single"/>
        </w:rPr>
        <w:t xml:space="preserve">               </w:t>
      </w:r>
      <w:r>
        <w:rPr>
          <w:rFonts w:eastAsia="楷体_GB2312"/>
          <w:sz w:val="28"/>
          <w:szCs w:val="28"/>
        </w:rPr>
        <w:t xml:space="preserve">  </w:t>
      </w:r>
    </w:p>
    <w:p>
      <w:pPr>
        <w:rPr>
          <w:rFonts w:eastAsia="楷体_GB2312"/>
          <w:sz w:val="28"/>
          <w:szCs w:val="28"/>
          <w:u w:val="single"/>
        </w:rPr>
      </w:pPr>
      <w:r>
        <w:rPr>
          <w:rFonts w:eastAsia="楷体_GB2312"/>
          <w:sz w:val="28"/>
          <w:szCs w:val="28"/>
        </w:rPr>
        <w:t>实验时间</w:t>
      </w:r>
      <w:r>
        <w:rPr>
          <w:rFonts w:hint="eastAsia" w:eastAsia="楷体_GB2312"/>
          <w:sz w:val="28"/>
          <w:szCs w:val="28"/>
          <w:u w:val="single"/>
          <w:lang w:val="en-US" w:eastAsia="zh-CN"/>
        </w:rPr>
        <w:t>2021</w:t>
      </w:r>
      <w:r>
        <w:rPr>
          <w:rFonts w:eastAsia="楷体_GB2312"/>
          <w:sz w:val="28"/>
          <w:szCs w:val="28"/>
        </w:rPr>
        <w:t>年</w:t>
      </w:r>
      <w:r>
        <w:rPr>
          <w:rFonts w:eastAsia="楷体_GB2312"/>
          <w:sz w:val="28"/>
          <w:szCs w:val="28"/>
          <w:u w:val="single"/>
        </w:rPr>
        <w:t xml:space="preserve"> </w:t>
      </w:r>
      <w:r>
        <w:rPr>
          <w:rFonts w:hint="eastAsia" w:eastAsia="楷体_GB2312"/>
          <w:sz w:val="28"/>
          <w:szCs w:val="28"/>
          <w:u w:val="single"/>
          <w:lang w:val="en-US" w:eastAsia="zh-CN"/>
        </w:rPr>
        <w:t>9</w:t>
      </w:r>
      <w:r>
        <w:rPr>
          <w:rFonts w:eastAsia="楷体_GB2312"/>
          <w:sz w:val="28"/>
          <w:szCs w:val="28"/>
        </w:rPr>
        <w:t>月</w:t>
      </w:r>
      <w:r>
        <w:rPr>
          <w:rFonts w:hint="eastAsia" w:eastAsia="楷体_GB2312"/>
          <w:sz w:val="28"/>
          <w:szCs w:val="28"/>
          <w:u w:val="single"/>
          <w:lang w:val="en-US" w:eastAsia="zh-CN"/>
        </w:rPr>
        <w:t>28</w:t>
      </w:r>
      <w:r>
        <w:rPr>
          <w:rFonts w:eastAsia="楷体_GB2312"/>
          <w:sz w:val="28"/>
          <w:szCs w:val="28"/>
        </w:rPr>
        <w:t>日</w:t>
      </w:r>
      <w:r>
        <w:rPr>
          <w:rFonts w:hint="eastAsia" w:eastAsia="楷体_GB2312"/>
          <w:sz w:val="28"/>
          <w:szCs w:val="28"/>
          <w:u w:val="single"/>
          <w:lang w:val="en-US" w:eastAsia="zh-CN"/>
        </w:rPr>
        <w:t>上</w:t>
      </w:r>
      <w:r>
        <w:rPr>
          <w:rFonts w:eastAsia="楷体_GB2312"/>
          <w:sz w:val="28"/>
          <w:szCs w:val="28"/>
        </w:rPr>
        <w:t>午～</w:t>
      </w:r>
      <w:r>
        <w:rPr>
          <w:rFonts w:hint="eastAsia" w:eastAsia="楷体_GB2312"/>
          <w:sz w:val="28"/>
          <w:szCs w:val="28"/>
          <w:u w:val="single"/>
          <w:lang w:val="en-US" w:eastAsia="zh-CN"/>
        </w:rPr>
        <w:t>10</w:t>
      </w:r>
      <w:r>
        <w:rPr>
          <w:rFonts w:eastAsia="楷体_GB2312"/>
          <w:sz w:val="28"/>
          <w:szCs w:val="28"/>
        </w:rPr>
        <w:t>月</w:t>
      </w:r>
      <w:r>
        <w:rPr>
          <w:rFonts w:hint="eastAsia" w:eastAsia="楷体_GB2312"/>
          <w:sz w:val="28"/>
          <w:szCs w:val="28"/>
          <w:u w:val="single"/>
          <w:lang w:val="en-US" w:eastAsia="zh-CN"/>
        </w:rPr>
        <w:t>18</w:t>
      </w:r>
      <w:r>
        <w:rPr>
          <w:rFonts w:eastAsia="楷体_GB2312"/>
          <w:sz w:val="28"/>
          <w:szCs w:val="28"/>
        </w:rPr>
        <w:t>日</w:t>
      </w:r>
      <w:r>
        <w:rPr>
          <w:rFonts w:hint="eastAsia" w:eastAsia="楷体_GB2312"/>
          <w:sz w:val="28"/>
          <w:szCs w:val="28"/>
          <w:u w:val="single"/>
          <w:lang w:val="en-US" w:eastAsia="zh-CN"/>
        </w:rPr>
        <w:t>下</w:t>
      </w:r>
      <w:r>
        <w:rPr>
          <w:rFonts w:eastAsia="楷体_GB2312"/>
          <w:sz w:val="28"/>
          <w:szCs w:val="28"/>
        </w:rPr>
        <w:t>午温度</w:t>
      </w:r>
      <w:r>
        <w:rPr>
          <w:rFonts w:eastAsia="楷体_GB2312"/>
          <w:sz w:val="28"/>
          <w:szCs w:val="28"/>
          <w:u w:val="single"/>
        </w:rPr>
        <w:t xml:space="preserve">  </w:t>
      </w:r>
      <w:r>
        <w:rPr>
          <w:rFonts w:eastAsia="楷体_GB2312"/>
          <w:sz w:val="28"/>
          <w:szCs w:val="28"/>
        </w:rPr>
        <w:t>℃湿度</w:t>
      </w:r>
      <w:r>
        <w:rPr>
          <w:rFonts w:eastAsia="楷体_GB2312"/>
          <w:sz w:val="28"/>
          <w:szCs w:val="28"/>
          <w:u w:val="single"/>
        </w:rPr>
        <w:t xml:space="preserve">     </w:t>
      </w:r>
      <w:r>
        <w:rPr>
          <w:rFonts w:eastAsia="楷体_GB2312"/>
          <w:sz w:val="28"/>
          <w:szCs w:val="28"/>
        </w:rPr>
        <w:t xml:space="preserve"> </w:t>
      </w:r>
      <w:r>
        <w:rPr>
          <w:rFonts w:eastAsia="楷体_GB2312"/>
          <w:sz w:val="28"/>
          <w:szCs w:val="28"/>
          <w:u w:val="single"/>
        </w:rPr>
        <w:t xml:space="preserve"> </w:t>
      </w:r>
    </w:p>
    <w:p>
      <w:pPr>
        <w:numPr>
          <w:ilvl w:val="0"/>
          <w:numId w:val="1"/>
        </w:numPr>
        <w:spacing w:line="360" w:lineRule="auto"/>
        <w:rPr>
          <w:rFonts w:hint="eastAsia"/>
          <w:b/>
          <w:sz w:val="28"/>
          <w:szCs w:val="28"/>
        </w:rPr>
      </w:pPr>
      <w:r>
        <w:rPr>
          <w:rFonts w:hint="eastAsia"/>
          <w:b/>
          <w:sz w:val="28"/>
          <w:szCs w:val="28"/>
        </w:rPr>
        <w:t>实验目的</w:t>
      </w:r>
    </w:p>
    <w:p>
      <w:pPr>
        <w:numPr>
          <w:ilvl w:val="0"/>
          <w:numId w:val="2"/>
        </w:numPr>
        <w:bidi w:val="0"/>
      </w:pPr>
      <w:r>
        <w:rPr>
          <w:rFonts w:hint="eastAsia"/>
          <w:lang w:val="en-US" w:eastAsia="zh-CN"/>
        </w:rPr>
        <w:t>理解</w:t>
      </w:r>
      <w:r>
        <w:rPr>
          <w:rFonts w:hint="eastAsia"/>
        </w:rPr>
        <w:t>WWW、</w:t>
      </w:r>
      <w:r>
        <w:rPr>
          <w:rFonts w:hint="eastAsia"/>
          <w:lang w:val="en-US" w:eastAsia="zh-CN"/>
        </w:rPr>
        <w:t>DNS</w:t>
      </w:r>
      <w:r>
        <w:rPr>
          <w:rFonts w:hint="eastAsia"/>
        </w:rPr>
        <w:t>服务</w:t>
      </w:r>
      <w:r>
        <w:rPr>
          <w:rFonts w:hint="eastAsia"/>
          <w:lang w:eastAsia="zh-CN"/>
        </w:rPr>
        <w:t>、</w:t>
      </w:r>
      <w:r>
        <w:rPr>
          <w:rFonts w:hint="eastAsia"/>
        </w:rPr>
        <w:t>FTP服务</w:t>
      </w:r>
      <w:r>
        <w:rPr>
          <w:rFonts w:hint="eastAsia"/>
          <w:lang w:eastAsia="zh-CN"/>
        </w:rPr>
        <w:t>、</w:t>
      </w:r>
      <w:r>
        <w:rPr>
          <w:rFonts w:hint="eastAsia"/>
          <w:lang w:val="en-US" w:eastAsia="zh-CN"/>
        </w:rPr>
        <w:t>SMTP</w:t>
      </w:r>
      <w:r>
        <w:rPr>
          <w:rFonts w:hint="eastAsia"/>
        </w:rPr>
        <w:t>的作用和原理；</w:t>
      </w:r>
    </w:p>
    <w:p>
      <w:pPr>
        <w:numPr>
          <w:ilvl w:val="0"/>
          <w:numId w:val="2"/>
        </w:numPr>
        <w:bidi w:val="0"/>
        <w:ind w:left="0" w:leftChars="0" w:firstLine="0" w:firstLineChars="0"/>
      </w:pPr>
      <w:r>
        <w:rPr>
          <w:rFonts w:hint="eastAsia"/>
          <w:lang w:eastAsia="zh-CN"/>
        </w:rPr>
        <w:t>学会使用</w:t>
      </w:r>
      <w:r>
        <w:rPr>
          <w:rFonts w:hint="eastAsia"/>
          <w:lang w:val="en-US" w:eastAsia="zh-CN"/>
        </w:rPr>
        <w:t>wireshark分析HTTP、FTP、SMTP和DNS协议的工作过程，加深对协议格式和工作原理的理解。</w:t>
      </w:r>
    </w:p>
    <w:p>
      <w:pPr>
        <w:numPr>
          <w:ilvl w:val="0"/>
          <w:numId w:val="1"/>
        </w:numPr>
        <w:spacing w:line="360" w:lineRule="auto"/>
        <w:rPr>
          <w:rFonts w:hint="eastAsia"/>
          <w:b/>
          <w:sz w:val="28"/>
          <w:szCs w:val="28"/>
        </w:rPr>
      </w:pPr>
      <w:r>
        <w:rPr>
          <w:rFonts w:hint="eastAsia"/>
          <w:b/>
          <w:sz w:val="28"/>
          <w:szCs w:val="28"/>
        </w:rPr>
        <w:t>实验内容</w:t>
      </w:r>
    </w:p>
    <w:p>
      <w:pPr>
        <w:numPr>
          <w:ilvl w:val="0"/>
          <w:numId w:val="3"/>
        </w:numPr>
        <w:bidi w:val="0"/>
      </w:pPr>
      <w:r>
        <w:rPr>
          <w:rFonts w:hint="eastAsia"/>
          <w:lang w:val="en-US" w:eastAsia="zh-CN"/>
        </w:rPr>
        <w:t>通过域名访问WWW、FTP服务器，分析DNS、WWW、FTP工作过程，并使用WireShark分析相关协议格式；</w:t>
      </w:r>
    </w:p>
    <w:p>
      <w:pPr>
        <w:numPr>
          <w:ilvl w:val="0"/>
          <w:numId w:val="3"/>
        </w:numPr>
        <w:bidi w:val="0"/>
        <w:ind w:left="0" w:leftChars="0" w:firstLine="0" w:firstLineChars="0"/>
      </w:pPr>
      <w:r>
        <w:rPr>
          <w:rFonts w:hint="eastAsia"/>
          <w:lang w:val="en-US" w:eastAsia="zh-CN"/>
        </w:rPr>
        <w:t>在客户端访问SMTP服务器，使用wireshark分析SMTP、POP3协议的工作过程。（可以在客户端安装outlook或使用QQ邮件服务器或自己编程）</w:t>
      </w:r>
    </w:p>
    <w:p>
      <w:pPr>
        <w:numPr>
          <w:ilvl w:val="0"/>
          <w:numId w:val="1"/>
        </w:numPr>
        <w:spacing w:line="360" w:lineRule="auto"/>
        <w:rPr>
          <w:rFonts w:hint="eastAsia"/>
          <w:b/>
          <w:sz w:val="28"/>
          <w:szCs w:val="28"/>
        </w:rPr>
      </w:pPr>
      <w:r>
        <w:rPr>
          <w:rFonts w:hint="eastAsia"/>
          <w:b/>
          <w:sz w:val="28"/>
          <w:szCs w:val="28"/>
        </w:rPr>
        <w:t>主要仪器设备</w:t>
      </w:r>
    </w:p>
    <w:p>
      <w:pPr>
        <w:bidi w:val="0"/>
        <w:rPr>
          <w:rFonts w:hint="eastAsia"/>
        </w:rPr>
      </w:pPr>
      <w:r>
        <w:rPr>
          <w:rFonts w:hint="eastAsia"/>
          <w:b/>
          <w:bCs/>
        </w:rPr>
        <w:t>仪器：</w:t>
      </w:r>
      <w:r>
        <w:rPr>
          <w:rFonts w:hint="eastAsia"/>
        </w:rPr>
        <w:t>一台具有网络功能的PC 机</w:t>
      </w:r>
    </w:p>
    <w:p>
      <w:pPr>
        <w:numPr>
          <w:ilvl w:val="0"/>
          <w:numId w:val="0"/>
        </w:numPr>
        <w:bidi w:val="0"/>
        <w:ind w:leftChars="0"/>
        <w:rPr>
          <w:rFonts w:hint="default"/>
          <w:b w:val="0"/>
          <w:bCs w:val="0"/>
        </w:rPr>
      </w:pPr>
      <w:r>
        <w:rPr>
          <w:rFonts w:hint="eastAsia"/>
          <w:b/>
          <w:bCs/>
        </w:rPr>
        <w:t>实验环境：</w:t>
      </w:r>
      <w:r>
        <w:rPr>
          <w:rFonts w:hint="default"/>
          <w:b w:val="0"/>
          <w:bCs w:val="0"/>
        </w:rPr>
        <w:t>局部网环境</w:t>
      </w:r>
    </w:p>
    <w:p>
      <w:pPr>
        <w:numPr>
          <w:ilvl w:val="0"/>
          <w:numId w:val="1"/>
        </w:numPr>
        <w:spacing w:line="360" w:lineRule="auto"/>
        <w:rPr>
          <w:rFonts w:hint="eastAsia"/>
          <w:b/>
          <w:sz w:val="28"/>
          <w:szCs w:val="28"/>
        </w:rPr>
      </w:pPr>
      <w:r>
        <w:rPr>
          <w:rFonts w:hint="eastAsia"/>
          <w:b/>
          <w:sz w:val="28"/>
          <w:szCs w:val="28"/>
          <w:lang w:val="en-US" w:eastAsia="zh-CN"/>
        </w:rPr>
        <w:t>实验步骤</w:t>
      </w:r>
    </w:p>
    <w:p>
      <w:pPr>
        <w:spacing w:line="360" w:lineRule="auto"/>
        <w:rPr>
          <w:rFonts w:hint="eastAsia"/>
          <w:b/>
          <w:bCs/>
          <w:sz w:val="21"/>
          <w:szCs w:val="21"/>
        </w:rPr>
      </w:pPr>
      <w:bookmarkStart w:id="0" w:name="_Toc172095762"/>
      <w:bookmarkStart w:id="1" w:name="_Toc132687917"/>
      <w:bookmarkStart w:id="2" w:name="_Toc30776"/>
      <w:bookmarkStart w:id="3" w:name="_Toc241301406"/>
      <w:bookmarkStart w:id="4" w:name="_Toc134790991"/>
      <w:bookmarkStart w:id="5" w:name="_Toc2172"/>
      <w:bookmarkStart w:id="6" w:name="_Toc4265"/>
      <w:r>
        <w:rPr>
          <w:rFonts w:hint="eastAsia"/>
          <w:b/>
          <w:bCs/>
          <w:sz w:val="21"/>
          <w:szCs w:val="21"/>
          <w:lang w:eastAsia="zh-CN"/>
        </w:rPr>
        <w:t>一、</w:t>
      </w:r>
      <w:r>
        <w:rPr>
          <w:rFonts w:hint="eastAsia"/>
          <w:b/>
          <w:bCs/>
          <w:sz w:val="21"/>
          <w:szCs w:val="21"/>
          <w:lang w:val="en-US" w:eastAsia="zh-CN"/>
        </w:rPr>
        <w:t>HTTP协议分析</w:t>
      </w:r>
      <w:bookmarkEnd w:id="0"/>
      <w:bookmarkEnd w:id="1"/>
      <w:bookmarkEnd w:id="2"/>
      <w:bookmarkEnd w:id="3"/>
      <w:bookmarkEnd w:id="4"/>
      <w:bookmarkEnd w:id="5"/>
      <w:bookmarkEnd w:id="6"/>
    </w:p>
    <w:p>
      <w:pPr>
        <w:bidi w:val="0"/>
        <w:ind w:firstLine="420" w:firstLineChars="200"/>
        <w:rPr>
          <w:rFonts w:hint="eastAsia"/>
          <w:lang w:val="en-US" w:eastAsia="zh-CN"/>
        </w:rPr>
      </w:pPr>
      <w:r>
        <w:rPr>
          <w:rFonts w:hint="eastAsia"/>
          <w:lang w:val="en-US" w:eastAsia="zh-CN"/>
        </w:rPr>
        <w:t>访问任意web站点，用wireshark分析HTTP协议的工作过程和HTTP协议格式。（协议首部含义需要查询了解）</w:t>
      </w:r>
    </w:p>
    <w:p>
      <w:pPr>
        <w:bidi w:val="0"/>
        <w:rPr>
          <w:rFonts w:hint="eastAsia"/>
          <w:b/>
          <w:bCs/>
          <w:lang w:val="en-US" w:eastAsia="zh-CN"/>
        </w:rPr>
      </w:pPr>
      <w:r>
        <w:rPr>
          <w:rFonts w:hint="eastAsia"/>
          <w:b/>
          <w:bCs/>
          <w:lang w:val="en-US" w:eastAsia="zh-CN"/>
        </w:rPr>
        <w:t>注意：</w:t>
      </w:r>
    </w:p>
    <w:p>
      <w:pPr>
        <w:bidi w:val="0"/>
        <w:rPr>
          <w:rFonts w:hint="eastAsia"/>
          <w:lang w:val="en-US" w:eastAsia="zh-CN"/>
        </w:rPr>
      </w:pPr>
      <w:r>
        <w:rPr>
          <w:rFonts w:hint="eastAsia"/>
          <w:lang w:val="en-US" w:eastAsia="zh-CN"/>
        </w:rPr>
        <w:t>如果访问的网站信息量太大，可以利用windows自带组件（如IIS）或自行下载WWW服务器软件，建立并配置WWW站点，主页内容需要包含姓名、学号等个人信息，然后访问自己建立的网站。</w:t>
      </w:r>
    </w:p>
    <w:p>
      <w:pPr>
        <w:numPr>
          <w:ilvl w:val="0"/>
          <w:numId w:val="0"/>
        </w:numPr>
        <w:bidi w:val="0"/>
        <w:rPr>
          <w:rFonts w:hint="default"/>
          <w:lang w:val="en-US" w:eastAsia="zh-CN"/>
        </w:rPr>
      </w:pPr>
    </w:p>
    <w:p>
      <w:pPr>
        <w:numPr>
          <w:ilvl w:val="0"/>
          <w:numId w:val="0"/>
        </w:numPr>
        <w:bidi w:val="0"/>
        <w:rPr>
          <w:rFonts w:hint="eastAsia"/>
          <w:b/>
          <w:bCs/>
          <w:lang w:val="en-US" w:eastAsia="zh-CN"/>
        </w:rPr>
      </w:pPr>
      <w:r>
        <w:rPr>
          <w:rFonts w:hint="eastAsia"/>
          <w:b/>
          <w:bCs/>
          <w:lang w:val="en-US" w:eastAsia="zh-CN"/>
        </w:rPr>
        <w:t>实验步骤：</w:t>
      </w:r>
    </w:p>
    <w:p>
      <w:pPr>
        <w:numPr>
          <w:ilvl w:val="0"/>
          <w:numId w:val="4"/>
        </w:numPr>
        <w:bidi w:val="0"/>
        <w:rPr>
          <w:rFonts w:hint="default"/>
          <w:b/>
          <w:bCs/>
          <w:lang w:val="en-US" w:eastAsia="zh-CN"/>
        </w:rPr>
      </w:pPr>
      <w:r>
        <w:rPr>
          <w:rFonts w:hint="eastAsia"/>
          <w:b/>
          <w:bCs/>
          <w:lang w:val="en-US" w:eastAsia="zh-CN"/>
        </w:rPr>
        <w:t>适的过滤条件，开始抓包，使用的网站为</w:t>
      </w:r>
    </w:p>
    <w:p>
      <w:pPr>
        <w:numPr>
          <w:ilvl w:val="0"/>
          <w:numId w:val="0"/>
        </w:num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"http://www.jiaozuoye.com/joj/classRoom/index/mine/1/term/1" </w:instrText>
      </w:r>
      <w:r>
        <w:rPr>
          <w:rFonts w:hint="eastAsia"/>
          <w:lang w:val="en-US" w:eastAsia="zh-CN"/>
        </w:rPr>
        <w:fldChar w:fldCharType="separate"/>
      </w:r>
      <w:r>
        <w:rPr>
          <w:rStyle w:val="8"/>
          <w:rFonts w:hint="eastAsia"/>
          <w:lang w:val="en-US" w:eastAsia="zh-CN"/>
        </w:rPr>
        <w:t>http://www.jiaozuoye.com/joj/classRoom/index/mine/1/term/1</w:t>
      </w:r>
      <w:r>
        <w:rPr>
          <w:rFonts w:hint="eastAsia"/>
          <w:lang w:val="en-US" w:eastAsia="zh-CN"/>
        </w:rPr>
        <w:fldChar w:fldCharType="end"/>
      </w:r>
    </w:p>
    <w:p>
      <w:pPr>
        <w:numPr>
          <w:ilvl w:val="0"/>
          <w:numId w:val="0"/>
        </w:numPr>
        <w:bidi w:val="0"/>
      </w:pPr>
      <w:r>
        <w:drawing>
          <wp:inline distT="0" distB="0" distL="114300" distR="114300">
            <wp:extent cx="2202180" cy="99060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2202180" cy="990600"/>
                    </a:xfrm>
                    <a:prstGeom prst="rect">
                      <a:avLst/>
                    </a:prstGeom>
                    <a:noFill/>
                    <a:ln>
                      <a:noFill/>
                    </a:ln>
                  </pic:spPr>
                </pic:pic>
              </a:graphicData>
            </a:graphic>
          </wp:inline>
        </w:drawing>
      </w:r>
    </w:p>
    <w:p>
      <w:pPr>
        <w:numPr>
          <w:ilvl w:val="0"/>
          <w:numId w:val="0"/>
        </w:numPr>
        <w:bidi w:val="0"/>
      </w:pPr>
      <w:r>
        <w:drawing>
          <wp:inline distT="0" distB="0" distL="114300" distR="114300">
            <wp:extent cx="3933825" cy="1752600"/>
            <wp:effectExtent l="0" t="0" r="1333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rcRect l="8104" r="4335" b="7139"/>
                    <a:stretch>
                      <a:fillRect/>
                    </a:stretch>
                  </pic:blipFill>
                  <pic:spPr>
                    <a:xfrm>
                      <a:off x="0" y="0"/>
                      <a:ext cx="3933825" cy="1752600"/>
                    </a:xfrm>
                    <a:prstGeom prst="rect">
                      <a:avLst/>
                    </a:prstGeom>
                    <a:noFill/>
                    <a:ln>
                      <a:noFill/>
                    </a:ln>
                  </pic:spPr>
                </pic:pic>
              </a:graphicData>
            </a:graphic>
          </wp:inline>
        </w:drawing>
      </w:r>
    </w:p>
    <w:p>
      <w:pPr>
        <w:numPr>
          <w:ilvl w:val="0"/>
          <w:numId w:val="4"/>
        </w:numPr>
        <w:bidi w:val="0"/>
        <w:ind w:left="0" w:leftChars="0" w:firstLine="0" w:firstLineChars="0"/>
        <w:rPr>
          <w:rFonts w:hint="default" w:eastAsia="宋体"/>
          <w:b/>
          <w:bCs/>
          <w:lang w:val="en-US" w:eastAsia="zh-CN"/>
        </w:rPr>
      </w:pPr>
      <w:r>
        <w:rPr>
          <w:rFonts w:hint="eastAsia"/>
          <w:b/>
          <w:bCs/>
          <w:lang w:val="en-US" w:eastAsia="zh-CN"/>
        </w:rPr>
        <w:t>辨别请求和响应包</w:t>
      </w:r>
    </w:p>
    <w:p>
      <w:pPr>
        <w:numPr>
          <w:ilvl w:val="0"/>
          <w:numId w:val="0"/>
        </w:numPr>
        <w:bidi w:val="0"/>
        <w:ind w:leftChars="0"/>
        <w:rPr>
          <w:rFonts w:hint="eastAsia"/>
          <w:lang w:val="en-US" w:eastAsia="zh-CN"/>
        </w:rPr>
      </w:pPr>
      <w:r>
        <w:rPr>
          <w:rFonts w:hint="eastAsia"/>
          <w:lang w:val="en-US" w:eastAsia="zh-CN"/>
        </w:rPr>
        <w:t>请求：</w:t>
      </w:r>
    </w:p>
    <w:p>
      <w:pPr>
        <w:numPr>
          <w:ilvl w:val="0"/>
          <w:numId w:val="0"/>
        </w:numPr>
        <w:bidi w:val="0"/>
        <w:ind w:leftChars="0"/>
      </w:pPr>
      <w:r>
        <w:drawing>
          <wp:inline distT="0" distB="0" distL="114300" distR="114300">
            <wp:extent cx="5266690" cy="1689735"/>
            <wp:effectExtent l="0" t="0" r="635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690" cy="1689735"/>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响应：</w:t>
      </w:r>
    </w:p>
    <w:p>
      <w:pPr>
        <w:numPr>
          <w:ilvl w:val="0"/>
          <w:numId w:val="0"/>
        </w:numPr>
        <w:bidi w:val="0"/>
        <w:ind w:leftChars="0"/>
      </w:pPr>
      <w:r>
        <w:drawing>
          <wp:inline distT="0" distB="0" distL="114300" distR="114300">
            <wp:extent cx="5266690" cy="1338580"/>
            <wp:effectExtent l="0" t="0" r="635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6690" cy="1338580"/>
                    </a:xfrm>
                    <a:prstGeom prst="rect">
                      <a:avLst/>
                    </a:prstGeom>
                    <a:noFill/>
                    <a:ln>
                      <a:noFill/>
                    </a:ln>
                  </pic:spPr>
                </pic:pic>
              </a:graphicData>
            </a:graphic>
          </wp:inline>
        </w:drawing>
      </w:r>
    </w:p>
    <w:p>
      <w:pPr>
        <w:numPr>
          <w:ilvl w:val="0"/>
          <w:numId w:val="4"/>
        </w:numPr>
        <w:bidi w:val="0"/>
        <w:ind w:left="0" w:leftChars="0" w:firstLine="0" w:firstLineChars="0"/>
        <w:rPr>
          <w:rFonts w:hint="default" w:eastAsia="宋体"/>
          <w:b/>
          <w:bCs/>
          <w:lang w:val="en-US" w:eastAsia="zh-CN"/>
        </w:rPr>
      </w:pPr>
      <w:r>
        <w:rPr>
          <w:rFonts w:hint="eastAsia"/>
          <w:b/>
          <w:bCs/>
          <w:lang w:val="en-US" w:eastAsia="zh-CN"/>
        </w:rPr>
        <w:t>对抓取的http进行分析</w:t>
      </w:r>
    </w:p>
    <w:p>
      <w:pPr>
        <w:numPr>
          <w:ilvl w:val="0"/>
          <w:numId w:val="0"/>
        </w:numPr>
        <w:bidi w:val="0"/>
        <w:ind w:leftChars="0"/>
      </w:pPr>
      <w:r>
        <w:drawing>
          <wp:inline distT="0" distB="0" distL="114300" distR="114300">
            <wp:extent cx="5266690" cy="1149350"/>
            <wp:effectExtent l="0" t="0" r="635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66690" cy="1149350"/>
                    </a:xfrm>
                    <a:prstGeom prst="rect">
                      <a:avLst/>
                    </a:prstGeom>
                    <a:noFill/>
                    <a:ln>
                      <a:noFill/>
                    </a:ln>
                  </pic:spPr>
                </pic:pic>
              </a:graphicData>
            </a:graphic>
          </wp:inline>
        </w:drawing>
      </w:r>
    </w:p>
    <w:p>
      <w:pPr>
        <w:numPr>
          <w:ilvl w:val="0"/>
          <w:numId w:val="5"/>
        </w:numPr>
        <w:bidi w:val="0"/>
        <w:ind w:leftChars="0"/>
        <w:rPr>
          <w:rFonts w:hint="eastAsia"/>
          <w:lang w:val="en-US" w:eastAsia="zh-CN"/>
        </w:rPr>
      </w:pPr>
      <w:r>
        <w:rPr>
          <w:rFonts w:hint="eastAsia"/>
          <w:lang w:val="en-US" w:eastAsia="zh-CN"/>
        </w:rPr>
        <w:t>物理层数据帧概要</w:t>
      </w:r>
    </w:p>
    <w:p>
      <w:pPr>
        <w:numPr>
          <w:ilvl w:val="0"/>
          <w:numId w:val="0"/>
        </w:numPr>
        <w:bidi w:val="0"/>
      </w:pPr>
      <w:r>
        <w:drawing>
          <wp:inline distT="0" distB="0" distL="114300" distR="114300">
            <wp:extent cx="5266690" cy="1517015"/>
            <wp:effectExtent l="0" t="0" r="635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66690" cy="1517015"/>
                    </a:xfrm>
                    <a:prstGeom prst="rect">
                      <a:avLst/>
                    </a:prstGeom>
                    <a:noFill/>
                    <a:ln>
                      <a:noFill/>
                    </a:ln>
                  </pic:spPr>
                </pic:pic>
              </a:graphicData>
            </a:graphic>
          </wp:inline>
        </w:drawing>
      </w:r>
    </w:p>
    <w:p>
      <w:pPr>
        <w:numPr>
          <w:ilvl w:val="0"/>
          <w:numId w:val="5"/>
        </w:numPr>
        <w:bidi w:val="0"/>
        <w:ind w:left="0" w:leftChars="0" w:firstLine="0" w:firstLineChars="0"/>
        <w:rPr>
          <w:rFonts w:hint="eastAsia"/>
          <w:lang w:val="en-US" w:eastAsia="zh-CN"/>
        </w:rPr>
      </w:pPr>
      <w:r>
        <w:rPr>
          <w:rFonts w:hint="eastAsia"/>
          <w:lang w:val="en-US" w:eastAsia="zh-CN"/>
        </w:rPr>
        <w:t>数据链路曾以太网帧的头部信息</w:t>
      </w:r>
    </w:p>
    <w:p>
      <w:pPr>
        <w:numPr>
          <w:ilvl w:val="0"/>
          <w:numId w:val="0"/>
        </w:numPr>
        <w:bidi w:val="0"/>
        <w:ind w:leftChars="0"/>
      </w:pPr>
      <w:r>
        <w:drawing>
          <wp:inline distT="0" distB="0" distL="114300" distR="114300">
            <wp:extent cx="5270500" cy="998220"/>
            <wp:effectExtent l="0" t="0" r="254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70500" cy="998220"/>
                    </a:xfrm>
                    <a:prstGeom prst="rect">
                      <a:avLst/>
                    </a:prstGeom>
                    <a:noFill/>
                    <a:ln>
                      <a:noFill/>
                    </a:ln>
                  </pic:spPr>
                </pic:pic>
              </a:graphicData>
            </a:graphic>
          </wp:inline>
        </w:drawing>
      </w:r>
    </w:p>
    <w:p>
      <w:pPr>
        <w:numPr>
          <w:ilvl w:val="0"/>
          <w:numId w:val="5"/>
        </w:numPr>
        <w:bidi w:val="0"/>
        <w:ind w:left="0" w:leftChars="0" w:firstLine="0" w:firstLineChars="0"/>
      </w:pPr>
      <w:r>
        <w:t>网络层IP头部包信息</w:t>
      </w:r>
    </w:p>
    <w:p>
      <w:pPr>
        <w:numPr>
          <w:ilvl w:val="0"/>
          <w:numId w:val="0"/>
        </w:numPr>
        <w:bidi w:val="0"/>
        <w:ind w:leftChars="0"/>
      </w:pPr>
      <w:r>
        <w:drawing>
          <wp:inline distT="0" distB="0" distL="114300" distR="114300">
            <wp:extent cx="5263515" cy="1395095"/>
            <wp:effectExtent l="0" t="0" r="9525"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5263515" cy="1395095"/>
                    </a:xfrm>
                    <a:prstGeom prst="rect">
                      <a:avLst/>
                    </a:prstGeom>
                    <a:noFill/>
                    <a:ln>
                      <a:noFill/>
                    </a:ln>
                  </pic:spPr>
                </pic:pic>
              </a:graphicData>
            </a:graphic>
          </wp:inline>
        </w:drawing>
      </w:r>
    </w:p>
    <w:p>
      <w:pPr>
        <w:numPr>
          <w:ilvl w:val="0"/>
          <w:numId w:val="5"/>
        </w:numPr>
        <w:bidi w:val="0"/>
        <w:ind w:left="0" w:leftChars="0" w:firstLine="0" w:firstLineChars="0"/>
        <w:rPr>
          <w:rFonts w:hint="eastAsia"/>
          <w:lang w:val="en-US" w:eastAsia="zh-CN"/>
        </w:rPr>
      </w:pPr>
      <w:r>
        <w:rPr>
          <w:rFonts w:hint="eastAsia"/>
          <w:lang w:val="en-US" w:eastAsia="zh-CN"/>
        </w:rPr>
        <w:t>传输层数据包头部信息</w:t>
      </w:r>
    </w:p>
    <w:p>
      <w:pPr>
        <w:numPr>
          <w:ilvl w:val="0"/>
          <w:numId w:val="0"/>
        </w:numPr>
        <w:bidi w:val="0"/>
        <w:ind w:leftChars="0"/>
      </w:pPr>
      <w:r>
        <w:drawing>
          <wp:inline distT="0" distB="0" distL="114300" distR="114300">
            <wp:extent cx="5273040" cy="2202180"/>
            <wp:effectExtent l="0" t="0" r="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73040" cy="2202180"/>
                    </a:xfrm>
                    <a:prstGeom prst="rect">
                      <a:avLst/>
                    </a:prstGeom>
                    <a:noFill/>
                    <a:ln>
                      <a:noFill/>
                    </a:ln>
                  </pic:spPr>
                </pic:pic>
              </a:graphicData>
            </a:graphic>
          </wp:inline>
        </w:drawing>
      </w:r>
    </w:p>
    <w:p>
      <w:pPr>
        <w:numPr>
          <w:ilvl w:val="0"/>
          <w:numId w:val="5"/>
        </w:numPr>
        <w:bidi w:val="0"/>
        <w:ind w:left="0" w:leftChars="0" w:firstLine="0" w:firstLineChars="0"/>
        <w:rPr>
          <w:rFonts w:hint="eastAsia"/>
          <w:lang w:val="en-US" w:eastAsia="zh-CN"/>
        </w:rPr>
      </w:pPr>
      <w:r>
        <w:rPr>
          <w:rFonts w:hint="eastAsia"/>
          <w:lang w:val="en-US" w:eastAsia="zh-CN"/>
        </w:rPr>
        <w:t>应用层分析（HTTP协议分析）</w:t>
      </w:r>
    </w:p>
    <w:p>
      <w:pPr>
        <w:numPr>
          <w:numId w:val="0"/>
        </w:numPr>
        <w:bidi w:val="0"/>
        <w:ind w:leftChars="0"/>
        <w:rPr>
          <w:rFonts w:hint="eastAsia"/>
          <w:lang w:val="en-US" w:eastAsia="zh-CN"/>
        </w:rPr>
      </w:pPr>
      <w:r>
        <w:rPr>
          <w:rFonts w:hint="eastAsia" w:ascii="宋体" w:hAnsi="宋体" w:eastAsia="宋体" w:cs="宋体"/>
          <w:lang w:val="en-US" w:eastAsia="zh-CN"/>
        </w:rPr>
        <w:t>①</w:t>
      </w:r>
      <w:r>
        <w:rPr>
          <w:rFonts w:hint="eastAsia"/>
          <w:lang w:val="en-US" w:eastAsia="zh-CN"/>
        </w:rPr>
        <w:t>请求报头：</w:t>
      </w:r>
    </w:p>
    <w:p>
      <w:pPr>
        <w:numPr>
          <w:numId w:val="0"/>
        </w:numPr>
        <w:bidi w:val="0"/>
        <w:ind w:leftChars="0"/>
        <w:rPr>
          <w:rFonts w:hint="eastAsia"/>
          <w:lang w:val="en-US" w:eastAsia="zh-CN"/>
        </w:rPr>
      </w:pPr>
      <w:r>
        <w:rPr>
          <w:rFonts w:hint="eastAsia"/>
          <w:lang w:val="en-US" w:eastAsia="zh-CN"/>
        </w:rPr>
        <w:t>请求报文的结构：</w:t>
      </w:r>
    </w:p>
    <w:p>
      <w:pPr>
        <w:numPr>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843655" cy="1318895"/>
            <wp:effectExtent l="0" t="0" r="12065" b="698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3"/>
                    <a:stretch>
                      <a:fillRect/>
                    </a:stretch>
                  </pic:blipFill>
                  <pic:spPr>
                    <a:xfrm>
                      <a:off x="0" y="0"/>
                      <a:ext cx="3843655" cy="1318895"/>
                    </a:xfrm>
                    <a:prstGeom prst="rect">
                      <a:avLst/>
                    </a:prstGeom>
                    <a:noFill/>
                    <a:ln w="9525">
                      <a:noFill/>
                    </a:ln>
                  </pic:spPr>
                </pic:pic>
              </a:graphicData>
            </a:graphic>
          </wp:inline>
        </w:drawing>
      </w:r>
    </w:p>
    <w:p>
      <w:pPr>
        <w:numPr>
          <w:numId w:val="0"/>
        </w:numPr>
        <w:bidi w:val="0"/>
        <w:ind w:leftChars="0"/>
        <w:rPr>
          <w:rFonts w:hint="eastAsia" w:ascii="宋体" w:hAnsi="宋体" w:cs="宋体"/>
          <w:sz w:val="21"/>
          <w:szCs w:val="21"/>
          <w:lang w:val="en-US" w:eastAsia="zh-CN"/>
        </w:rPr>
      </w:pPr>
      <w:r>
        <w:rPr>
          <w:rFonts w:hint="eastAsia" w:ascii="宋体" w:hAnsi="宋体" w:cs="宋体"/>
          <w:sz w:val="21"/>
          <w:szCs w:val="21"/>
          <w:lang w:val="en-US" w:eastAsia="zh-CN"/>
        </w:rPr>
        <w:t>报文分析：</w:t>
      </w:r>
    </w:p>
    <w:p>
      <w:pPr>
        <w:numPr>
          <w:numId w:val="0"/>
        </w:numPr>
        <w:bidi w:val="0"/>
        <w:ind w:leftChars="0"/>
      </w:pPr>
      <w:r>
        <w:drawing>
          <wp:inline distT="0" distB="0" distL="114300" distR="114300">
            <wp:extent cx="5266690" cy="1409700"/>
            <wp:effectExtent l="0" t="0" r="635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266690" cy="1409700"/>
                    </a:xfrm>
                    <a:prstGeom prst="rect">
                      <a:avLst/>
                    </a:prstGeom>
                    <a:noFill/>
                    <a:ln>
                      <a:noFill/>
                    </a:ln>
                  </pic:spPr>
                </pic:pic>
              </a:graphicData>
            </a:graphic>
          </wp:inline>
        </w:drawing>
      </w:r>
    </w:p>
    <w:p>
      <w:pPr>
        <w:bidi w:val="0"/>
      </w:pPr>
      <w:r>
        <w:t>请求头请求方式不同，数据传输不一样，如，Get/Post</w:t>
      </w:r>
    </w:p>
    <w:p>
      <w:pPr>
        <w:bidi w:val="0"/>
        <w:rPr>
          <w:rFonts w:hint="eastAsia"/>
          <w:lang w:val="en-US" w:eastAsia="zh-CN"/>
        </w:rPr>
      </w:pPr>
      <w:r>
        <w:rPr>
          <w:rFonts w:hint="eastAsia" w:ascii="宋体" w:hAnsi="宋体" w:eastAsia="宋体" w:cs="宋体"/>
          <w:lang w:val="en-US" w:eastAsia="zh-CN"/>
        </w:rPr>
        <w:t>②</w:t>
      </w:r>
      <w:r>
        <w:rPr>
          <w:rFonts w:hint="eastAsia"/>
          <w:lang w:val="en-US" w:eastAsia="zh-CN"/>
        </w:rPr>
        <w:t>响应报文</w:t>
      </w:r>
    </w:p>
    <w:p>
      <w:pPr>
        <w:bidi w:val="0"/>
        <w:rPr>
          <w:rFonts w:hint="eastAsia"/>
          <w:lang w:val="en-US" w:eastAsia="zh-CN"/>
        </w:rPr>
      </w:pPr>
      <w:r>
        <w:rPr>
          <w:rFonts w:hint="eastAsia"/>
          <w:lang w:val="en-US" w:eastAsia="zh-CN"/>
        </w:rPr>
        <w:t>响应报文的结构：</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022600" cy="1836420"/>
            <wp:effectExtent l="0" t="0" r="10160" b="762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5"/>
                    <a:stretch>
                      <a:fillRect/>
                    </a:stretch>
                  </pic:blipFill>
                  <pic:spPr>
                    <a:xfrm>
                      <a:off x="0" y="0"/>
                      <a:ext cx="3022600" cy="1836420"/>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报文分析：</w:t>
      </w:r>
    </w:p>
    <w:p>
      <w:pPr>
        <w:bidi w:val="0"/>
        <w:rPr>
          <w:rFonts w:hint="default"/>
          <w:lang w:val="en-US" w:eastAsia="zh-CN"/>
        </w:rPr>
      </w:pPr>
      <w:r>
        <w:rPr>
          <w:rFonts w:hint="default"/>
          <w:lang w:val="en-US" w:eastAsia="zh-CN"/>
        </w:rPr>
        <w:drawing>
          <wp:inline distT="0" distB="0" distL="114300" distR="114300">
            <wp:extent cx="5273675" cy="2231390"/>
            <wp:effectExtent l="0" t="0" r="14605" b="8890"/>
            <wp:docPr id="14" name="图片 14" descr="ac4d46233b0984470d45f15621b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c4d46233b0984470d45f15621b5643"/>
                    <pic:cNvPicPr>
                      <a:picLocks noChangeAspect="1"/>
                    </pic:cNvPicPr>
                  </pic:nvPicPr>
                  <pic:blipFill>
                    <a:blip r:embed="rId16"/>
                    <a:stretch>
                      <a:fillRect/>
                    </a:stretch>
                  </pic:blipFill>
                  <pic:spPr>
                    <a:xfrm>
                      <a:off x="0" y="0"/>
                      <a:ext cx="5273675" cy="2231390"/>
                    </a:xfrm>
                    <a:prstGeom prst="rect">
                      <a:avLst/>
                    </a:prstGeom>
                  </pic:spPr>
                </pic:pic>
              </a:graphicData>
            </a:graphic>
          </wp:inline>
        </w:drawing>
      </w:r>
    </w:p>
    <w:p>
      <w:pPr>
        <w:numPr>
          <w:ilvl w:val="0"/>
          <w:numId w:val="4"/>
        </w:numPr>
        <w:bidi w:val="0"/>
        <w:ind w:left="0" w:leftChars="0" w:firstLine="0" w:firstLineChars="0"/>
        <w:rPr>
          <w:rFonts w:hint="default"/>
          <w:b/>
          <w:bCs/>
          <w:lang w:val="en-US" w:eastAsia="zh-CN"/>
        </w:rPr>
      </w:pPr>
      <w:r>
        <w:rPr>
          <w:rFonts w:hint="eastAsia"/>
          <w:b/>
          <w:bCs/>
          <w:lang w:val="en-US" w:eastAsia="zh-CN"/>
        </w:rPr>
        <w:t>http协议首部含义</w:t>
      </w:r>
    </w:p>
    <w:p>
      <w:pPr>
        <w:bidi w:val="0"/>
      </w:pPr>
      <w:r>
        <w:rPr>
          <w:rFonts w:hint="eastAsia"/>
          <w:lang w:val="en-US" w:eastAsia="zh-CN"/>
        </w:rPr>
        <w:t>（1）</w:t>
      </w:r>
      <w:r>
        <w:rPr>
          <w:rFonts w:hint="eastAsia"/>
        </w:rPr>
        <w:t>首部字段的作用</w:t>
      </w:r>
    </w:p>
    <w:p>
      <w:pPr>
        <w:bidi w:val="0"/>
        <w:rPr>
          <w:rFonts w:hint="eastAsia"/>
        </w:rPr>
      </w:pPr>
      <w:r>
        <w:rPr>
          <w:rFonts w:hint="default"/>
        </w:rPr>
        <w:t>首部字段是构成HTTP报文的要素之一，在服务器与客户端之间的HTTP通信过程中都会使用首部字段，他能起到传递额外重要信息的作用。</w:t>
      </w:r>
    </w:p>
    <w:p>
      <w:pPr>
        <w:bidi w:val="0"/>
        <w:rPr>
          <w:rFonts w:hint="default"/>
        </w:rPr>
      </w:pPr>
      <w:r>
        <w:rPr>
          <w:rFonts w:hint="default"/>
        </w:rPr>
        <w:t>首部字段提供了报文主体大小，所使用的语言，认证信息等内容。</w:t>
      </w:r>
    </w:p>
    <w:p>
      <w:pPr>
        <w:bidi w:val="0"/>
      </w:pPr>
      <w:r>
        <w:rPr>
          <w:rFonts w:hint="eastAsia"/>
          <w:lang w:eastAsia="zh-CN"/>
        </w:rPr>
        <w:t>（</w:t>
      </w:r>
      <w:r>
        <w:rPr>
          <w:rFonts w:hint="eastAsia"/>
          <w:lang w:val="en-US" w:eastAsia="zh-CN"/>
        </w:rPr>
        <w:t>2）</w:t>
      </w:r>
      <w:r>
        <w:rPr>
          <w:rFonts w:hint="eastAsia"/>
        </w:rPr>
        <w:t>首部字段的结构</w:t>
      </w:r>
    </w:p>
    <w:p>
      <w:pPr>
        <w:bidi w:val="0"/>
        <w:rPr>
          <w:rFonts w:hint="default"/>
        </w:rPr>
      </w:pPr>
      <w:r>
        <w:rPr>
          <w:rFonts w:hint="default"/>
        </w:rPr>
        <w:t>格式为： 首部字段名：字段值。例如：Content-Type:text/html。并且，一个首部字段名可以对应多个字段值。</w:t>
      </w:r>
    </w:p>
    <w:p>
      <w:pPr>
        <w:bidi w:val="0"/>
        <w:rPr>
          <w:rFonts w:hint="eastAsia"/>
          <w:lang w:val="en-US" w:eastAsia="zh-CN"/>
        </w:rPr>
      </w:pPr>
      <w:r>
        <w:rPr>
          <w:rFonts w:hint="eastAsia"/>
          <w:lang w:eastAsia="zh-CN"/>
        </w:rPr>
        <w:t>（</w:t>
      </w:r>
      <w:r>
        <w:rPr>
          <w:rFonts w:hint="eastAsia"/>
          <w:lang w:val="en-US" w:eastAsia="zh-CN"/>
        </w:rPr>
        <w:t>3）四种首部字段的类型</w:t>
      </w:r>
    </w:p>
    <w:p>
      <w:pPr>
        <w:bidi w:val="0"/>
        <w:rPr>
          <w:rFonts w:hint="eastAsia"/>
          <w:lang w:val="en-US" w:eastAsia="zh-CN"/>
        </w:rPr>
      </w:pPr>
      <w:r>
        <w:rPr>
          <w:rFonts w:hint="eastAsia" w:ascii="宋体" w:hAnsi="宋体" w:eastAsia="宋体" w:cs="宋体"/>
          <w:lang w:val="en-US" w:eastAsia="zh-CN"/>
        </w:rPr>
        <w:t>①</w:t>
      </w:r>
      <w:r>
        <w:rPr>
          <w:rFonts w:hint="eastAsia"/>
          <w:lang w:val="en-US" w:eastAsia="zh-CN"/>
        </w:rPr>
        <w:t>通用首部字段：请求报文和响应报文都会是使用的首部。</w:t>
      </w:r>
    </w:p>
    <w:p>
      <w:pPr>
        <w:bidi w:val="0"/>
        <w:rPr>
          <w:rFonts w:hint="eastAsia"/>
          <w:lang w:val="en-US" w:eastAsia="zh-CN"/>
        </w:rPr>
      </w:pPr>
      <w:r>
        <w:rPr>
          <w:rFonts w:hint="eastAsia" w:ascii="宋体" w:hAnsi="宋体" w:eastAsia="宋体" w:cs="宋体"/>
          <w:lang w:val="en-US" w:eastAsia="zh-CN"/>
        </w:rPr>
        <w:t>②</w:t>
      </w:r>
      <w:r>
        <w:rPr>
          <w:rFonts w:hint="eastAsia"/>
          <w:lang w:val="en-US" w:eastAsia="zh-CN"/>
        </w:rPr>
        <w:t>请求首部字段：从客户端向服务器发送请求报文时使用的首部。补充了请求的附加内容，客户端信息，响应内容相关优先级等信息。</w:t>
      </w:r>
    </w:p>
    <w:p>
      <w:pPr>
        <w:bidi w:val="0"/>
        <w:rPr>
          <w:rFonts w:hint="eastAsia"/>
          <w:lang w:val="en-US" w:eastAsia="zh-CN"/>
        </w:rPr>
      </w:pPr>
      <w:r>
        <w:rPr>
          <w:rFonts w:hint="eastAsia" w:ascii="宋体" w:hAnsi="宋体" w:eastAsia="宋体" w:cs="宋体"/>
          <w:lang w:val="en-US" w:eastAsia="zh-CN"/>
        </w:rPr>
        <w:t>③</w:t>
      </w:r>
      <w:r>
        <w:rPr>
          <w:rFonts w:hint="eastAsia"/>
          <w:lang w:val="en-US" w:eastAsia="zh-CN"/>
        </w:rPr>
        <w:t>响应首部字段：从服务器端向客户端返回响应报文时使用的首部。补充了响应的附加内容，也会要求客户端添加额外的内容信息。</w:t>
      </w:r>
    </w:p>
    <w:p>
      <w:pPr>
        <w:bidi w:val="0"/>
        <w:rPr>
          <w:rFonts w:hint="eastAsia"/>
          <w:lang w:val="en-US" w:eastAsia="zh-CN"/>
        </w:rPr>
      </w:pPr>
      <w:r>
        <w:rPr>
          <w:rFonts w:hint="eastAsia" w:ascii="宋体" w:hAnsi="宋体" w:eastAsia="宋体" w:cs="宋体"/>
          <w:lang w:val="en-US" w:eastAsia="zh-CN"/>
        </w:rPr>
        <w:t>④</w:t>
      </w:r>
      <w:r>
        <w:rPr>
          <w:rFonts w:hint="eastAsia"/>
          <w:lang w:val="en-US" w:eastAsia="zh-CN"/>
        </w:rPr>
        <w:t>实体首部字段：针对请求报文和响应报文的实体部分使用的首部。补充了资源内容的更新时间等于实体有关的信息。</w:t>
      </w:r>
    </w:p>
    <w:p>
      <w:pPr>
        <w:bidi w:val="0"/>
      </w:pPr>
      <w:r>
        <w:rPr>
          <w:rFonts w:hint="eastAsia"/>
          <w:lang w:val="en-US" w:eastAsia="zh-CN"/>
        </w:rPr>
        <w:t>（4）</w:t>
      </w:r>
      <w:r>
        <w:rPr>
          <w:rFonts w:hint="eastAsia"/>
        </w:rPr>
        <w:t>HTTP通用首部字段</w:t>
      </w:r>
    </w:p>
    <w:p>
      <w:pPr>
        <w:bidi w:val="0"/>
      </w:pPr>
      <w:r>
        <w:drawing>
          <wp:inline distT="0" distB="0" distL="114300" distR="114300">
            <wp:extent cx="2786380" cy="2707640"/>
            <wp:effectExtent l="0" t="0" r="254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2786380" cy="2707640"/>
                    </a:xfrm>
                    <a:prstGeom prst="rect">
                      <a:avLst/>
                    </a:prstGeom>
                    <a:noFill/>
                    <a:ln>
                      <a:noFill/>
                    </a:ln>
                  </pic:spPr>
                </pic:pic>
              </a:graphicData>
            </a:graphic>
          </wp:inline>
        </w:drawing>
      </w:r>
    </w:p>
    <w:p>
      <w:pPr>
        <w:numPr>
          <w:numId w:val="0"/>
        </w:numPr>
        <w:bidi w:val="0"/>
        <w:ind w:leftChars="0"/>
        <w:rPr>
          <w:rFonts w:hint="eastAsia"/>
          <w:lang w:val="en-US" w:eastAsia="zh-CN"/>
        </w:rPr>
      </w:pPr>
      <w:r>
        <w:rPr>
          <w:rFonts w:hint="eastAsia"/>
          <w:lang w:val="en-US" w:eastAsia="zh-CN"/>
        </w:rPr>
        <w:t>（5）请求首部字段</w:t>
      </w:r>
    </w:p>
    <w:p>
      <w:pPr>
        <w:numPr>
          <w:numId w:val="0"/>
        </w:numPr>
        <w:bidi w:val="0"/>
        <w:ind w:leftChars="0"/>
      </w:pPr>
      <w:r>
        <w:drawing>
          <wp:inline distT="0" distB="0" distL="114300" distR="114300">
            <wp:extent cx="3808095" cy="4149090"/>
            <wp:effectExtent l="0" t="0" r="1905" b="1143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rcRect b="26980"/>
                    <a:stretch>
                      <a:fillRect/>
                    </a:stretch>
                  </pic:blipFill>
                  <pic:spPr>
                    <a:xfrm>
                      <a:off x="0" y="0"/>
                      <a:ext cx="3808095" cy="4149090"/>
                    </a:xfrm>
                    <a:prstGeom prst="rect">
                      <a:avLst/>
                    </a:prstGeom>
                    <a:noFill/>
                    <a:ln>
                      <a:noFill/>
                    </a:ln>
                  </pic:spPr>
                </pic:pic>
              </a:graphicData>
            </a:graphic>
          </wp:inline>
        </w:drawing>
      </w:r>
    </w:p>
    <w:p>
      <w:pPr>
        <w:numPr>
          <w:numId w:val="0"/>
        </w:numPr>
        <w:bidi w:val="0"/>
        <w:ind w:leftChars="0"/>
      </w:pPr>
      <w:r>
        <w:drawing>
          <wp:inline distT="0" distB="0" distL="114300" distR="114300">
            <wp:extent cx="3808095" cy="1077595"/>
            <wp:effectExtent l="0" t="0" r="1905" b="444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8"/>
                    <a:srcRect t="72841" b="8195"/>
                    <a:stretch>
                      <a:fillRect/>
                    </a:stretch>
                  </pic:blipFill>
                  <pic:spPr>
                    <a:xfrm>
                      <a:off x="0" y="0"/>
                      <a:ext cx="3808095" cy="1077595"/>
                    </a:xfrm>
                    <a:prstGeom prst="rect">
                      <a:avLst/>
                    </a:prstGeom>
                    <a:noFill/>
                    <a:ln>
                      <a:noFill/>
                    </a:ln>
                  </pic:spPr>
                </pic:pic>
              </a:graphicData>
            </a:graphic>
          </wp:inline>
        </w:drawing>
      </w:r>
    </w:p>
    <w:p>
      <w:pPr>
        <w:numPr>
          <w:ilvl w:val="0"/>
          <w:numId w:val="5"/>
        </w:numPr>
        <w:bidi w:val="0"/>
        <w:ind w:left="0" w:leftChars="0" w:firstLine="0" w:firstLineChars="0"/>
        <w:rPr>
          <w:rFonts w:hint="eastAsia"/>
          <w:lang w:val="en-US" w:eastAsia="zh-CN"/>
        </w:rPr>
      </w:pPr>
      <w:r>
        <w:rPr>
          <w:rFonts w:hint="eastAsia"/>
          <w:lang w:val="en-US" w:eastAsia="zh-CN"/>
        </w:rPr>
        <w:t>响应首部字段</w:t>
      </w:r>
    </w:p>
    <w:p>
      <w:pPr>
        <w:numPr>
          <w:numId w:val="0"/>
        </w:numPr>
        <w:bidi w:val="0"/>
        <w:ind w:leftChars="0"/>
      </w:pPr>
      <w:r>
        <w:drawing>
          <wp:inline distT="0" distB="0" distL="114300" distR="114300">
            <wp:extent cx="2898775" cy="2720340"/>
            <wp:effectExtent l="0" t="0" r="12065" b="762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2898775" cy="2720340"/>
                    </a:xfrm>
                    <a:prstGeom prst="rect">
                      <a:avLst/>
                    </a:prstGeom>
                    <a:noFill/>
                    <a:ln>
                      <a:noFill/>
                    </a:ln>
                  </pic:spPr>
                </pic:pic>
              </a:graphicData>
            </a:graphic>
          </wp:inline>
        </w:drawing>
      </w:r>
    </w:p>
    <w:p>
      <w:pPr>
        <w:numPr>
          <w:ilvl w:val="0"/>
          <w:numId w:val="5"/>
        </w:numPr>
        <w:bidi w:val="0"/>
        <w:ind w:left="0" w:leftChars="0" w:firstLine="0" w:firstLineChars="0"/>
        <w:rPr>
          <w:rFonts w:hint="eastAsia"/>
          <w:lang w:val="en-US" w:eastAsia="zh-CN"/>
        </w:rPr>
      </w:pPr>
      <w:r>
        <w:rPr>
          <w:rFonts w:hint="eastAsia"/>
          <w:lang w:val="en-US" w:eastAsia="zh-CN"/>
        </w:rPr>
        <w:t>实体首部字段</w:t>
      </w:r>
    </w:p>
    <w:p>
      <w:pPr>
        <w:numPr>
          <w:numId w:val="0"/>
        </w:numPr>
        <w:bidi w:val="0"/>
        <w:ind w:leftChars="0"/>
      </w:pPr>
      <w:r>
        <w:drawing>
          <wp:inline distT="0" distB="0" distL="114300" distR="114300">
            <wp:extent cx="3074035" cy="3211195"/>
            <wp:effectExtent l="0" t="0" r="4445" b="44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3074035" cy="3211195"/>
                    </a:xfrm>
                    <a:prstGeom prst="rect">
                      <a:avLst/>
                    </a:prstGeom>
                    <a:noFill/>
                    <a:ln>
                      <a:noFill/>
                    </a:ln>
                  </pic:spPr>
                </pic:pic>
              </a:graphicData>
            </a:graphic>
          </wp:inline>
        </w:drawing>
      </w:r>
    </w:p>
    <w:p>
      <w:pPr>
        <w:numPr>
          <w:numId w:val="0"/>
        </w:numPr>
        <w:bidi w:val="0"/>
        <w:ind w:leftChars="0"/>
        <w:rPr>
          <w:rFonts w:hint="default"/>
          <w:lang w:val="en-US" w:eastAsia="zh-CN"/>
        </w:rPr>
      </w:pPr>
    </w:p>
    <w:p>
      <w:pPr>
        <w:numPr>
          <w:ilvl w:val="0"/>
          <w:numId w:val="6"/>
        </w:numPr>
        <w:rPr>
          <w:rFonts w:hint="eastAsia"/>
          <w:b/>
          <w:bCs/>
          <w:sz w:val="21"/>
          <w:szCs w:val="21"/>
          <w:lang w:val="en-US" w:eastAsia="zh-CN"/>
        </w:rPr>
      </w:pPr>
      <w:bookmarkStart w:id="7" w:name="_Toc132687909"/>
      <w:bookmarkStart w:id="8" w:name="_Toc134790983"/>
      <w:bookmarkStart w:id="9" w:name="_Toc172095758"/>
      <w:bookmarkStart w:id="10" w:name="_Toc241301409"/>
      <w:r>
        <w:rPr>
          <w:rFonts w:hint="eastAsia"/>
          <w:b/>
          <w:bCs/>
          <w:sz w:val="21"/>
          <w:szCs w:val="21"/>
        </w:rPr>
        <w:t>DNS</w:t>
      </w:r>
      <w:r>
        <w:rPr>
          <w:rFonts w:hint="eastAsia"/>
          <w:b/>
          <w:bCs/>
          <w:sz w:val="21"/>
          <w:szCs w:val="21"/>
          <w:lang w:val="en-US" w:eastAsia="zh-CN"/>
        </w:rPr>
        <w:t>协议分析</w:t>
      </w:r>
      <w:bookmarkEnd w:id="7"/>
      <w:bookmarkEnd w:id="8"/>
      <w:bookmarkEnd w:id="9"/>
      <w:bookmarkEnd w:id="10"/>
    </w:p>
    <w:p>
      <w:pPr>
        <w:bidi w:val="0"/>
        <w:ind w:firstLine="420" w:firstLineChars="200"/>
        <w:rPr>
          <w:rFonts w:hint="eastAsia"/>
          <w:b/>
          <w:bCs/>
          <w:sz w:val="21"/>
          <w:szCs w:val="21"/>
          <w:lang w:val="en-US" w:eastAsia="zh-CN"/>
        </w:rPr>
      </w:pPr>
      <w:r>
        <w:rPr>
          <w:rFonts w:hint="eastAsia"/>
          <w:lang w:val="en-US" w:eastAsia="zh-CN"/>
        </w:rPr>
        <w:t>通过域名访问某网站，用wireshark捕获DNS数据包，并分析DNS工作过程和DNS格式。</w:t>
      </w:r>
    </w:p>
    <w:p>
      <w:pPr>
        <w:numPr>
          <w:ilvl w:val="0"/>
          <w:numId w:val="0"/>
        </w:numPr>
        <w:rPr>
          <w:rFonts w:hint="eastAsia"/>
          <w:b/>
          <w:bCs/>
          <w:sz w:val="21"/>
          <w:szCs w:val="21"/>
          <w:lang w:val="en-US" w:eastAsia="zh-CN"/>
        </w:rPr>
      </w:pPr>
      <w:r>
        <w:rPr>
          <w:rFonts w:hint="eastAsia"/>
          <w:b/>
          <w:bCs/>
          <w:sz w:val="21"/>
          <w:szCs w:val="21"/>
          <w:lang w:val="en-US" w:eastAsia="zh-CN"/>
        </w:rPr>
        <w:t>注意：</w:t>
      </w:r>
    </w:p>
    <w:p>
      <w:pPr>
        <w:numPr>
          <w:ilvl w:val="0"/>
          <w:numId w:val="7"/>
        </w:numPr>
        <w:rPr>
          <w:rFonts w:hint="eastAsia"/>
          <w:b w:val="0"/>
          <w:bCs w:val="0"/>
          <w:sz w:val="21"/>
          <w:szCs w:val="21"/>
          <w:lang w:val="en-US" w:eastAsia="zh-CN"/>
        </w:rPr>
      </w:pPr>
      <w:r>
        <w:rPr>
          <w:rFonts w:hint="eastAsia"/>
          <w:b w:val="0"/>
          <w:bCs w:val="0"/>
          <w:sz w:val="21"/>
          <w:szCs w:val="21"/>
          <w:lang w:val="en-US" w:eastAsia="zh-CN"/>
        </w:rPr>
        <w:t>有时候可能捕获不到DNS解析过程，为什么？要仔细分析。</w:t>
      </w:r>
    </w:p>
    <w:p>
      <w:pPr>
        <w:numPr>
          <w:ilvl w:val="0"/>
          <w:numId w:val="7"/>
        </w:numPr>
        <w:rPr>
          <w:rFonts w:hint="eastAsia"/>
          <w:b w:val="0"/>
          <w:bCs w:val="0"/>
          <w:sz w:val="21"/>
          <w:szCs w:val="21"/>
          <w:lang w:val="en-US" w:eastAsia="zh-CN"/>
        </w:rPr>
      </w:pPr>
      <w:r>
        <w:rPr>
          <w:rFonts w:hint="eastAsia"/>
          <w:b w:val="0"/>
          <w:bCs w:val="0"/>
          <w:sz w:val="21"/>
          <w:szCs w:val="21"/>
          <w:lang w:val="en-US" w:eastAsia="zh-CN"/>
        </w:rPr>
        <w:t>可以自己建立DNS服务器并使用它进行域名解析。</w:t>
      </w:r>
    </w:p>
    <w:p>
      <w:pPr>
        <w:bidi w:val="0"/>
        <w:ind w:firstLine="210" w:firstLineChars="100"/>
        <w:rPr>
          <w:rFonts w:hint="eastAsia"/>
          <w:lang w:val="en-US" w:eastAsia="zh-CN"/>
        </w:rPr>
      </w:pPr>
      <w:r>
        <w:rPr>
          <w:rFonts w:hint="eastAsia"/>
        </w:rPr>
        <w:t>1</w:t>
      </w:r>
      <w:r>
        <w:rPr>
          <w:rFonts w:hint="eastAsia"/>
          <w:lang w:eastAsia="zh-CN"/>
        </w:rPr>
        <w:t>）</w:t>
      </w:r>
      <w:r>
        <w:rPr>
          <w:rFonts w:hint="eastAsia"/>
          <w:lang w:val="en-US" w:eastAsia="zh-CN"/>
        </w:rPr>
        <w:t>建立DNS服务器。</w:t>
      </w:r>
    </w:p>
    <w:p>
      <w:pPr>
        <w:bidi w:val="0"/>
        <w:ind w:firstLine="210" w:firstLineChars="100"/>
        <w:rPr>
          <w:rFonts w:hint="eastAsia"/>
          <w:sz w:val="21"/>
          <w:szCs w:val="21"/>
        </w:rPr>
      </w:pPr>
      <w:r>
        <w:rPr>
          <w:rFonts w:hint="eastAsia"/>
          <w:lang w:val="en-US" w:eastAsia="zh-CN"/>
        </w:rPr>
        <w:t>利用windows自带组件或下载DNS软件（如ntbind），建立DNS服务器</w:t>
      </w:r>
      <w:bookmarkStart w:id="11" w:name="_Toc132687910"/>
      <w:bookmarkStart w:id="12" w:name="_Toc134790984"/>
      <w:r>
        <w:rPr>
          <w:rFonts w:hint="eastAsia"/>
          <w:lang w:val="en-US" w:eastAsia="zh-CN"/>
        </w:rPr>
        <w:t>，并</w:t>
      </w:r>
      <w:bookmarkStart w:id="13" w:name="_Toc172095759"/>
      <w:bookmarkStart w:id="14" w:name="_Toc241301410"/>
      <w:r>
        <w:rPr>
          <w:rFonts w:hint="eastAsia"/>
          <w:lang w:val="en-US" w:eastAsia="zh-CN"/>
        </w:rPr>
        <w:t>对</w:t>
      </w:r>
      <w:bookmarkStart w:id="15" w:name="_Toc21227"/>
      <w:bookmarkStart w:id="16" w:name="_Toc18979"/>
      <w:bookmarkStart w:id="17" w:name="_Toc9581"/>
      <w:r>
        <w:t>DNS服务器的配置</w:t>
      </w:r>
      <w:bookmarkEnd w:id="11"/>
      <w:bookmarkEnd w:id="12"/>
      <w:bookmarkEnd w:id="13"/>
      <w:bookmarkEnd w:id="14"/>
      <w:bookmarkEnd w:id="15"/>
      <w:bookmarkEnd w:id="16"/>
      <w:bookmarkEnd w:id="17"/>
      <w:r>
        <w:rPr>
          <w:rFonts w:hint="eastAsia"/>
          <w:lang w:eastAsia="zh-CN"/>
        </w:rPr>
        <w:t>（</w:t>
      </w:r>
      <w:r>
        <w:rPr>
          <w:rFonts w:hint="eastAsia"/>
          <w:lang w:val="en-US" w:eastAsia="zh-CN"/>
        </w:rPr>
        <w:t>建立域名-IP地址的解析关系</w:t>
      </w:r>
      <w:r>
        <w:rPr>
          <w:rFonts w:hint="eastAsia"/>
          <w:lang w:eastAsia="zh-CN"/>
        </w:rPr>
        <w:t>）。</w:t>
      </w:r>
      <w:r>
        <w:rPr>
          <w:rFonts w:hint="eastAsia"/>
        </w:rPr>
        <w:t xml:space="preserve"> </w:t>
      </w:r>
    </w:p>
    <w:p>
      <w:pPr>
        <w:bidi w:val="0"/>
        <w:ind w:firstLine="210" w:firstLineChars="100"/>
        <w:rPr>
          <w:rFonts w:hint="eastAsia"/>
          <w:lang w:val="en-US" w:eastAsia="zh-CN"/>
        </w:rPr>
      </w:pPr>
      <w:r>
        <w:rPr>
          <w:rFonts w:hint="eastAsia"/>
          <w:lang w:val="en-US" w:eastAsia="zh-CN"/>
        </w:rPr>
        <w:t>2）使用DNS</w:t>
      </w:r>
    </w:p>
    <w:p>
      <w:pPr>
        <w:bidi w:val="0"/>
        <w:ind w:firstLine="210" w:firstLineChars="100"/>
        <w:rPr>
          <w:rFonts w:hint="eastAsia"/>
          <w:lang w:val="en-US" w:eastAsia="zh-CN"/>
        </w:rPr>
      </w:pPr>
      <w:r>
        <w:rPr>
          <w:rFonts w:hint="eastAsia"/>
          <w:lang w:val="en-US" w:eastAsia="zh-CN"/>
        </w:rPr>
        <w:t>在任意一台计算机上配置TCP/IP协议，将DNS服务器配置成上述DNS服务器（注意该DNS服务器的IP地址是静态的），用该DNS服务器中设置的器域名访问该WWW服务，并与用IP地址访问的结果进行比较。（注意该客户机的IP地址最好与DNS服务器地址同一个网段，即网络号相同）</w:t>
      </w:r>
    </w:p>
    <w:p>
      <w:pPr>
        <w:bidi w:val="0"/>
        <w:rPr>
          <w:rFonts w:hint="default"/>
          <w:lang w:val="en-US" w:eastAsia="zh-CN"/>
        </w:rPr>
      </w:pPr>
      <w:r>
        <w:rPr>
          <w:rFonts w:hint="eastAsia"/>
          <w:lang w:val="en-US" w:eastAsia="zh-CN"/>
        </w:rPr>
        <w:t>3、附DNS数据包格式（细节见课件）</w:t>
      </w:r>
    </w:p>
    <w:p>
      <w:pPr>
        <w:ind w:firstLine="420"/>
      </w:pPr>
      <w:r>
        <w:drawing>
          <wp:inline distT="0" distB="0" distL="114300" distR="114300">
            <wp:extent cx="3928745" cy="2784475"/>
            <wp:effectExtent l="0" t="0" r="317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3928745" cy="278447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实验步骤：</w:t>
      </w:r>
    </w:p>
    <w:p>
      <w:pPr>
        <w:numPr>
          <w:ilvl w:val="0"/>
          <w:numId w:val="8"/>
        </w:numPr>
        <w:rPr>
          <w:b/>
          <w:bCs/>
        </w:rPr>
      </w:pPr>
      <w:r>
        <w:rPr>
          <w:rFonts w:hint="eastAsia"/>
          <w:b/>
          <w:bCs/>
          <w:lang w:val="en-US" w:eastAsia="zh-CN"/>
        </w:rPr>
        <w:t>适的过滤条件，开始抓包，使用的网站为</w:t>
      </w:r>
    </w:p>
    <w:p>
      <w:pPr>
        <w:numPr>
          <w:numId w:val="0"/>
        </w:numPr>
        <w:rPr>
          <w:rFonts w:hint="eastAsia"/>
          <w:b w:val="0"/>
          <w:bCs w:val="0"/>
        </w:rPr>
      </w:pPr>
      <w:r>
        <w:rPr>
          <w:rFonts w:hint="eastAsia"/>
          <w:b w:val="0"/>
          <w:bCs w:val="0"/>
        </w:rPr>
        <w:fldChar w:fldCharType="begin"/>
      </w:r>
      <w:r>
        <w:rPr>
          <w:rFonts w:hint="eastAsia"/>
          <w:b w:val="0"/>
          <w:bCs w:val="0"/>
        </w:rPr>
        <w:instrText xml:space="preserve"> HYPERLINK "https://www.baidu.com/" </w:instrText>
      </w:r>
      <w:r>
        <w:rPr>
          <w:rFonts w:hint="eastAsia"/>
          <w:b w:val="0"/>
          <w:bCs w:val="0"/>
        </w:rPr>
        <w:fldChar w:fldCharType="separate"/>
      </w:r>
      <w:r>
        <w:rPr>
          <w:rStyle w:val="8"/>
          <w:rFonts w:hint="eastAsia"/>
          <w:b w:val="0"/>
          <w:bCs w:val="0"/>
        </w:rPr>
        <w:t>https://www.baidu.com/</w:t>
      </w:r>
      <w:r>
        <w:rPr>
          <w:rFonts w:hint="eastAsia"/>
          <w:b w:val="0"/>
          <w:bCs w:val="0"/>
        </w:rPr>
        <w:fldChar w:fldCharType="end"/>
      </w:r>
    </w:p>
    <w:p>
      <w:pPr>
        <w:numPr>
          <w:numId w:val="0"/>
        </w:numPr>
      </w:pPr>
      <w:r>
        <w:drawing>
          <wp:inline distT="0" distB="0" distL="114300" distR="114300">
            <wp:extent cx="5261610" cy="1042670"/>
            <wp:effectExtent l="0" t="0" r="11430" b="88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2"/>
                    <a:stretch>
                      <a:fillRect/>
                    </a:stretch>
                  </pic:blipFill>
                  <pic:spPr>
                    <a:xfrm>
                      <a:off x="0" y="0"/>
                      <a:ext cx="5261610" cy="1042670"/>
                    </a:xfrm>
                    <a:prstGeom prst="rect">
                      <a:avLst/>
                    </a:prstGeom>
                    <a:noFill/>
                    <a:ln>
                      <a:noFill/>
                    </a:ln>
                  </pic:spPr>
                </pic:pic>
              </a:graphicData>
            </a:graphic>
          </wp:inline>
        </w:drawing>
      </w:r>
    </w:p>
    <w:p>
      <w:pPr>
        <w:numPr>
          <w:numId w:val="0"/>
        </w:numPr>
      </w:pPr>
      <w:r>
        <w:drawing>
          <wp:inline distT="0" distB="0" distL="114300" distR="114300">
            <wp:extent cx="2863215" cy="880745"/>
            <wp:effectExtent l="0" t="0" r="1905" b="317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3"/>
                    <a:stretch>
                      <a:fillRect/>
                    </a:stretch>
                  </pic:blipFill>
                  <pic:spPr>
                    <a:xfrm>
                      <a:off x="0" y="0"/>
                      <a:ext cx="2863215" cy="880745"/>
                    </a:xfrm>
                    <a:prstGeom prst="rect">
                      <a:avLst/>
                    </a:prstGeom>
                    <a:noFill/>
                    <a:ln>
                      <a:noFill/>
                    </a:ln>
                  </pic:spPr>
                </pic:pic>
              </a:graphicData>
            </a:graphic>
          </wp:inline>
        </w:drawing>
      </w:r>
    </w:p>
    <w:p>
      <w:pPr>
        <w:numPr>
          <w:ilvl w:val="0"/>
          <w:numId w:val="8"/>
        </w:numPr>
        <w:bidi w:val="0"/>
        <w:ind w:left="0" w:leftChars="0" w:firstLine="0" w:firstLineChars="0"/>
        <w:rPr>
          <w:rFonts w:hint="default" w:eastAsia="宋体"/>
          <w:b/>
          <w:bCs/>
          <w:lang w:val="en-US" w:eastAsia="zh-CN"/>
        </w:rPr>
      </w:pPr>
      <w:bookmarkStart w:id="18" w:name="_Toc16576"/>
      <w:bookmarkStart w:id="19" w:name="_Toc29235"/>
      <w:bookmarkStart w:id="20" w:name="_Toc6343"/>
      <w:r>
        <w:rPr>
          <w:rFonts w:hint="eastAsia"/>
          <w:b/>
          <w:bCs/>
          <w:lang w:val="en-US" w:eastAsia="zh-CN"/>
        </w:rPr>
        <w:t>辨别请求和响应包</w:t>
      </w:r>
    </w:p>
    <w:p>
      <w:pPr>
        <w:numPr>
          <w:numId w:val="0"/>
        </w:numPr>
        <w:bidi w:val="0"/>
        <w:ind w:leftChars="0"/>
      </w:pPr>
      <w:r>
        <w:drawing>
          <wp:inline distT="0" distB="0" distL="114300" distR="114300">
            <wp:extent cx="5260340" cy="1130935"/>
            <wp:effectExtent l="0" t="0" r="12700" b="1206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4"/>
                    <a:stretch>
                      <a:fillRect/>
                    </a:stretch>
                  </pic:blipFill>
                  <pic:spPr>
                    <a:xfrm>
                      <a:off x="0" y="0"/>
                      <a:ext cx="5260340" cy="1130935"/>
                    </a:xfrm>
                    <a:prstGeom prst="rect">
                      <a:avLst/>
                    </a:prstGeom>
                    <a:noFill/>
                    <a:ln>
                      <a:noFill/>
                    </a:ln>
                  </pic:spPr>
                </pic:pic>
              </a:graphicData>
            </a:graphic>
          </wp:inline>
        </w:drawing>
      </w:r>
    </w:p>
    <w:p>
      <w:pPr>
        <w:numPr>
          <w:ilvl w:val="0"/>
          <w:numId w:val="8"/>
        </w:numPr>
        <w:bidi w:val="0"/>
        <w:ind w:left="0" w:leftChars="0" w:firstLine="0" w:firstLineChars="0"/>
        <w:rPr>
          <w:rFonts w:hint="default" w:eastAsia="宋体"/>
          <w:b/>
          <w:bCs/>
          <w:lang w:val="en-US" w:eastAsia="zh-CN"/>
        </w:rPr>
      </w:pPr>
      <w:r>
        <w:rPr>
          <w:rFonts w:hint="eastAsia"/>
          <w:b/>
          <w:bCs/>
          <w:lang w:val="en-US" w:eastAsia="zh-CN"/>
        </w:rPr>
        <w:t>对抓取的dns进行分析</w:t>
      </w:r>
    </w:p>
    <w:p>
      <w:pPr>
        <w:numPr>
          <w:ilvl w:val="0"/>
          <w:numId w:val="9"/>
        </w:numPr>
        <w:bidi w:val="0"/>
        <w:ind w:leftChars="0"/>
      </w:pPr>
      <w:r>
        <w:rPr>
          <w:rFonts w:hint="eastAsia"/>
          <w:lang w:val="en-US" w:eastAsia="zh-CN"/>
        </w:rPr>
        <w:t>请求包</w:t>
      </w:r>
    </w:p>
    <w:p>
      <w:pPr>
        <w:numPr>
          <w:numId w:val="0"/>
        </w:numPr>
        <w:bidi w:val="0"/>
      </w:pPr>
      <w:r>
        <w:drawing>
          <wp:inline distT="0" distB="0" distL="114300" distR="114300">
            <wp:extent cx="5267960" cy="2219325"/>
            <wp:effectExtent l="0" t="0" r="5080" b="571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5"/>
                    <a:stretch>
                      <a:fillRect/>
                    </a:stretch>
                  </pic:blipFill>
                  <pic:spPr>
                    <a:xfrm>
                      <a:off x="0" y="0"/>
                      <a:ext cx="5267960" cy="2219325"/>
                    </a:xfrm>
                    <a:prstGeom prst="rect">
                      <a:avLst/>
                    </a:prstGeom>
                    <a:noFill/>
                    <a:ln>
                      <a:noFill/>
                    </a:ln>
                  </pic:spPr>
                </pic:pic>
              </a:graphicData>
            </a:graphic>
          </wp:inline>
        </w:drawing>
      </w:r>
    </w:p>
    <w:p>
      <w:pPr>
        <w:numPr>
          <w:numId w:val="0"/>
        </w:numPr>
        <w:bidi w:val="0"/>
      </w:pPr>
      <w:r>
        <w:drawing>
          <wp:inline distT="0" distB="0" distL="114300" distR="114300">
            <wp:extent cx="5269865" cy="816610"/>
            <wp:effectExtent l="0" t="0" r="3175" b="635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6"/>
                    <a:stretch>
                      <a:fillRect/>
                    </a:stretch>
                  </pic:blipFill>
                  <pic:spPr>
                    <a:xfrm>
                      <a:off x="0" y="0"/>
                      <a:ext cx="5269865" cy="816610"/>
                    </a:xfrm>
                    <a:prstGeom prst="rect">
                      <a:avLst/>
                    </a:prstGeom>
                    <a:noFill/>
                    <a:ln>
                      <a:noFill/>
                    </a:ln>
                  </pic:spPr>
                </pic:pic>
              </a:graphicData>
            </a:graphic>
          </wp:inline>
        </w:drawing>
      </w:r>
    </w:p>
    <w:p>
      <w:pPr>
        <w:numPr>
          <w:ilvl w:val="0"/>
          <w:numId w:val="9"/>
        </w:numPr>
        <w:bidi w:val="0"/>
        <w:ind w:left="0" w:leftChars="0" w:firstLine="0" w:firstLineChars="0"/>
        <w:rPr>
          <w:rFonts w:hint="eastAsia"/>
          <w:lang w:val="en-US" w:eastAsia="zh-CN"/>
        </w:rPr>
      </w:pPr>
      <w:r>
        <w:rPr>
          <w:rFonts w:hint="eastAsia"/>
          <w:lang w:val="en-US" w:eastAsia="zh-CN"/>
        </w:rPr>
        <w:t>响应包</w:t>
      </w:r>
    </w:p>
    <w:p>
      <w:pPr>
        <w:numPr>
          <w:numId w:val="0"/>
        </w:numPr>
        <w:bidi w:val="0"/>
        <w:ind w:leftChars="0"/>
      </w:pPr>
      <w:r>
        <w:drawing>
          <wp:inline distT="0" distB="0" distL="114300" distR="114300">
            <wp:extent cx="5271135" cy="3151505"/>
            <wp:effectExtent l="0" t="0" r="1905" b="317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7"/>
                    <a:stretch>
                      <a:fillRect/>
                    </a:stretch>
                  </pic:blipFill>
                  <pic:spPr>
                    <a:xfrm>
                      <a:off x="0" y="0"/>
                      <a:ext cx="5271135" cy="3151505"/>
                    </a:xfrm>
                    <a:prstGeom prst="rect">
                      <a:avLst/>
                    </a:prstGeom>
                    <a:noFill/>
                    <a:ln>
                      <a:noFill/>
                    </a:ln>
                  </pic:spPr>
                </pic:pic>
              </a:graphicData>
            </a:graphic>
          </wp:inline>
        </w:drawing>
      </w:r>
    </w:p>
    <w:p>
      <w:pPr>
        <w:numPr>
          <w:numId w:val="0"/>
        </w:numPr>
        <w:bidi w:val="0"/>
        <w:ind w:leftChars="0"/>
        <w:rPr>
          <w:rFonts w:hint="default"/>
          <w:lang w:val="en-US" w:eastAsia="zh-CN"/>
        </w:rPr>
      </w:pPr>
      <w:r>
        <w:rPr>
          <w:rFonts w:hint="eastAsia"/>
          <w:lang w:val="en-US" w:eastAsia="zh-CN"/>
        </w:rPr>
        <w:t>DNS利用递归查询的方式解析域名，向主机发送请求报文，解析地址14.215.177.39和14.215.177.38</w:t>
      </w:r>
    </w:p>
    <w:p>
      <w:pPr>
        <w:numPr>
          <w:numId w:val="0"/>
        </w:numPr>
        <w:bidi w:val="0"/>
        <w:ind w:leftChars="0"/>
        <w:rPr>
          <w:rFonts w:hint="default"/>
          <w:lang w:val="en-US" w:eastAsia="zh-CN"/>
        </w:rPr>
      </w:pPr>
      <w:r>
        <w:rPr>
          <w:rFonts w:hint="eastAsia"/>
          <w:lang w:val="en-US" w:eastAsia="zh-CN"/>
        </w:rPr>
        <w:t>DNS工作过程分为递归查询和迭代查询，主机向本地域名服务器查询采用递归查询，本地服务器向根服务器查询采用迭代查询，本实验解析www.baidu.com是主机向本地域名服务器查询所以问递归查询</w:t>
      </w:r>
    </w:p>
    <w:p>
      <w:pPr>
        <w:numPr>
          <w:numId w:val="0"/>
        </w:numPr>
        <w:bidi w:val="0"/>
        <w:ind w:leftChars="0"/>
      </w:pPr>
      <w:r>
        <w:drawing>
          <wp:inline distT="0" distB="0" distL="114300" distR="114300">
            <wp:extent cx="5271770" cy="2033905"/>
            <wp:effectExtent l="0" t="0" r="1270" b="825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8"/>
                    <a:stretch>
                      <a:fillRect/>
                    </a:stretch>
                  </pic:blipFill>
                  <pic:spPr>
                    <a:xfrm>
                      <a:off x="0" y="0"/>
                      <a:ext cx="5271770" cy="2033905"/>
                    </a:xfrm>
                    <a:prstGeom prst="rect">
                      <a:avLst/>
                    </a:prstGeom>
                    <a:noFill/>
                    <a:ln>
                      <a:noFill/>
                    </a:ln>
                  </pic:spPr>
                </pic:pic>
              </a:graphicData>
            </a:graphic>
          </wp:inline>
        </w:drawing>
      </w:r>
    </w:p>
    <w:p>
      <w:pPr>
        <w:numPr>
          <w:numId w:val="0"/>
        </w:numPr>
        <w:bidi w:val="0"/>
        <w:ind w:leftChars="0"/>
        <w:rPr>
          <w:rFonts w:hint="eastAsia"/>
          <w:lang w:val="en-US" w:eastAsia="zh-CN"/>
        </w:rPr>
      </w:pPr>
      <w:r>
        <w:rPr>
          <w:rFonts w:hint="eastAsia"/>
          <w:lang w:val="en-US" w:eastAsia="zh-CN"/>
        </w:rPr>
        <w:t>由两个域名指向同一个IP地址和类型名CNAME可知，二者是同一个域名，一个是别名</w:t>
      </w:r>
    </w:p>
    <w:p>
      <w:pPr>
        <w:numPr>
          <w:ilvl w:val="0"/>
          <w:numId w:val="8"/>
        </w:numPr>
        <w:bidi w:val="0"/>
        <w:ind w:left="0" w:leftChars="0" w:firstLine="0" w:firstLineChars="0"/>
        <w:rPr>
          <w:rFonts w:hint="default"/>
          <w:b/>
          <w:bCs/>
          <w:lang w:val="en-US" w:eastAsia="zh-CN"/>
        </w:rPr>
      </w:pPr>
      <w:r>
        <w:rPr>
          <w:rFonts w:hint="eastAsia"/>
          <w:b/>
          <w:bCs/>
          <w:sz w:val="21"/>
          <w:szCs w:val="21"/>
          <w:lang w:val="en-US" w:eastAsia="zh-CN"/>
        </w:rPr>
        <w:t>有时候可能捕获不到DNS解析过程，为什么？</w:t>
      </w:r>
    </w:p>
    <w:p>
      <w:pPr>
        <w:numPr>
          <w:ilvl w:val="0"/>
          <w:numId w:val="0"/>
        </w:numPr>
        <w:rPr>
          <w:rFonts w:hint="eastAsia"/>
          <w:lang w:val="en-US" w:eastAsia="zh-CN"/>
        </w:rPr>
      </w:pPr>
      <w:r>
        <w:rPr>
          <w:rFonts w:hint="eastAsia"/>
          <w:lang w:val="en-US" w:eastAsia="zh-CN"/>
        </w:rPr>
        <w:t>初次访问www.baidu.com时，Wireshark能捕获到DNS解析过程；但随后再次访问相同网站时，Wireshark捕获不到。是因为在第一次访问之后，本机（浏览器或系统）进行了DNS缓存，第二次访问时直接从本机缓存中得到IP，不需要再与本地DNS服务器进行通信，因此Wireshark捕获不到解析过程。若在第一次访问之后清除本机缓存，再进行第二次访问，那么两次都应该可以捕获到DNS解析过程。通过重启浏览器的方式清除浏览器的DNS缓存，通过ipconfig/flushdns命令清除系统的DNS缓存。DNS缓存既存在于浏览器中，也存在于系统中，域名解析将优先查找这两处的缓存；只有当需要解析的域名在这两处地方都没有缓存记录时，才会向本地DNS服务器通信请求解析。此外，浏览器和系统的DNS缓存都不是一直存在的，有设定的TTL，只有在TTL内发起第二次访问，才会无法捕获；若间隔一段时间再访问，不需要清除本机DNS缓存也能捕获解析过程。</w:t>
      </w:r>
    </w:p>
    <w:p>
      <w:pPr>
        <w:rPr>
          <w:rFonts w:hint="eastAsia"/>
          <w:b/>
          <w:bCs/>
          <w:sz w:val="21"/>
          <w:szCs w:val="21"/>
          <w:lang w:eastAsia="zh-CN"/>
        </w:rPr>
      </w:pPr>
    </w:p>
    <w:p>
      <w:pPr>
        <w:rPr>
          <w:rFonts w:hint="eastAsia"/>
          <w:b/>
          <w:bCs/>
          <w:sz w:val="21"/>
          <w:szCs w:val="21"/>
        </w:rPr>
      </w:pPr>
      <w:r>
        <w:rPr>
          <w:rFonts w:hint="eastAsia"/>
          <w:b/>
          <w:bCs/>
          <w:sz w:val="21"/>
          <w:szCs w:val="21"/>
          <w:lang w:eastAsia="zh-CN"/>
        </w:rPr>
        <w:t>三、</w:t>
      </w:r>
      <w:r>
        <w:rPr>
          <w:rFonts w:hint="eastAsia"/>
          <w:b/>
          <w:bCs/>
          <w:sz w:val="21"/>
          <w:szCs w:val="21"/>
        </w:rPr>
        <w:t>FTP</w:t>
      </w:r>
      <w:r>
        <w:rPr>
          <w:rFonts w:hint="eastAsia"/>
          <w:b/>
          <w:bCs/>
          <w:sz w:val="21"/>
          <w:szCs w:val="21"/>
          <w:lang w:val="en-US" w:eastAsia="zh-CN"/>
        </w:rPr>
        <w:t>协议分析</w:t>
      </w:r>
      <w:bookmarkEnd w:id="18"/>
      <w:bookmarkEnd w:id="19"/>
      <w:bookmarkEnd w:id="20"/>
    </w:p>
    <w:p>
      <w:pPr>
        <w:bidi w:val="0"/>
        <w:rPr>
          <w:rFonts w:hint="eastAsia"/>
          <w:lang w:val="en-US" w:eastAsia="zh-CN"/>
        </w:rPr>
      </w:pPr>
      <w:r>
        <w:rPr>
          <w:rFonts w:hint="eastAsia"/>
          <w:lang w:val="en-US" w:eastAsia="zh-CN"/>
        </w:rPr>
        <w:t>1.</w:t>
      </w:r>
      <w:r>
        <w:rPr>
          <w:rFonts w:hint="eastAsia"/>
        </w:rPr>
        <w:t>访问FTP服务器</w:t>
      </w:r>
      <w:r>
        <w:rPr>
          <w:rFonts w:hint="eastAsia"/>
          <w:lang w:eastAsia="zh-CN"/>
        </w:rPr>
        <w:t>。</w:t>
      </w:r>
      <w:r>
        <w:rPr>
          <w:rFonts w:hint="eastAsia"/>
          <w:lang w:val="en-US" w:eastAsia="zh-CN"/>
        </w:rPr>
        <w:t>如ftp://ftp.jnu.edu.cn</w:t>
      </w:r>
    </w:p>
    <w:p>
      <w:pPr>
        <w:bidi w:val="0"/>
        <w:rPr>
          <w:rFonts w:hint="eastAsia"/>
          <w:lang w:val="en-US" w:eastAsia="zh-CN"/>
        </w:rPr>
      </w:pPr>
      <w:r>
        <w:rPr>
          <w:rFonts w:hint="eastAsia"/>
          <w:lang w:val="en-US" w:eastAsia="zh-CN"/>
        </w:rPr>
        <w:t>2</w:t>
      </w:r>
      <w:bookmarkStart w:id="21" w:name="_Toc19976"/>
      <w:bookmarkStart w:id="22" w:name="_Toc15438"/>
      <w:bookmarkStart w:id="23" w:name="_Toc23555"/>
      <w:r>
        <w:rPr>
          <w:rFonts w:hint="eastAsia"/>
          <w:lang w:val="en-US" w:eastAsia="zh-CN"/>
        </w:rPr>
        <w:t>.</w:t>
      </w:r>
      <w:r>
        <w:rPr>
          <w:rFonts w:hint="eastAsia"/>
          <w:lang w:eastAsia="zh-CN"/>
        </w:rPr>
        <w:t>用</w:t>
      </w:r>
      <w:r>
        <w:rPr>
          <w:rFonts w:hint="eastAsia"/>
          <w:lang w:val="en-US" w:eastAsia="zh-CN"/>
        </w:rPr>
        <w:t>wireshark分析FTP的工作过程</w:t>
      </w:r>
      <w:r>
        <w:t>。</w:t>
      </w:r>
      <w:bookmarkEnd w:id="21"/>
      <w:bookmarkEnd w:id="22"/>
      <w:bookmarkEnd w:id="23"/>
      <w:r>
        <w:rPr>
          <w:rFonts w:hint="eastAsia"/>
          <w:lang w:val="en-US" w:eastAsia="zh-CN"/>
        </w:rPr>
        <w:t>注意观察FTP的工作模式，用于控制连接的端口和数据连接的端口。</w:t>
      </w:r>
    </w:p>
    <w:p>
      <w:pPr>
        <w:bidi w:val="0"/>
        <w:rPr>
          <w:rFonts w:hint="eastAsia"/>
          <w:b/>
          <w:bCs/>
          <w:lang w:val="en-US" w:eastAsia="zh-CN"/>
        </w:rPr>
      </w:pPr>
      <w:r>
        <w:rPr>
          <w:rFonts w:hint="eastAsia"/>
          <w:b/>
          <w:bCs/>
          <w:lang w:val="en-US" w:eastAsia="zh-CN"/>
        </w:rPr>
        <w:t>注意：</w:t>
      </w:r>
    </w:p>
    <w:p>
      <w:pPr>
        <w:bidi w:val="0"/>
        <w:rPr>
          <w:rFonts w:hint="eastAsia"/>
          <w:lang w:val="en-US" w:eastAsia="zh-CN"/>
        </w:rPr>
      </w:pPr>
      <w:r>
        <w:rPr>
          <w:rFonts w:hint="eastAsia"/>
          <w:lang w:val="en-US" w:eastAsia="zh-CN"/>
        </w:rPr>
        <w:t>可以利用Windows自带的FTP组件或下载FTP软件，建立FTP服务器，并进行配置，并访问分析FTP协议</w:t>
      </w:r>
    </w:p>
    <w:p>
      <w:pPr>
        <w:bidi w:val="0"/>
        <w:rPr>
          <w:rFonts w:hint="eastAsia"/>
          <w:lang w:val="en-US" w:eastAsia="zh-CN"/>
        </w:rPr>
      </w:pPr>
    </w:p>
    <w:p>
      <w:pPr>
        <w:bidi w:val="0"/>
        <w:rPr>
          <w:rFonts w:hint="eastAsia"/>
          <w:b/>
          <w:bCs/>
          <w:lang w:val="en-US" w:eastAsia="zh-CN"/>
        </w:rPr>
      </w:pPr>
      <w:r>
        <w:rPr>
          <w:rFonts w:hint="eastAsia"/>
          <w:b/>
          <w:bCs/>
          <w:lang w:val="en-US" w:eastAsia="zh-CN"/>
        </w:rPr>
        <w:t>实验步骤：</w:t>
      </w:r>
    </w:p>
    <w:p>
      <w:pPr>
        <w:numPr>
          <w:ilvl w:val="0"/>
          <w:numId w:val="10"/>
        </w:numPr>
        <w:bidi w:val="0"/>
        <w:rPr>
          <w:b/>
          <w:bCs/>
        </w:rPr>
      </w:pPr>
      <w:r>
        <w:rPr>
          <w:rFonts w:hint="eastAsia"/>
          <w:b/>
          <w:bCs/>
        </w:rPr>
        <w:t>访问FTP服务器</w:t>
      </w:r>
      <w:r>
        <w:rPr>
          <w:rFonts w:hint="eastAsia"/>
          <w:b/>
          <w:bCs/>
          <w:lang w:eastAsia="zh-CN"/>
        </w:rPr>
        <w:t>。</w:t>
      </w:r>
      <w:r>
        <w:rPr>
          <w:rFonts w:hint="eastAsia"/>
          <w:b/>
          <w:bCs/>
          <w:lang w:val="en-US" w:eastAsia="zh-CN"/>
        </w:rPr>
        <w:t>如ftp://ftp.jnu.edu.cn</w:t>
      </w:r>
    </w:p>
    <w:p>
      <w:pPr>
        <w:numPr>
          <w:numId w:val="0"/>
        </w:numPr>
        <w:bidi w:val="0"/>
        <w:rPr>
          <w:rFonts w:hint="eastAsia"/>
          <w:b/>
          <w:bCs/>
          <w:lang w:val="en-US" w:eastAsia="zh-CN"/>
        </w:rPr>
      </w:pPr>
      <w:r>
        <w:rPr>
          <w:rFonts w:hint="eastAsia"/>
          <w:b/>
          <w:bCs/>
          <w:lang w:val="en-US" w:eastAsia="zh-CN"/>
        </w:rPr>
        <w:t>适的过滤条件，开始抓包</w:t>
      </w:r>
    </w:p>
    <w:p>
      <w:pPr>
        <w:numPr>
          <w:numId w:val="0"/>
        </w:numPr>
        <w:bidi w:val="0"/>
        <w:rPr>
          <w:rFonts w:hint="eastAsia"/>
          <w:b/>
          <w:bCs/>
          <w:lang w:val="en-US" w:eastAsia="zh-CN"/>
        </w:rPr>
      </w:pPr>
      <w:r>
        <w:drawing>
          <wp:inline distT="0" distB="0" distL="114300" distR="114300">
            <wp:extent cx="2853690" cy="837565"/>
            <wp:effectExtent l="0" t="0" r="11430" b="63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9"/>
                    <a:stretch>
                      <a:fillRect/>
                    </a:stretch>
                  </pic:blipFill>
                  <pic:spPr>
                    <a:xfrm>
                      <a:off x="0" y="0"/>
                      <a:ext cx="2853690" cy="837565"/>
                    </a:xfrm>
                    <a:prstGeom prst="rect">
                      <a:avLst/>
                    </a:prstGeom>
                    <a:noFill/>
                    <a:ln>
                      <a:noFill/>
                    </a:ln>
                  </pic:spPr>
                </pic:pic>
              </a:graphicData>
            </a:graphic>
          </wp:inline>
        </w:drawing>
      </w:r>
    </w:p>
    <w:p>
      <w:pPr>
        <w:numPr>
          <w:numId w:val="0"/>
        </w:numPr>
        <w:bidi w:val="0"/>
      </w:pPr>
      <w:r>
        <w:drawing>
          <wp:inline distT="0" distB="0" distL="114300" distR="114300">
            <wp:extent cx="4635500" cy="2846070"/>
            <wp:effectExtent l="0" t="0" r="12700" b="381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0"/>
                    <a:stretch>
                      <a:fillRect/>
                    </a:stretch>
                  </pic:blipFill>
                  <pic:spPr>
                    <a:xfrm>
                      <a:off x="0" y="0"/>
                      <a:ext cx="4635500" cy="2846070"/>
                    </a:xfrm>
                    <a:prstGeom prst="rect">
                      <a:avLst/>
                    </a:prstGeom>
                    <a:noFill/>
                    <a:ln>
                      <a:noFill/>
                    </a:ln>
                  </pic:spPr>
                </pic:pic>
              </a:graphicData>
            </a:graphic>
          </wp:inline>
        </w:drawing>
      </w:r>
    </w:p>
    <w:p>
      <w:pPr>
        <w:numPr>
          <w:ilvl w:val="0"/>
          <w:numId w:val="10"/>
        </w:numPr>
        <w:bidi w:val="0"/>
        <w:ind w:left="0" w:leftChars="0" w:firstLine="0" w:firstLineChars="0"/>
        <w:rPr>
          <w:rFonts w:hint="default" w:eastAsia="宋体"/>
          <w:b/>
          <w:bCs/>
          <w:lang w:val="en-US" w:eastAsia="zh-CN"/>
        </w:rPr>
      </w:pPr>
      <w:r>
        <w:rPr>
          <w:rFonts w:hint="eastAsia"/>
          <w:b/>
          <w:bCs/>
          <w:lang w:val="en-US" w:eastAsia="zh-CN"/>
        </w:rPr>
        <w:t>捕获内容</w:t>
      </w:r>
    </w:p>
    <w:p>
      <w:pPr>
        <w:numPr>
          <w:numId w:val="0"/>
        </w:numPr>
        <w:bidi w:val="0"/>
        <w:ind w:leftChars="0"/>
      </w:pPr>
      <w:r>
        <w:drawing>
          <wp:inline distT="0" distB="0" distL="114300" distR="114300">
            <wp:extent cx="5266690" cy="2849880"/>
            <wp:effectExtent l="0" t="0" r="635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1"/>
                    <a:stretch>
                      <a:fillRect/>
                    </a:stretch>
                  </pic:blipFill>
                  <pic:spPr>
                    <a:xfrm>
                      <a:off x="0" y="0"/>
                      <a:ext cx="5266690" cy="2849880"/>
                    </a:xfrm>
                    <a:prstGeom prst="rect">
                      <a:avLst/>
                    </a:prstGeom>
                    <a:noFill/>
                    <a:ln>
                      <a:noFill/>
                    </a:ln>
                  </pic:spPr>
                </pic:pic>
              </a:graphicData>
            </a:graphic>
          </wp:inline>
        </w:drawing>
      </w:r>
    </w:p>
    <w:p>
      <w:pPr>
        <w:numPr>
          <w:numId w:val="0"/>
        </w:numPr>
        <w:bidi w:val="0"/>
        <w:ind w:leftChars="0"/>
        <w:rPr>
          <w:rFonts w:hint="eastAsia" w:ascii="宋体" w:hAnsi="宋体"/>
          <w:lang w:eastAsia="zh-CN"/>
        </w:rPr>
      </w:pPr>
      <w:r>
        <w:rPr>
          <w:rFonts w:hint="eastAsia"/>
          <w:lang w:val="en-US" w:eastAsia="zh-CN"/>
        </w:rPr>
        <w:t>发现数据中并没有3次握手，经过查询后发现</w:t>
      </w:r>
      <w:r>
        <w:rPr>
          <w:rFonts w:hint="eastAsia" w:ascii="宋体" w:hAnsi="宋体" w:eastAsia="宋体"/>
        </w:rPr>
        <w:t>F</w:t>
      </w:r>
      <w:r>
        <w:rPr>
          <w:rFonts w:ascii="宋体" w:hAnsi="宋体" w:eastAsia="宋体"/>
        </w:rPr>
        <w:t>TP</w:t>
      </w:r>
      <w:r>
        <w:rPr>
          <w:rFonts w:hint="eastAsia" w:ascii="宋体" w:hAnsi="宋体" w:eastAsia="宋体"/>
        </w:rPr>
        <w:t>的客户和服务器之间需要建立T</w:t>
      </w:r>
      <w:r>
        <w:rPr>
          <w:rFonts w:ascii="宋体" w:hAnsi="宋体" w:eastAsia="宋体"/>
        </w:rPr>
        <w:t>CP</w:t>
      </w:r>
      <w:r>
        <w:rPr>
          <w:rFonts w:hint="eastAsia" w:ascii="宋体" w:hAnsi="宋体" w:eastAsia="宋体"/>
        </w:rPr>
        <w:t>连接</w:t>
      </w:r>
      <w:r>
        <w:rPr>
          <w:rFonts w:hint="eastAsia" w:ascii="宋体" w:hAnsi="宋体"/>
          <w:lang w:eastAsia="zh-CN"/>
        </w:rPr>
        <w:t>，</w:t>
      </w:r>
      <w:r>
        <w:rPr>
          <w:rFonts w:hint="eastAsia" w:ascii="宋体" w:hAnsi="宋体"/>
          <w:lang w:val="en-US" w:eastAsia="zh-CN"/>
        </w:rPr>
        <w:t>所以</w:t>
      </w:r>
      <w:r>
        <w:rPr>
          <w:rFonts w:hint="eastAsia"/>
          <w:lang w:val="en-US" w:eastAsia="zh-CN"/>
        </w:rPr>
        <w:t>重新设置过滤条件，</w:t>
      </w:r>
      <w:r>
        <w:fldChar w:fldCharType="begin"/>
      </w:r>
      <w:r>
        <w:instrText xml:space="preserve"> HYPERLINK "ftp://ftp.jnu.edu.cn" </w:instrText>
      </w:r>
      <w:r>
        <w:fldChar w:fldCharType="separate"/>
      </w:r>
      <w:r>
        <w:rPr>
          <w:rStyle w:val="8"/>
          <w:rFonts w:ascii="宋体" w:hAnsi="宋体" w:eastAsia="宋体"/>
        </w:rPr>
        <w:t>ftp.jnu.edu.cn</w:t>
      </w:r>
      <w:r>
        <w:rPr>
          <w:rStyle w:val="8"/>
          <w:rFonts w:ascii="宋体" w:hAnsi="宋体" w:eastAsia="宋体"/>
        </w:rPr>
        <w:fldChar w:fldCharType="end"/>
      </w:r>
      <w:r>
        <w:rPr>
          <w:rFonts w:hint="eastAsia" w:ascii="宋体" w:hAnsi="宋体" w:eastAsia="宋体"/>
        </w:rPr>
        <w:t>的IP地址1</w:t>
      </w:r>
      <w:r>
        <w:rPr>
          <w:rFonts w:ascii="宋体" w:hAnsi="宋体" w:eastAsia="宋体"/>
        </w:rPr>
        <w:t>92.168.10.183</w:t>
      </w:r>
      <w:r>
        <w:rPr>
          <w:rFonts w:hint="eastAsia" w:ascii="宋体" w:hAnsi="宋体"/>
          <w:lang w:eastAsia="zh-CN"/>
        </w:rPr>
        <w:t>。</w:t>
      </w:r>
    </w:p>
    <w:p>
      <w:pPr>
        <w:numPr>
          <w:ilvl w:val="0"/>
          <w:numId w:val="10"/>
        </w:numPr>
        <w:bidi w:val="0"/>
        <w:ind w:left="0" w:leftChars="0" w:firstLine="0" w:firstLineChars="0"/>
        <w:rPr>
          <w:rFonts w:hint="default" w:ascii="宋体" w:hAnsi="宋体"/>
          <w:b/>
          <w:bCs/>
          <w:lang w:val="en-US" w:eastAsia="zh-CN"/>
        </w:rPr>
      </w:pPr>
      <w:r>
        <w:rPr>
          <w:rFonts w:hint="eastAsia" w:ascii="宋体" w:hAnsi="宋体"/>
          <w:b/>
          <w:bCs/>
          <w:lang w:val="en-US" w:eastAsia="zh-CN"/>
        </w:rPr>
        <w:t>更改过滤条件重新捕获</w:t>
      </w:r>
    </w:p>
    <w:p>
      <w:pPr>
        <w:numPr>
          <w:numId w:val="0"/>
        </w:numPr>
        <w:bidi w:val="0"/>
        <w:ind w:leftChars="0"/>
        <w:rPr>
          <w:rFonts w:hint="eastAsia" w:ascii="宋体" w:hAnsi="宋体" w:eastAsia="宋体"/>
        </w:rPr>
      </w:pPr>
      <w:r>
        <w:rPr>
          <w:rFonts w:hint="eastAsia" w:ascii="宋体" w:hAnsi="宋体" w:eastAsia="宋体"/>
        </w:rPr>
        <w:t>更改过滤器条件为</w:t>
      </w:r>
      <w:r>
        <w:rPr>
          <w:rFonts w:ascii="宋体" w:hAnsi="宋体" w:eastAsia="宋体"/>
        </w:rPr>
        <w:t>ip.addr==192.168.10.183</w:t>
      </w:r>
      <w:r>
        <w:rPr>
          <w:rFonts w:hint="eastAsia" w:ascii="宋体" w:hAnsi="宋体" w:eastAsia="宋体"/>
        </w:rPr>
        <w:t>，以此捕获访问ftp的所有数据包</w:t>
      </w:r>
    </w:p>
    <w:p>
      <w:pPr>
        <w:numPr>
          <w:numId w:val="0"/>
        </w:numPr>
        <w:bidi w:val="0"/>
        <w:ind w:leftChars="0"/>
      </w:pPr>
      <w:r>
        <w:drawing>
          <wp:inline distT="0" distB="0" distL="114300" distR="114300">
            <wp:extent cx="3337560" cy="1196340"/>
            <wp:effectExtent l="0" t="0" r="0" b="762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2"/>
                    <a:stretch>
                      <a:fillRect/>
                    </a:stretch>
                  </pic:blipFill>
                  <pic:spPr>
                    <a:xfrm>
                      <a:off x="0" y="0"/>
                      <a:ext cx="3337560" cy="1196340"/>
                    </a:xfrm>
                    <a:prstGeom prst="rect">
                      <a:avLst/>
                    </a:prstGeom>
                    <a:noFill/>
                    <a:ln>
                      <a:noFill/>
                    </a:ln>
                  </pic:spPr>
                </pic:pic>
              </a:graphicData>
            </a:graphic>
          </wp:inline>
        </w:drawing>
      </w:r>
    </w:p>
    <w:p>
      <w:pPr>
        <w:numPr>
          <w:ilvl w:val="0"/>
          <w:numId w:val="10"/>
        </w:numPr>
        <w:bidi w:val="0"/>
        <w:ind w:left="0" w:leftChars="0" w:firstLine="0" w:firstLineChars="0"/>
        <w:rPr>
          <w:rFonts w:hint="default" w:eastAsia="宋体"/>
          <w:b/>
          <w:bCs/>
          <w:lang w:val="en-US" w:eastAsia="zh-CN"/>
        </w:rPr>
      </w:pPr>
      <w:r>
        <w:rPr>
          <w:rFonts w:hint="eastAsia"/>
          <w:b/>
          <w:bCs/>
          <w:lang w:val="en-US" w:eastAsia="zh-CN"/>
        </w:rPr>
        <w:t>对抓取的FTP进行分析</w:t>
      </w:r>
    </w:p>
    <w:p>
      <w:pPr>
        <w:numPr>
          <w:numId w:val="0"/>
        </w:numPr>
        <w:bidi w:val="0"/>
        <w:ind w:leftChars="0"/>
        <w:rPr>
          <w:rFonts w:hint="default" w:eastAsia="宋体"/>
          <w:b/>
          <w:bCs/>
          <w:lang w:val="en-US" w:eastAsia="zh-CN"/>
        </w:rPr>
      </w:pPr>
      <w:r>
        <w:drawing>
          <wp:inline distT="0" distB="0" distL="114300" distR="114300">
            <wp:extent cx="5273040" cy="4437380"/>
            <wp:effectExtent l="0" t="0" r="0" b="1270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3"/>
                    <a:stretch>
                      <a:fillRect/>
                    </a:stretch>
                  </pic:blipFill>
                  <pic:spPr>
                    <a:xfrm>
                      <a:off x="0" y="0"/>
                      <a:ext cx="5273040" cy="443738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控制连接的端口：</w:t>
      </w:r>
    </w:p>
    <w:p>
      <w:pPr>
        <w:bidi w:val="0"/>
        <w:rPr>
          <w:rFonts w:hint="eastAsia"/>
        </w:rPr>
      </w:pPr>
      <w:r>
        <w:rPr>
          <w:rFonts w:hint="eastAsia"/>
          <w:b/>
          <w:bCs/>
        </w:rPr>
        <w:t>客户端</w:t>
      </w:r>
      <w:r>
        <w:rPr>
          <w:rFonts w:hint="eastAsia"/>
          <w:b/>
          <w:bCs/>
          <w:lang w:val="en-US" w:eastAsia="zh-CN"/>
        </w:rPr>
        <w:t>172.26.206.213</w:t>
      </w:r>
      <w:r>
        <w:rPr>
          <w:rFonts w:hint="eastAsia"/>
          <w:b/>
          <w:bCs/>
        </w:rPr>
        <w:t>首先经由端口</w:t>
      </w:r>
      <w:r>
        <w:rPr>
          <w:rFonts w:hint="eastAsia"/>
          <w:b/>
          <w:bCs/>
          <w:lang w:val="en-US" w:eastAsia="zh-CN"/>
        </w:rPr>
        <w:t>64338</w:t>
      </w:r>
      <w:r>
        <w:t>与</w:t>
      </w:r>
      <w:r>
        <w:rPr>
          <w:b/>
          <w:bCs/>
        </w:rPr>
        <w:t>FTP</w:t>
      </w:r>
      <w:r>
        <w:rPr>
          <w:rFonts w:hint="eastAsia"/>
          <w:b/>
          <w:bCs/>
        </w:rPr>
        <w:t>服务器</w:t>
      </w:r>
      <w:r>
        <w:rPr>
          <w:rFonts w:hint="eastAsia"/>
          <w:b/>
          <w:bCs/>
          <w:lang w:val="en-US" w:eastAsia="zh-CN"/>
        </w:rPr>
        <w:t>192.168.10.183</w:t>
      </w:r>
      <w:r>
        <w:rPr>
          <w:rFonts w:hint="eastAsia"/>
          <w:b/>
          <w:bCs/>
        </w:rPr>
        <w:t>端口21</w:t>
      </w:r>
      <w:r>
        <w:rPr>
          <w:rFonts w:hint="eastAsia"/>
        </w:rPr>
        <w:t>经过TCP三次握手建立连接，建立连接成功后，</w:t>
      </w:r>
      <w:r>
        <w:t>FTP</w:t>
      </w:r>
      <w:r>
        <w:rPr>
          <w:rFonts w:hint="eastAsia"/>
        </w:rPr>
        <w:t>服务器返回状态码</w:t>
      </w:r>
      <w:r>
        <w:t>220</w:t>
      </w:r>
      <w:r>
        <w:rPr>
          <w:rFonts w:hint="eastAsia"/>
        </w:rPr>
        <w:t>，表示服务就绪。</w:t>
      </w:r>
      <w:r>
        <w:t>登陆过程首先由终端向FTP</w:t>
      </w:r>
      <w:r>
        <w:rPr>
          <w:rFonts w:hint="eastAsia"/>
        </w:rPr>
        <w:t>服务器发送</w:t>
      </w:r>
      <w:r>
        <w:rPr>
          <w:rFonts w:hint="eastAsia"/>
          <w:lang w:val="en-US" w:eastAsia="zh-CN"/>
        </w:rPr>
        <w:t>匿名用户</w:t>
      </w:r>
      <w:r>
        <w:rPr>
          <w:rFonts w:hint="eastAsia"/>
        </w:rPr>
        <w:t>并等待验证。用户名验证通过后，</w:t>
      </w:r>
      <w:r>
        <w:t>FTP</w:t>
      </w:r>
      <w:r>
        <w:rPr>
          <w:rFonts w:hint="eastAsia"/>
        </w:rPr>
        <w:t>服务器返回状态码</w:t>
      </w:r>
      <w:r>
        <w:t>331</w:t>
      </w:r>
      <w:r>
        <w:rPr>
          <w:rFonts w:hint="eastAsia"/>
        </w:rPr>
        <w:t>，表示用户名验证已通过并需要输入密码。终端将登陆密码发送给</w:t>
      </w:r>
      <w:r>
        <w:t>FTP</w:t>
      </w:r>
      <w:r>
        <w:rPr>
          <w:rFonts w:hint="eastAsia"/>
        </w:rPr>
        <w:t>服务器，</w:t>
      </w:r>
      <w:r>
        <w:t>FTP</w:t>
      </w:r>
      <w:r>
        <w:rPr>
          <w:rFonts w:hint="eastAsia"/>
        </w:rPr>
        <w:t>服务器验证后返回状态码</w:t>
      </w:r>
      <w:r>
        <w:t>230</w:t>
      </w:r>
      <w:r>
        <w:rPr>
          <w:rFonts w:hint="eastAsia"/>
        </w:rPr>
        <w:t>，表示用户已经登陆。</w:t>
      </w:r>
      <w:r>
        <w:t>终端向FTP</w:t>
      </w:r>
      <w:r>
        <w:rPr>
          <w:rFonts w:hint="eastAsia"/>
        </w:rPr>
        <w:t>服务器发送命令</w:t>
      </w:r>
      <w:r>
        <w:t xml:space="preserve">“TYPE </w:t>
      </w:r>
      <w:r>
        <w:rPr>
          <w:rFonts w:hint="eastAsia"/>
        </w:rPr>
        <w:t>A</w:t>
      </w:r>
      <w:r>
        <w:t>”</w:t>
      </w:r>
      <w:r>
        <w:rPr>
          <w:rFonts w:hint="eastAsia"/>
        </w:rPr>
        <w:t>，表示设置文件传输类型为</w:t>
      </w:r>
      <w:r>
        <w:t>ASCII</w:t>
      </w:r>
      <w:r>
        <w:rPr>
          <w:rFonts w:hint="eastAsia"/>
        </w:rPr>
        <w:t>，</w:t>
      </w:r>
      <w:r>
        <w:t>FTP</w:t>
      </w:r>
      <w:r>
        <w:rPr>
          <w:rFonts w:hint="eastAsia"/>
        </w:rPr>
        <w:t xml:space="preserve">服务器返回状态码 </w:t>
      </w:r>
      <w:r>
        <w:t>200</w:t>
      </w:r>
      <w:r>
        <w:rPr>
          <w:rFonts w:hint="eastAsia"/>
        </w:rPr>
        <w:t>，表示命令执行成功。</w:t>
      </w:r>
    </w:p>
    <w:p>
      <w:pPr>
        <w:bidi w:val="0"/>
        <w:rPr>
          <w:rFonts w:hint="default" w:eastAsia="宋体"/>
          <w:lang w:val="en-US" w:eastAsia="zh-CN"/>
        </w:rPr>
      </w:pPr>
      <w:r>
        <w:rPr>
          <w:rFonts w:hint="eastAsia"/>
          <w:lang w:val="en-US" w:eastAsia="zh-CN"/>
        </w:rPr>
        <w:t>数据连接的端口：</w:t>
      </w:r>
    </w:p>
    <w:p>
      <w:pPr>
        <w:bidi w:val="0"/>
        <w:rPr>
          <w:rFonts w:hint="eastAsia"/>
        </w:rPr>
      </w:pPr>
      <w:r>
        <w:rPr>
          <w:rFonts w:hint="eastAsia"/>
        </w:rPr>
        <w:t>客户端请求被动模式，FTP服务器通过21端口返回</w:t>
      </w:r>
      <w:r>
        <w:t>227 Entering Passive Mode (</w:t>
      </w:r>
      <w:r>
        <w:rPr>
          <w:rFonts w:hint="eastAsia"/>
          <w:lang w:val="en-US" w:eastAsia="zh-CN"/>
        </w:rPr>
        <w:t>192，168，10，183，229，150</w:t>
      </w:r>
      <w:r>
        <w:t>)</w:t>
      </w:r>
      <w:r>
        <w:rPr>
          <w:rFonts w:hint="eastAsia"/>
        </w:rPr>
        <w:t>，</w:t>
      </w:r>
      <w:r>
        <w:rPr>
          <w:rFonts w:hint="eastAsia"/>
          <w:b/>
          <w:bCs/>
        </w:rPr>
        <w:t>服务器将开放端口</w:t>
      </w:r>
      <w:r>
        <w:rPr>
          <w:rFonts w:hint="eastAsia"/>
          <w:b/>
          <w:bCs/>
          <w:lang w:val="en-US" w:eastAsia="zh-CN"/>
        </w:rPr>
        <w:t>58774</w:t>
      </w:r>
      <w:r>
        <w:rPr>
          <w:rFonts w:hint="eastAsia"/>
        </w:rPr>
        <w:t>接受来自</w:t>
      </w:r>
      <w:r>
        <w:rPr>
          <w:rFonts w:hint="eastAsia"/>
          <w:b/>
          <w:bCs/>
        </w:rPr>
        <w:t>客户端</w:t>
      </w:r>
      <w:r>
        <w:rPr>
          <w:rFonts w:hint="eastAsia"/>
          <w:b/>
          <w:bCs/>
          <w:lang w:val="en-US" w:eastAsia="zh-CN"/>
        </w:rPr>
        <w:t>64339</w:t>
      </w:r>
      <w:r>
        <w:rPr>
          <w:rFonts w:hint="eastAsia"/>
          <w:b/>
          <w:bCs/>
        </w:rPr>
        <w:t>的数据连接</w:t>
      </w:r>
      <w:r>
        <w:rPr>
          <w:rFonts w:hint="eastAsia"/>
        </w:rPr>
        <w:t>，客户端则将使用端口进行数据连接。</w:t>
      </w:r>
    </w:p>
    <w:p>
      <w:pPr>
        <w:numPr>
          <w:ilvl w:val="0"/>
          <w:numId w:val="10"/>
        </w:numPr>
        <w:bidi w:val="0"/>
        <w:ind w:left="0" w:leftChars="0" w:firstLine="0" w:firstLineChars="0"/>
        <w:rPr>
          <w:rFonts w:hint="eastAsia"/>
          <w:b/>
          <w:bCs/>
        </w:rPr>
      </w:pPr>
      <w:r>
        <w:rPr>
          <w:b/>
          <w:bCs/>
        </w:rPr>
        <w:t>命令端口</w:t>
      </w:r>
      <w:r>
        <w:rPr>
          <w:rFonts w:hint="eastAsia"/>
          <w:b/>
          <w:bCs/>
        </w:rPr>
        <w:t>和</w:t>
      </w:r>
      <w:r>
        <w:rPr>
          <w:b/>
          <w:bCs/>
        </w:rPr>
        <w:t>数据端口</w:t>
      </w:r>
    </w:p>
    <w:p>
      <w:pPr>
        <w:bidi w:val="0"/>
        <w:rPr>
          <w:rFonts w:hint="eastAsia"/>
        </w:rPr>
      </w:pPr>
      <w:r>
        <w:t>一般来说，客户端有一个 Socket 用来连接 FTP 服务器的相关端口，它负责 FTP 命令的发送和接收返回的响应信息。一些操作如“登录”、“改变目录”、“删除文件”，依靠这个连接发送命令就可完成。</w:t>
      </w:r>
      <w:r>
        <w:rPr>
          <w:rFonts w:hint="eastAsia"/>
        </w:rPr>
        <w:t>服务器的命令</w:t>
      </w:r>
      <w:r>
        <w:t>端口</w:t>
      </w:r>
      <w:r>
        <w:rPr>
          <w:rFonts w:hint="eastAsia"/>
        </w:rPr>
        <w:t>号</w:t>
      </w:r>
      <w:r>
        <w:t>一般是21</w:t>
      </w:r>
      <w:r>
        <w:rPr>
          <w:rFonts w:hint="eastAsia"/>
        </w:rPr>
        <w:t>。</w:t>
      </w:r>
      <w:bookmarkStart w:id="24" w:name="数据端口|outline"/>
    </w:p>
    <w:bookmarkEnd w:id="24"/>
    <w:p>
      <w:pPr>
        <w:bidi w:val="0"/>
      </w:pPr>
      <w:r>
        <w:t>对于有数据传输的操作，主要是显示目录列表，上传、下载文件，我们需要依靠另一个Socket来完成。</w:t>
      </w:r>
    </w:p>
    <w:p>
      <w:pPr>
        <w:bidi w:val="0"/>
      </w:pPr>
      <w:r>
        <w:t>如果使用被动模式，通常服务器端会返回一个端口号。客户端需要用另开一个Socket来连接这个端口，然后我们可根据操作来发送命令，数据会通过新开的一个端口传输。</w:t>
      </w:r>
    </w:p>
    <w:p>
      <w:pPr>
        <w:bidi w:val="0"/>
        <w:rPr>
          <w:rFonts w:hint="eastAsia"/>
        </w:rPr>
      </w:pPr>
      <w:r>
        <w:t>如果使用主动模式，通常客户端会发送一个端口号给服务器端，并在这个端口监听。服务器需要连接到客户端开启的这个数据端口，并进行数据的传输。</w:t>
      </w:r>
      <w:r>
        <w:rPr>
          <w:rFonts w:hint="eastAsia"/>
        </w:rPr>
        <w:t>主动模式下，服务器的数据端口号一般是</w:t>
      </w:r>
      <w:r>
        <w:t>20</w:t>
      </w:r>
      <w:r>
        <w:rPr>
          <w:rFonts w:hint="eastAsia"/>
        </w:rPr>
        <w:t>。</w:t>
      </w:r>
    </w:p>
    <w:p>
      <w:pPr>
        <w:bidi w:val="0"/>
        <w:rPr>
          <w:rFonts w:hint="eastAsia"/>
        </w:rPr>
      </w:pPr>
    </w:p>
    <w:p>
      <w:pPr>
        <w:rPr>
          <w:rFonts w:hint="eastAsia" w:ascii="Arial" w:hAnsi="Arial" w:cs="Arial"/>
          <w:b w:val="0"/>
          <w:bCs w:val="0"/>
          <w:color w:val="000000"/>
          <w:sz w:val="21"/>
          <w:szCs w:val="21"/>
          <w:lang w:val="en-US" w:eastAsia="zh-CN"/>
        </w:rPr>
      </w:pPr>
      <w:r>
        <w:rPr>
          <w:rFonts w:hint="eastAsia"/>
          <w:b/>
          <w:bCs/>
          <w:sz w:val="21"/>
          <w:szCs w:val="21"/>
          <w:lang w:val="en-US" w:eastAsia="zh-CN"/>
        </w:rPr>
        <w:t>四</w:t>
      </w:r>
      <w:r>
        <w:rPr>
          <w:rFonts w:hint="eastAsia"/>
          <w:b/>
          <w:bCs/>
          <w:sz w:val="21"/>
          <w:szCs w:val="21"/>
          <w:lang w:eastAsia="zh-CN"/>
        </w:rPr>
        <w:t>、</w:t>
      </w:r>
      <w:r>
        <w:rPr>
          <w:rFonts w:hint="eastAsia"/>
          <w:b/>
          <w:bCs/>
        </w:rPr>
        <w:t xml:space="preserve"> </w:t>
      </w:r>
      <w:r>
        <w:rPr>
          <w:rFonts w:hint="eastAsia"/>
          <w:b/>
          <w:bCs/>
          <w:lang w:val="en-US" w:eastAsia="zh-CN"/>
        </w:rPr>
        <w:t>SMTP和POP协议分析</w:t>
      </w:r>
    </w:p>
    <w:p>
      <w:pPr>
        <w:bidi w:val="0"/>
        <w:ind w:firstLine="420" w:firstLineChars="200"/>
        <w:rPr>
          <w:rFonts w:hint="eastAsia"/>
        </w:rPr>
      </w:pPr>
      <w:r>
        <w:rPr>
          <w:rFonts w:hint="eastAsia"/>
          <w:lang w:val="en-US" w:eastAsia="zh-CN"/>
        </w:rPr>
        <w:t>基于Web的邮件或客户端的邮件软件（如outlook）收发邮件，捕获数据报分析邮件收发过程和SMTP、POP3等协议格式和工作过程。</w:t>
      </w:r>
    </w:p>
    <w:p>
      <w:pPr>
        <w:bidi w:val="0"/>
        <w:rPr>
          <w:rFonts w:hint="eastAsia"/>
          <w:lang w:val="en-US" w:eastAsia="zh-CN"/>
        </w:rPr>
      </w:pPr>
      <w:r>
        <w:rPr>
          <w:rFonts w:hint="eastAsia"/>
          <w:lang w:val="en-US" w:eastAsia="zh-CN"/>
        </w:rPr>
        <w:t>注意：</w:t>
      </w:r>
    </w:p>
    <w:p>
      <w:pPr>
        <w:bidi w:val="0"/>
        <w:rPr>
          <w:rFonts w:hint="default"/>
          <w:lang w:val="en-US" w:eastAsia="zh-CN"/>
        </w:rPr>
      </w:pPr>
      <w:r>
        <w:rPr>
          <w:rFonts w:hint="eastAsia"/>
          <w:lang w:val="en-US" w:eastAsia="zh-CN"/>
        </w:rPr>
        <w:t>1、可以利用windows自带组件</w:t>
      </w:r>
      <w:r>
        <w:rPr>
          <w:rFonts w:hint="eastAsia"/>
        </w:rPr>
        <w:t>安装SMTP服务器</w:t>
      </w:r>
      <w:r>
        <w:rPr>
          <w:rFonts w:hint="eastAsia"/>
          <w:lang w:eastAsia="zh-CN"/>
        </w:rPr>
        <w:t>，</w:t>
      </w:r>
      <w:r>
        <w:rPr>
          <w:rFonts w:hint="eastAsia"/>
          <w:lang w:val="en-US" w:eastAsia="zh-CN"/>
        </w:rPr>
        <w:t>并配置</w:t>
      </w:r>
      <w:r>
        <w:rPr>
          <w:rFonts w:hint="eastAsia"/>
        </w:rPr>
        <w:t>邮件服务器</w:t>
      </w:r>
      <w:r>
        <w:rPr>
          <w:rFonts w:hint="eastAsia"/>
          <w:lang w:eastAsia="zh-CN"/>
        </w:rPr>
        <w:t>，</w:t>
      </w:r>
      <w:r>
        <w:rPr>
          <w:rFonts w:hint="eastAsia"/>
          <w:lang w:val="en-US" w:eastAsia="zh-CN"/>
        </w:rPr>
        <w:t>并访问。</w:t>
      </w:r>
    </w:p>
    <w:p>
      <w:pPr>
        <w:bidi w:val="0"/>
        <w:rPr>
          <w:rFonts w:hint="default"/>
          <w:lang w:val="en-US" w:eastAsia="zh-CN"/>
        </w:rPr>
      </w:pPr>
      <w:r>
        <w:rPr>
          <w:rFonts w:hint="eastAsia"/>
          <w:lang w:val="en-US" w:eastAsia="zh-CN"/>
        </w:rPr>
        <w:t>2、</w:t>
      </w:r>
      <w:r>
        <w:rPr>
          <w:rFonts w:hint="eastAsia"/>
          <w:lang w:val="en-US" w:eastAsia="zh-CN"/>
        </w:rPr>
        <w:tab/>
      </w:r>
      <w:r>
        <w:rPr>
          <w:rFonts w:hint="eastAsia"/>
          <w:lang w:val="en-US" w:eastAsia="zh-CN"/>
        </w:rPr>
        <w:t>什么情况下可以捕获POP或SMTP数据包</w:t>
      </w:r>
    </w:p>
    <w:p>
      <w:pPr>
        <w:numPr>
          <w:numId w:val="0"/>
        </w:numPr>
        <w:bidi w:val="0"/>
        <w:ind w:leftChars="0"/>
        <w:rPr>
          <w:rFonts w:hint="default"/>
          <w:lang w:val="en-US" w:eastAsia="zh-CN"/>
        </w:rPr>
      </w:pPr>
    </w:p>
    <w:p>
      <w:pPr>
        <w:numPr>
          <w:numId w:val="0"/>
        </w:numPr>
        <w:bidi w:val="0"/>
        <w:ind w:leftChars="0"/>
        <w:rPr>
          <w:rFonts w:hint="eastAsia"/>
          <w:b/>
          <w:bCs/>
          <w:lang w:val="en-US" w:eastAsia="zh-CN"/>
        </w:rPr>
      </w:pPr>
      <w:r>
        <w:rPr>
          <w:rFonts w:hint="eastAsia"/>
          <w:b/>
          <w:bCs/>
          <w:lang w:val="en-US" w:eastAsia="zh-CN"/>
        </w:rPr>
        <w:t>实验步骤：</w:t>
      </w:r>
    </w:p>
    <w:p>
      <w:pPr>
        <w:numPr>
          <w:ilvl w:val="0"/>
          <w:numId w:val="11"/>
        </w:numPr>
        <w:bidi w:val="0"/>
        <w:rPr>
          <w:rFonts w:hint="default"/>
          <w:b/>
          <w:bCs/>
          <w:lang w:val="en-US" w:eastAsia="zh-CN"/>
        </w:rPr>
      </w:pPr>
      <w:r>
        <w:rPr>
          <w:rFonts w:hint="eastAsia"/>
          <w:b/>
          <w:bCs/>
          <w:lang w:val="en-US" w:eastAsia="zh-CN"/>
        </w:rPr>
        <w:t>在qq邮箱和163邮箱开启相关服务</w:t>
      </w:r>
    </w:p>
    <w:p>
      <w:pPr>
        <w:numPr>
          <w:numId w:val="0"/>
        </w:numPr>
        <w:bidi w:val="0"/>
      </w:pPr>
      <w:r>
        <w:drawing>
          <wp:inline distT="0" distB="0" distL="114300" distR="114300">
            <wp:extent cx="5269865" cy="1928495"/>
            <wp:effectExtent l="0" t="0" r="3175" b="698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4"/>
                    <a:stretch>
                      <a:fillRect/>
                    </a:stretch>
                  </pic:blipFill>
                  <pic:spPr>
                    <a:xfrm>
                      <a:off x="0" y="0"/>
                      <a:ext cx="5269865" cy="1928495"/>
                    </a:xfrm>
                    <a:prstGeom prst="rect">
                      <a:avLst/>
                    </a:prstGeom>
                    <a:noFill/>
                    <a:ln>
                      <a:noFill/>
                    </a:ln>
                  </pic:spPr>
                </pic:pic>
              </a:graphicData>
            </a:graphic>
          </wp:inline>
        </w:drawing>
      </w:r>
    </w:p>
    <w:p>
      <w:pPr>
        <w:numPr>
          <w:numId w:val="0"/>
        </w:numPr>
        <w:bidi w:val="0"/>
      </w:pPr>
      <w:r>
        <w:drawing>
          <wp:inline distT="0" distB="0" distL="114300" distR="114300">
            <wp:extent cx="5271135" cy="1116965"/>
            <wp:effectExtent l="0" t="0" r="1905" b="10795"/>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5"/>
                    <a:stretch>
                      <a:fillRect/>
                    </a:stretch>
                  </pic:blipFill>
                  <pic:spPr>
                    <a:xfrm>
                      <a:off x="0" y="0"/>
                      <a:ext cx="5271135" cy="1116965"/>
                    </a:xfrm>
                    <a:prstGeom prst="rect">
                      <a:avLst/>
                    </a:prstGeom>
                    <a:noFill/>
                    <a:ln>
                      <a:noFill/>
                    </a:ln>
                  </pic:spPr>
                </pic:pic>
              </a:graphicData>
            </a:graphic>
          </wp:inline>
        </w:drawing>
      </w:r>
    </w:p>
    <w:p>
      <w:pPr>
        <w:numPr>
          <w:ilvl w:val="0"/>
          <w:numId w:val="11"/>
        </w:numPr>
        <w:bidi w:val="0"/>
        <w:ind w:left="0" w:leftChars="0" w:firstLine="0" w:firstLineChars="0"/>
        <w:rPr>
          <w:rFonts w:hint="default" w:eastAsia="宋体"/>
          <w:b/>
          <w:bCs/>
          <w:lang w:val="en-US" w:eastAsia="zh-CN"/>
        </w:rPr>
      </w:pPr>
      <w:r>
        <w:rPr>
          <w:rFonts w:hint="eastAsia"/>
          <w:b/>
          <w:bCs/>
          <w:lang w:val="en-US" w:eastAsia="zh-CN"/>
        </w:rPr>
        <w:t>下载并配置Foxmail</w:t>
      </w:r>
    </w:p>
    <w:p>
      <w:pPr>
        <w:numPr>
          <w:ilvl w:val="0"/>
          <w:numId w:val="12"/>
        </w:numPr>
        <w:bidi w:val="0"/>
        <w:ind w:leftChars="0"/>
        <w:rPr>
          <w:rFonts w:hint="eastAsia"/>
          <w:lang w:val="en-US" w:eastAsia="zh-CN"/>
        </w:rPr>
      </w:pPr>
      <w:r>
        <w:rPr>
          <w:rFonts w:hint="eastAsia"/>
          <w:lang w:val="en-US" w:eastAsia="zh-CN"/>
        </w:rPr>
        <w:t>下载Foxmail</w:t>
      </w:r>
    </w:p>
    <w:p>
      <w:pPr>
        <w:numPr>
          <w:ilvl w:val="0"/>
          <w:numId w:val="12"/>
        </w:numPr>
        <w:bidi w:val="0"/>
        <w:ind w:left="0" w:leftChars="0" w:firstLine="0" w:firstLineChars="0"/>
        <w:rPr>
          <w:rFonts w:hint="eastAsia"/>
          <w:lang w:val="en-US" w:eastAsia="zh-CN"/>
        </w:rPr>
      </w:pPr>
      <w:r>
        <w:rPr>
          <w:rFonts w:hint="eastAsia"/>
          <w:lang w:val="en-US" w:eastAsia="zh-CN"/>
        </w:rPr>
        <w:t>绑定163邮箱和qq邮箱账号</w:t>
      </w:r>
    </w:p>
    <w:p>
      <w:pPr>
        <w:numPr>
          <w:numId w:val="0"/>
        </w:numPr>
        <w:bidi w:val="0"/>
        <w:ind w:leftChars="0"/>
      </w:pPr>
      <w:r>
        <w:drawing>
          <wp:inline distT="0" distB="0" distL="114300" distR="114300">
            <wp:extent cx="2908300" cy="2818130"/>
            <wp:effectExtent l="0" t="0" r="2540" b="127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6"/>
                    <a:stretch>
                      <a:fillRect/>
                    </a:stretch>
                  </pic:blipFill>
                  <pic:spPr>
                    <a:xfrm>
                      <a:off x="0" y="0"/>
                      <a:ext cx="2908300" cy="2818130"/>
                    </a:xfrm>
                    <a:prstGeom prst="rect">
                      <a:avLst/>
                    </a:prstGeom>
                    <a:noFill/>
                    <a:ln>
                      <a:noFill/>
                    </a:ln>
                  </pic:spPr>
                </pic:pic>
              </a:graphicData>
            </a:graphic>
          </wp:inline>
        </w:drawing>
      </w:r>
    </w:p>
    <w:p>
      <w:pPr>
        <w:numPr>
          <w:ilvl w:val="0"/>
          <w:numId w:val="12"/>
        </w:numPr>
        <w:ind w:left="0" w:leftChars="0" w:firstLine="0" w:firstLineChars="0"/>
        <w:rPr>
          <w:rFonts w:hint="eastAsia" w:ascii="宋体" w:hAnsi="宋体" w:eastAsia="宋体" w:cs="Arial"/>
          <w:color w:val="000000"/>
          <w:szCs w:val="21"/>
        </w:rPr>
      </w:pPr>
      <w:r>
        <w:rPr>
          <w:rFonts w:hint="eastAsia" w:ascii="宋体" w:hAnsi="宋体" w:eastAsia="宋体" w:cs="Arial"/>
          <w:color w:val="000000"/>
          <w:szCs w:val="21"/>
        </w:rPr>
        <w:t>本次实验从qq邮箱发送邮件到163邮箱，</w:t>
      </w:r>
      <w:r>
        <w:rPr>
          <w:rFonts w:hint="eastAsia" w:ascii="宋体" w:hAnsi="宋体" w:cs="Arial"/>
          <w:color w:val="000000"/>
          <w:szCs w:val="21"/>
          <w:lang w:val="en-US" w:eastAsia="zh-CN"/>
        </w:rPr>
        <w:t>所以</w:t>
      </w:r>
      <w:r>
        <w:rPr>
          <w:rFonts w:hint="eastAsia" w:ascii="宋体" w:hAnsi="宋体" w:eastAsia="宋体" w:cs="Arial"/>
          <w:color w:val="000000"/>
          <w:szCs w:val="21"/>
        </w:rPr>
        <w:t>配置如下</w:t>
      </w:r>
    </w:p>
    <w:p>
      <w:pPr>
        <w:numPr>
          <w:numId w:val="0"/>
        </w:numPr>
        <w:ind w:leftChars="0"/>
        <w:rPr>
          <w:rFonts w:hint="eastAsia" w:ascii="宋体" w:hAnsi="宋体" w:cs="Arial"/>
          <w:color w:val="000000"/>
          <w:szCs w:val="21"/>
          <w:lang w:val="en-US" w:eastAsia="zh-CN"/>
        </w:rPr>
      </w:pPr>
      <w:r>
        <w:rPr>
          <w:rFonts w:hint="eastAsia" w:ascii="宋体" w:hAnsi="宋体" w:cs="Arial"/>
          <w:color w:val="000000"/>
          <w:szCs w:val="21"/>
          <w:lang w:val="en-US" w:eastAsia="zh-CN"/>
        </w:rPr>
        <w:t>163邮箱需手动配置</w:t>
      </w:r>
    </w:p>
    <w:p>
      <w:pPr>
        <w:numPr>
          <w:numId w:val="0"/>
        </w:numPr>
        <w:bidi w:val="0"/>
        <w:ind w:leftChars="0"/>
      </w:pPr>
      <w:r>
        <w:drawing>
          <wp:inline distT="0" distB="0" distL="114300" distR="114300">
            <wp:extent cx="2488565" cy="2463800"/>
            <wp:effectExtent l="0" t="0" r="10795" b="508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37"/>
                    <a:stretch>
                      <a:fillRect/>
                    </a:stretch>
                  </pic:blipFill>
                  <pic:spPr>
                    <a:xfrm>
                      <a:off x="0" y="0"/>
                      <a:ext cx="2488565" cy="2463800"/>
                    </a:xfrm>
                    <a:prstGeom prst="rect">
                      <a:avLst/>
                    </a:prstGeom>
                    <a:noFill/>
                    <a:ln>
                      <a:noFill/>
                    </a:ln>
                  </pic:spPr>
                </pic:pic>
              </a:graphicData>
            </a:graphic>
          </wp:inline>
        </w:drawing>
      </w:r>
    </w:p>
    <w:p>
      <w:pPr>
        <w:numPr>
          <w:numId w:val="0"/>
        </w:numPr>
        <w:bidi w:val="0"/>
        <w:ind w:leftChars="0"/>
        <w:rPr>
          <w:rFonts w:hint="eastAsia"/>
          <w:lang w:val="en-US" w:eastAsia="zh-CN"/>
        </w:rPr>
      </w:pPr>
      <w:r>
        <w:rPr>
          <w:rFonts w:hint="eastAsia"/>
          <w:lang w:val="en-US" w:eastAsia="zh-CN"/>
        </w:rPr>
        <w:t>qq邮箱配置</w:t>
      </w:r>
    </w:p>
    <w:p>
      <w:pPr>
        <w:numPr>
          <w:numId w:val="0"/>
        </w:numPr>
        <w:bidi w:val="0"/>
        <w:ind w:leftChars="0"/>
      </w:pPr>
      <w:r>
        <w:rPr>
          <w:sz w:val="21"/>
        </w:rPr>
        <mc:AlternateContent>
          <mc:Choice Requires="wps">
            <w:drawing>
              <wp:anchor distT="0" distB="0" distL="114300" distR="114300" simplePos="0" relativeHeight="251659264" behindDoc="0" locked="0" layoutInCell="1" allowOverlap="1">
                <wp:simplePos x="0" y="0"/>
                <wp:positionH relativeFrom="column">
                  <wp:posOffset>1778635</wp:posOffset>
                </wp:positionH>
                <wp:positionV relativeFrom="paragraph">
                  <wp:posOffset>858520</wp:posOffset>
                </wp:positionV>
                <wp:extent cx="140335" cy="310515"/>
                <wp:effectExtent l="14605" t="13970" r="27940" b="26035"/>
                <wp:wrapNone/>
                <wp:docPr id="50" name="矩形 50"/>
                <wp:cNvGraphicFramePr/>
                <a:graphic xmlns:a="http://schemas.openxmlformats.org/drawingml/2006/main">
                  <a:graphicData uri="http://schemas.microsoft.com/office/word/2010/wordprocessingShape">
                    <wps:wsp>
                      <wps:cNvSpPr/>
                      <wps:spPr>
                        <a:xfrm>
                          <a:off x="2921635" y="4942840"/>
                          <a:ext cx="140335" cy="310515"/>
                        </a:xfrm>
                        <a:prstGeom prst="rect">
                          <a:avLst/>
                        </a:prstGeom>
                        <a:noFill/>
                        <a:ln w="28575">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05pt;margin-top:67.6pt;height:24.45pt;width:11.05pt;z-index:251659264;v-text-anchor:middle;mso-width-relative:page;mso-height-relative:page;" filled="f" stroked="t" coordsize="21600,21600" o:gfxdata="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F6Vkc9kAAAALAQAADwAAAAAAAAABACAAAAAiAAAAZHJzL2Rvd25yZXYueG1sUEsB&#10;AhQAFAAAAAgAh07iQMybCn/YAgAAwAUAAA4AAAAAAAAAAQAgAAAAKAEAAGRycy9lMm9Eb2MueG1s&#10;UEsFBgAAAAAGAAYAWQEAAHIGAAAAAA==&#10;">
                <v:fill on="f" focussize="0,0"/>
                <v:stroke weight="2.25pt" color="#FF0000 [3204]" miterlimit="8" joinstyle="miter"/>
                <v:imagedata o:title=""/>
                <o:lock v:ext="edit" aspectratio="f"/>
              </v:rect>
            </w:pict>
          </mc:Fallback>
        </mc:AlternateContent>
      </w:r>
      <w:r>
        <w:drawing>
          <wp:inline distT="0" distB="0" distL="114300" distR="114300">
            <wp:extent cx="2732405" cy="2647315"/>
            <wp:effectExtent l="0" t="0" r="10795" b="4445"/>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8"/>
                    <a:stretch>
                      <a:fillRect/>
                    </a:stretch>
                  </pic:blipFill>
                  <pic:spPr>
                    <a:xfrm>
                      <a:off x="0" y="0"/>
                      <a:ext cx="2732405" cy="2647315"/>
                    </a:xfrm>
                    <a:prstGeom prst="rect">
                      <a:avLst/>
                    </a:prstGeom>
                    <a:noFill/>
                    <a:ln>
                      <a:noFill/>
                    </a:ln>
                  </pic:spPr>
                </pic:pic>
              </a:graphicData>
            </a:graphic>
          </wp:inline>
        </w:drawing>
      </w:r>
    </w:p>
    <w:p>
      <w:pPr>
        <w:numPr>
          <w:numId w:val="0"/>
        </w:numPr>
        <w:bidi w:val="0"/>
        <w:ind w:leftChars="0"/>
        <w:rPr>
          <w:rFonts w:hint="eastAsia"/>
          <w:lang w:val="en-US" w:eastAsia="zh-CN"/>
        </w:rPr>
      </w:pPr>
      <w:r>
        <w:rPr>
          <w:rFonts w:hint="eastAsia"/>
          <w:lang w:val="en-US" w:eastAsia="zh-CN"/>
        </w:rPr>
        <w:t>163邮箱配置</w:t>
      </w:r>
    </w:p>
    <w:p>
      <w:pPr>
        <w:numPr>
          <w:numId w:val="0"/>
        </w:numPr>
        <w:bidi w:val="0"/>
        <w:ind w:leftChars="0"/>
      </w:pPr>
      <w:r>
        <w:rPr>
          <w:sz w:val="21"/>
        </w:rPr>
        <mc:AlternateContent>
          <mc:Choice Requires="wps">
            <w:drawing>
              <wp:anchor distT="0" distB="0" distL="114300" distR="114300" simplePos="0" relativeHeight="251660288" behindDoc="0" locked="0" layoutInCell="1" allowOverlap="1">
                <wp:simplePos x="0" y="0"/>
                <wp:positionH relativeFrom="column">
                  <wp:posOffset>1748790</wp:posOffset>
                </wp:positionH>
                <wp:positionV relativeFrom="paragraph">
                  <wp:posOffset>882015</wp:posOffset>
                </wp:positionV>
                <wp:extent cx="140335" cy="310515"/>
                <wp:effectExtent l="14605" t="13970" r="27940" b="26035"/>
                <wp:wrapNone/>
                <wp:docPr id="51" name="矩形 51"/>
                <wp:cNvGraphicFramePr/>
                <a:graphic xmlns:a="http://schemas.openxmlformats.org/drawingml/2006/main">
                  <a:graphicData uri="http://schemas.microsoft.com/office/word/2010/wordprocessingShape">
                    <wps:wsp>
                      <wps:cNvSpPr/>
                      <wps:spPr>
                        <a:xfrm>
                          <a:off x="0" y="0"/>
                          <a:ext cx="140335" cy="3105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7pt;margin-top:69.45pt;height:24.45pt;width:11.05pt;z-index:251660288;v-text-anchor:middle;mso-width-relative:page;mso-height-relative:page;" filled="f" stroked="t" coordsize="21600,21600" o:gfxdata="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xHUYFdoAAAALAQAADwAAAAAAAAABACAAAAAiAAAAZHJzL2Rvd25yZXYu&#10;eG1sUEsBAhQAFAAAAAgAh07iQD/r7q9rAgAAzAQAAA4AAAAAAAAAAQAgAAAAKQEAAGRycy9lMm9E&#10;b2MueG1sUEsFBgAAAAAGAAYAWQEAAAYGAAAAAA==&#10;">
                <v:fill on="f" focussize="0,0"/>
                <v:stroke weight="2.25pt" color="#FF0000 [3204]" miterlimit="8" joinstyle="miter"/>
                <v:imagedata o:title=""/>
                <o:lock v:ext="edit" aspectratio="f"/>
              </v:rect>
            </w:pict>
          </mc:Fallback>
        </mc:AlternateContent>
      </w:r>
      <w:r>
        <w:drawing>
          <wp:inline distT="0" distB="0" distL="114300" distR="114300">
            <wp:extent cx="2698115" cy="2614295"/>
            <wp:effectExtent l="0" t="0" r="14605" b="698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39"/>
                    <a:stretch>
                      <a:fillRect/>
                    </a:stretch>
                  </pic:blipFill>
                  <pic:spPr>
                    <a:xfrm>
                      <a:off x="0" y="0"/>
                      <a:ext cx="2698115" cy="2614295"/>
                    </a:xfrm>
                    <a:prstGeom prst="rect">
                      <a:avLst/>
                    </a:prstGeom>
                    <a:noFill/>
                    <a:ln>
                      <a:noFill/>
                    </a:ln>
                  </pic:spPr>
                </pic:pic>
              </a:graphicData>
            </a:graphic>
          </wp:inline>
        </w:drawing>
      </w:r>
    </w:p>
    <w:p>
      <w:pPr>
        <w:numPr>
          <w:ilvl w:val="0"/>
          <w:numId w:val="12"/>
        </w:numPr>
        <w:bidi w:val="0"/>
        <w:ind w:left="0" w:leftChars="0" w:firstLine="0" w:firstLineChars="0"/>
        <w:rPr>
          <w:rFonts w:hint="eastAsia"/>
          <w:lang w:val="en-US" w:eastAsia="zh-CN"/>
        </w:rPr>
      </w:pPr>
      <w:r>
        <w:rPr>
          <w:rFonts w:hint="eastAsia"/>
          <w:lang w:val="en-US" w:eastAsia="zh-CN"/>
        </w:rPr>
        <w:t>发送邮件</w:t>
      </w:r>
    </w:p>
    <w:p>
      <w:pPr>
        <w:numPr>
          <w:numId w:val="0"/>
        </w:numPr>
        <w:bidi w:val="0"/>
        <w:ind w:leftChars="0"/>
      </w:pPr>
      <w:r>
        <w:drawing>
          <wp:inline distT="0" distB="0" distL="114300" distR="114300">
            <wp:extent cx="5268595" cy="1413510"/>
            <wp:effectExtent l="0" t="0" r="4445" b="381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40"/>
                    <a:stretch>
                      <a:fillRect/>
                    </a:stretch>
                  </pic:blipFill>
                  <pic:spPr>
                    <a:xfrm>
                      <a:off x="0" y="0"/>
                      <a:ext cx="5268595" cy="1413510"/>
                    </a:xfrm>
                    <a:prstGeom prst="rect">
                      <a:avLst/>
                    </a:prstGeom>
                    <a:noFill/>
                    <a:ln>
                      <a:noFill/>
                    </a:ln>
                  </pic:spPr>
                </pic:pic>
              </a:graphicData>
            </a:graphic>
          </wp:inline>
        </w:drawing>
      </w:r>
    </w:p>
    <w:p>
      <w:pPr>
        <w:numPr>
          <w:ilvl w:val="0"/>
          <w:numId w:val="11"/>
        </w:numPr>
        <w:bidi w:val="0"/>
        <w:ind w:left="0" w:leftChars="0" w:firstLine="0" w:firstLineChars="0"/>
        <w:rPr>
          <w:rFonts w:hint="default" w:eastAsia="宋体"/>
          <w:b/>
          <w:bCs/>
          <w:lang w:val="en-US" w:eastAsia="zh-CN"/>
        </w:rPr>
      </w:pPr>
      <w:r>
        <w:rPr>
          <w:rFonts w:hint="eastAsia"/>
          <w:b/>
          <w:bCs/>
          <w:lang w:val="en-US" w:eastAsia="zh-CN"/>
        </w:rPr>
        <w:t>利用Wireshark进行捕获，并分析</w:t>
      </w:r>
    </w:p>
    <w:p>
      <w:pPr>
        <w:numPr>
          <w:numId w:val="0"/>
        </w:numPr>
        <w:bidi w:val="0"/>
        <w:ind w:leftChars="0"/>
        <w:rPr>
          <w:rFonts w:hint="eastAsia"/>
          <w:lang w:val="en-US" w:eastAsia="zh-CN"/>
        </w:rPr>
      </w:pPr>
      <w:r>
        <w:rPr>
          <w:rFonts w:hint="eastAsia"/>
          <w:lang w:val="en-US" w:eastAsia="zh-CN"/>
        </w:rPr>
        <w:t>过滤条件</w:t>
      </w:r>
    </w:p>
    <w:p>
      <w:pPr>
        <w:numPr>
          <w:numId w:val="0"/>
        </w:numPr>
        <w:bidi w:val="0"/>
        <w:ind w:leftChars="0"/>
        <w:rPr>
          <w:rFonts w:hint="eastAsia"/>
          <w:lang w:val="en-US" w:eastAsia="zh-CN"/>
        </w:rPr>
      </w:pPr>
      <w:r>
        <w:rPr>
          <w:rFonts w:hint="eastAsia"/>
          <w:lang w:val="en-US" w:eastAsia="zh-CN"/>
        </w:rPr>
        <w:t>发件过程：</w:t>
      </w:r>
    </w:p>
    <w:p>
      <w:pPr>
        <w:numPr>
          <w:numId w:val="0"/>
        </w:numPr>
        <w:bidi w:val="0"/>
        <w:ind w:leftChars="0"/>
        <w:rPr>
          <w:rFonts w:hint="default"/>
          <w:lang w:val="en-US" w:eastAsia="zh-CN"/>
        </w:rPr>
      </w:pPr>
      <w:r>
        <w:drawing>
          <wp:inline distT="0" distB="0" distL="114300" distR="114300">
            <wp:extent cx="2638425" cy="1138555"/>
            <wp:effectExtent l="0" t="0" r="13335" b="4445"/>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41"/>
                    <a:stretch>
                      <a:fillRect/>
                    </a:stretch>
                  </pic:blipFill>
                  <pic:spPr>
                    <a:xfrm>
                      <a:off x="0" y="0"/>
                      <a:ext cx="2638425" cy="1138555"/>
                    </a:xfrm>
                    <a:prstGeom prst="rect">
                      <a:avLst/>
                    </a:prstGeom>
                    <a:noFill/>
                    <a:ln>
                      <a:noFill/>
                    </a:ln>
                  </pic:spPr>
                </pic:pic>
              </a:graphicData>
            </a:graphic>
          </wp:inline>
        </w:drawing>
      </w:r>
    </w:p>
    <w:p>
      <w:pPr>
        <w:numPr>
          <w:numId w:val="0"/>
        </w:numPr>
        <w:bidi w:val="0"/>
        <w:ind w:leftChars="0"/>
      </w:pPr>
      <w:r>
        <w:drawing>
          <wp:inline distT="0" distB="0" distL="114300" distR="114300">
            <wp:extent cx="5266690" cy="1445895"/>
            <wp:effectExtent l="0" t="0" r="6350" b="1905"/>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42"/>
                    <a:stretch>
                      <a:fillRect/>
                    </a:stretch>
                  </pic:blipFill>
                  <pic:spPr>
                    <a:xfrm>
                      <a:off x="0" y="0"/>
                      <a:ext cx="5266690" cy="1445895"/>
                    </a:xfrm>
                    <a:prstGeom prst="rect">
                      <a:avLst/>
                    </a:prstGeom>
                    <a:noFill/>
                    <a:ln>
                      <a:noFill/>
                    </a:ln>
                  </pic:spPr>
                </pic:pic>
              </a:graphicData>
            </a:graphic>
          </wp:inline>
        </w:drawing>
      </w:r>
    </w:p>
    <w:p>
      <w:pPr>
        <w:numPr>
          <w:numId w:val="0"/>
        </w:numPr>
        <w:bidi w:val="0"/>
        <w:ind w:leftChars="0"/>
      </w:pPr>
      <w:r>
        <w:drawing>
          <wp:inline distT="0" distB="0" distL="114300" distR="114300">
            <wp:extent cx="5266690" cy="1374140"/>
            <wp:effectExtent l="0" t="0" r="6350" b="1270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43"/>
                    <a:stretch>
                      <a:fillRect/>
                    </a:stretch>
                  </pic:blipFill>
                  <pic:spPr>
                    <a:xfrm>
                      <a:off x="0" y="0"/>
                      <a:ext cx="5266690" cy="1374140"/>
                    </a:xfrm>
                    <a:prstGeom prst="rect">
                      <a:avLst/>
                    </a:prstGeom>
                    <a:noFill/>
                    <a:ln>
                      <a:noFill/>
                    </a:ln>
                  </pic:spPr>
                </pic:pic>
              </a:graphicData>
            </a:graphic>
          </wp:inline>
        </w:drawing>
      </w:r>
    </w:p>
    <w:p>
      <w:pPr>
        <w:numPr>
          <w:numId w:val="0"/>
        </w:numPr>
        <w:bidi w:val="0"/>
        <w:ind w:leftChars="0"/>
        <w:rPr>
          <w:rFonts w:hint="eastAsia"/>
          <w:lang w:val="en-US" w:eastAsia="zh-CN"/>
        </w:rPr>
      </w:pPr>
      <w:r>
        <w:rPr>
          <w:rFonts w:hint="eastAsia"/>
          <w:lang w:val="en-US" w:eastAsia="zh-CN"/>
        </w:rPr>
        <w:t>收件过程：</w:t>
      </w:r>
    </w:p>
    <w:p>
      <w:pPr>
        <w:numPr>
          <w:numId w:val="0"/>
        </w:numPr>
        <w:bidi w:val="0"/>
        <w:ind w:leftChars="0"/>
        <w:rPr>
          <w:rFonts w:hint="eastAsia"/>
          <w:lang w:val="en-US" w:eastAsia="zh-CN"/>
        </w:rPr>
      </w:pPr>
      <w:r>
        <w:drawing>
          <wp:inline distT="0" distB="0" distL="114300" distR="114300">
            <wp:extent cx="2758440" cy="1325880"/>
            <wp:effectExtent l="0" t="0" r="0" b="0"/>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44"/>
                    <a:stretch>
                      <a:fillRect/>
                    </a:stretch>
                  </pic:blipFill>
                  <pic:spPr>
                    <a:xfrm>
                      <a:off x="0" y="0"/>
                      <a:ext cx="2758440" cy="1325880"/>
                    </a:xfrm>
                    <a:prstGeom prst="rect">
                      <a:avLst/>
                    </a:prstGeom>
                    <a:noFill/>
                    <a:ln>
                      <a:noFill/>
                    </a:ln>
                  </pic:spPr>
                </pic:pic>
              </a:graphicData>
            </a:graphic>
          </wp:inline>
        </w:drawing>
      </w:r>
    </w:p>
    <w:p>
      <w:pPr>
        <w:numPr>
          <w:numId w:val="0"/>
        </w:numPr>
        <w:bidi w:val="0"/>
        <w:ind w:leftChars="0"/>
        <w:rPr>
          <w:rFonts w:hint="default"/>
          <w:lang w:val="en-US" w:eastAsia="zh-CN"/>
        </w:rPr>
      </w:pPr>
      <w:r>
        <w:rPr>
          <w:rFonts w:hint="default"/>
          <w:lang w:val="en-US" w:eastAsia="zh-CN"/>
        </w:rPr>
        <w:drawing>
          <wp:inline distT="0" distB="0" distL="114300" distR="114300">
            <wp:extent cx="5266690" cy="2359025"/>
            <wp:effectExtent l="0" t="0" r="6350" b="3175"/>
            <wp:docPr id="48" name="图片 48" descr="b532a9375a07977f1cb823cf4d5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b532a9375a07977f1cb823cf4d53587"/>
                    <pic:cNvPicPr>
                      <a:picLocks noChangeAspect="1"/>
                    </pic:cNvPicPr>
                  </pic:nvPicPr>
                  <pic:blipFill>
                    <a:blip r:embed="rId45"/>
                    <a:stretch>
                      <a:fillRect/>
                    </a:stretch>
                  </pic:blipFill>
                  <pic:spPr>
                    <a:xfrm>
                      <a:off x="0" y="0"/>
                      <a:ext cx="5266690" cy="2359025"/>
                    </a:xfrm>
                    <a:prstGeom prst="rect">
                      <a:avLst/>
                    </a:prstGeom>
                  </pic:spPr>
                </pic:pic>
              </a:graphicData>
            </a:graphic>
          </wp:inline>
        </w:drawing>
      </w:r>
    </w:p>
    <w:p>
      <w:pPr>
        <w:numPr>
          <w:ilvl w:val="0"/>
          <w:numId w:val="11"/>
        </w:numPr>
        <w:bidi w:val="0"/>
        <w:ind w:left="0" w:leftChars="0" w:firstLine="0" w:firstLineChars="0"/>
        <w:rPr>
          <w:rFonts w:hint="default"/>
          <w:b/>
          <w:bCs/>
          <w:lang w:val="en-US" w:eastAsia="zh-CN"/>
        </w:rPr>
      </w:pPr>
      <w:r>
        <w:rPr>
          <w:rFonts w:hint="eastAsia"/>
          <w:b/>
          <w:bCs/>
          <w:lang w:val="en-US" w:eastAsia="zh-CN"/>
        </w:rPr>
        <w:t>什么情况下可以捕获POP或SMTP数据包</w:t>
      </w:r>
    </w:p>
    <w:p>
      <w:pPr>
        <w:rPr>
          <w:rFonts w:hint="default" w:ascii="宋体" w:hAnsi="宋体" w:eastAsia="宋体"/>
          <w:lang w:val="en-US" w:eastAsia="zh-CN"/>
        </w:rPr>
      </w:pPr>
      <w:r>
        <w:rPr>
          <w:rFonts w:hint="eastAsia" w:ascii="宋体" w:hAnsi="宋体"/>
          <w:lang w:val="en-US" w:eastAsia="zh-CN"/>
        </w:rPr>
        <w:t>在配置邮箱时，不勾选SSL可以捕获</w:t>
      </w:r>
    </w:p>
    <w:p>
      <w:pPr>
        <w:rPr>
          <w:rFonts w:hint="eastAsia" w:ascii="宋体" w:hAnsi="宋体" w:eastAsia="宋体"/>
        </w:rPr>
      </w:pPr>
      <w:r>
        <w:rPr>
          <w:rFonts w:hint="eastAsia" w:ascii="宋体" w:hAnsi="宋体" w:eastAsia="宋体"/>
        </w:rPr>
        <w:t>在Foxmail中配置邮件服务器时勾选S</w:t>
      </w:r>
      <w:r>
        <w:rPr>
          <w:rFonts w:ascii="宋体" w:hAnsi="宋体" w:eastAsia="宋体"/>
        </w:rPr>
        <w:t>SL</w:t>
      </w:r>
      <w:r>
        <w:rPr>
          <w:rFonts w:hint="eastAsia" w:ascii="宋体" w:hAnsi="宋体" w:eastAsia="宋体"/>
        </w:rPr>
        <w:t>则P</w:t>
      </w:r>
      <w:r>
        <w:rPr>
          <w:rFonts w:ascii="宋体" w:hAnsi="宋体" w:eastAsia="宋体"/>
        </w:rPr>
        <w:t>OP</w:t>
      </w:r>
      <w:r>
        <w:rPr>
          <w:rFonts w:hint="eastAsia" w:ascii="宋体" w:hAnsi="宋体" w:eastAsia="宋体"/>
        </w:rPr>
        <w:t>和S</w:t>
      </w:r>
      <w:r>
        <w:rPr>
          <w:rFonts w:ascii="宋体" w:hAnsi="宋体" w:eastAsia="宋体"/>
        </w:rPr>
        <w:t>MTP</w:t>
      </w:r>
      <w:r>
        <w:rPr>
          <w:rFonts w:hint="eastAsia" w:ascii="宋体" w:hAnsi="宋体" w:eastAsia="宋体"/>
        </w:rPr>
        <w:t>不再使用默认端口，经过试验，勾选S</w:t>
      </w:r>
      <w:r>
        <w:rPr>
          <w:rFonts w:ascii="宋体" w:hAnsi="宋体" w:eastAsia="宋体"/>
        </w:rPr>
        <w:t>SL</w:t>
      </w:r>
      <w:r>
        <w:rPr>
          <w:rFonts w:hint="eastAsia" w:ascii="宋体" w:hAnsi="宋体" w:eastAsia="宋体"/>
        </w:rPr>
        <w:t>后再次从qq邮箱发送邮件到163网易邮箱，wireshark中未能捕获到P</w:t>
      </w:r>
      <w:r>
        <w:rPr>
          <w:rFonts w:ascii="宋体" w:hAnsi="宋体" w:eastAsia="宋体"/>
        </w:rPr>
        <w:t>OP</w:t>
      </w:r>
      <w:r>
        <w:rPr>
          <w:rFonts w:hint="eastAsia" w:ascii="宋体" w:hAnsi="宋体" w:eastAsia="宋体"/>
        </w:rPr>
        <w:t>或S</w:t>
      </w:r>
      <w:r>
        <w:rPr>
          <w:rFonts w:ascii="宋体" w:hAnsi="宋体" w:eastAsia="宋体"/>
        </w:rPr>
        <w:t>MTP</w:t>
      </w:r>
      <w:r>
        <w:rPr>
          <w:rFonts w:hint="eastAsia" w:ascii="宋体" w:hAnsi="宋体" w:eastAsia="宋体"/>
        </w:rPr>
        <w:t>数据包</w:t>
      </w:r>
    </w:p>
    <w:p>
      <w:pPr>
        <w:rPr>
          <w:rFonts w:ascii="宋体" w:hAnsi="宋体" w:eastAsia="宋体"/>
        </w:rPr>
      </w:pPr>
      <w:r>
        <w:rPr>
          <w:rFonts w:hint="eastAsia" w:ascii="宋体" w:hAnsi="宋体" w:eastAsia="宋体"/>
        </w:rPr>
        <w:t>S</w:t>
      </w:r>
      <w:r>
        <w:rPr>
          <w:rFonts w:ascii="宋体" w:hAnsi="宋体" w:eastAsia="宋体"/>
        </w:rPr>
        <w:t>SL</w:t>
      </w:r>
      <w:r>
        <w:rPr>
          <w:rFonts w:hint="eastAsia" w:ascii="宋体" w:hAnsi="宋体" w:eastAsia="宋体"/>
        </w:rPr>
        <w:t>是</w:t>
      </w:r>
      <w:r>
        <w:rPr>
          <w:rFonts w:ascii="宋体" w:hAnsi="宋体" w:eastAsia="宋体"/>
        </w:rPr>
        <w:t>Secure Sockets Layer 安全套接字协议</w:t>
      </w:r>
      <w:r>
        <w:rPr>
          <w:rFonts w:hint="eastAsia" w:ascii="宋体" w:hAnsi="宋体" w:eastAsia="宋体"/>
        </w:rPr>
        <w:t>，</w:t>
      </w:r>
      <w:r>
        <w:rPr>
          <w:rFonts w:ascii="宋体" w:hAnsi="宋体" w:eastAsia="宋体"/>
        </w:rPr>
        <w:t>是一个不依赖于平台和运用程序的协议，位于TCP/IP协议与各种应用层协议之间，为数据通讯提供安全支持。SSL协议可分为两层： SSL记录协议（SSL Record Protocol）：它建立在可靠的传输协议（如TCP）之上，为高层协议提供数据封装、压缩、加密等基本功能的支持。 SSL握手协议（SSL Handshake Protocol）：它建立在SSL记录协议之上，用于在实际的数据传输开始前，通讯双方进行身份认证、协商加密算法、交换加密密钥等</w:t>
      </w:r>
    </w:p>
    <w:p>
      <w:pPr>
        <w:numPr>
          <w:ilvl w:val="0"/>
          <w:numId w:val="1"/>
        </w:numPr>
        <w:spacing w:line="360" w:lineRule="auto"/>
        <w:rPr>
          <w:b/>
          <w:sz w:val="28"/>
          <w:szCs w:val="28"/>
        </w:rPr>
      </w:pPr>
      <w:r>
        <w:rPr>
          <w:rFonts w:hint="eastAsia"/>
          <w:b/>
          <w:sz w:val="28"/>
          <w:szCs w:val="28"/>
        </w:rPr>
        <w:t>实验</w:t>
      </w:r>
      <w:r>
        <w:rPr>
          <w:rFonts w:hint="eastAsia"/>
          <w:b/>
          <w:sz w:val="28"/>
          <w:szCs w:val="28"/>
          <w:lang w:val="en-US" w:eastAsia="zh-CN"/>
        </w:rPr>
        <w:t>总结</w:t>
      </w:r>
    </w:p>
    <w:p>
      <w:pPr>
        <w:numPr>
          <w:numId w:val="0"/>
        </w:numPr>
        <w:bidi w:val="0"/>
      </w:pPr>
      <w:r>
        <w:rPr>
          <w:rFonts w:hint="eastAsia"/>
          <w:lang w:val="en-US" w:eastAsia="zh-CN"/>
        </w:rPr>
        <w:t>通过实验，加深理解</w:t>
      </w:r>
      <w:r>
        <w:rPr>
          <w:rFonts w:hint="eastAsia"/>
        </w:rPr>
        <w:t>WWW、</w:t>
      </w:r>
      <w:r>
        <w:rPr>
          <w:rFonts w:hint="eastAsia"/>
          <w:lang w:val="en-US" w:eastAsia="zh-CN"/>
        </w:rPr>
        <w:t>DNS</w:t>
      </w:r>
      <w:r>
        <w:rPr>
          <w:rFonts w:hint="eastAsia"/>
        </w:rPr>
        <w:t>服务</w:t>
      </w:r>
      <w:r>
        <w:rPr>
          <w:rFonts w:hint="eastAsia"/>
          <w:lang w:eastAsia="zh-CN"/>
        </w:rPr>
        <w:t>、</w:t>
      </w:r>
      <w:r>
        <w:rPr>
          <w:rFonts w:hint="eastAsia"/>
        </w:rPr>
        <w:t>FTP服务</w:t>
      </w:r>
      <w:r>
        <w:rPr>
          <w:rFonts w:hint="eastAsia"/>
          <w:lang w:eastAsia="zh-CN"/>
        </w:rPr>
        <w:t>、</w:t>
      </w:r>
      <w:r>
        <w:rPr>
          <w:rFonts w:hint="eastAsia"/>
          <w:lang w:val="en-US" w:eastAsia="zh-CN"/>
        </w:rPr>
        <w:t>SMTP</w:t>
      </w:r>
      <w:r>
        <w:rPr>
          <w:rFonts w:hint="eastAsia"/>
        </w:rPr>
        <w:t>的作用和原理</w:t>
      </w:r>
      <w:r>
        <w:rPr>
          <w:rFonts w:hint="eastAsia"/>
          <w:lang w:eastAsia="zh-CN"/>
        </w:rPr>
        <w:t>，</w:t>
      </w:r>
      <w:r>
        <w:rPr>
          <w:rFonts w:hint="eastAsia"/>
          <w:lang w:val="en-US" w:eastAsia="zh-CN"/>
        </w:rPr>
        <w:t>并</w:t>
      </w:r>
      <w:r>
        <w:rPr>
          <w:rFonts w:hint="eastAsia"/>
          <w:lang w:eastAsia="zh-CN"/>
        </w:rPr>
        <w:t>学会使用</w:t>
      </w:r>
      <w:r>
        <w:rPr>
          <w:rFonts w:hint="eastAsia"/>
          <w:lang w:val="en-US" w:eastAsia="zh-CN"/>
        </w:rPr>
        <w:t>wireshark分析HTTP、FTP、SMTP和DNS协议的工作过程，加深对协议格式和工作原理的理解。</w:t>
      </w:r>
    </w:p>
    <w:p>
      <w:pPr>
        <w:rPr>
          <w:rFonts w:hint="eastAsia" w:ascii="宋体" w:hAnsi="宋体"/>
          <w:lang w:val="en-US" w:eastAsia="zh-CN"/>
        </w:rPr>
      </w:pPr>
      <w:r>
        <w:rPr>
          <w:rFonts w:hint="eastAsia" w:ascii="宋体" w:hAnsi="宋体" w:eastAsia="宋体"/>
        </w:rPr>
        <w:t>通过</w:t>
      </w:r>
      <w:r>
        <w:rPr>
          <w:rFonts w:hint="eastAsia" w:ascii="宋体" w:hAnsi="宋体"/>
          <w:lang w:val="en-US" w:eastAsia="zh-CN"/>
        </w:rPr>
        <w:t>对</w:t>
      </w:r>
      <w:r>
        <w:rPr>
          <w:rFonts w:ascii="宋体" w:hAnsi="宋体" w:eastAsia="宋体"/>
        </w:rPr>
        <w:t>HTTP协议分析，</w:t>
      </w:r>
      <w:r>
        <w:rPr>
          <w:rFonts w:hint="eastAsia" w:ascii="宋体" w:hAnsi="宋体"/>
          <w:lang w:val="en-US" w:eastAsia="zh-CN"/>
        </w:rPr>
        <w:t>加深对HTTP协议的理解，了解其首部字段，及不同首部字段的含义，对请求报文和响应报文的结构和内容组成进一步加深</w:t>
      </w:r>
    </w:p>
    <w:p>
      <w:pPr>
        <w:rPr>
          <w:rFonts w:hint="eastAsia" w:ascii="宋体" w:hAnsi="宋体"/>
          <w:lang w:val="en-US" w:eastAsia="zh-CN"/>
        </w:rPr>
      </w:pPr>
      <w:r>
        <w:rPr>
          <w:rFonts w:hint="eastAsia" w:ascii="宋体" w:hAnsi="宋体"/>
          <w:lang w:val="en-US" w:eastAsia="zh-CN"/>
        </w:rPr>
        <w:t>通过对DNS协议分析，对DNS请求和相应包进行理解分析，了解其中的迭代查询和递归查询，加深对DNS数据包的理解和掌握，同时弄清楚了为什么有时候能捕捉到DNS数据包，有时候捕捉不到数据包的原因</w:t>
      </w:r>
    </w:p>
    <w:p>
      <w:pPr>
        <w:rPr>
          <w:rFonts w:hint="eastAsia" w:ascii="宋体" w:hAnsi="宋体"/>
          <w:lang w:val="en-US" w:eastAsia="zh-CN"/>
        </w:rPr>
      </w:pPr>
      <w:r>
        <w:rPr>
          <w:rFonts w:hint="eastAsia" w:ascii="宋体" w:hAnsi="宋体"/>
          <w:lang w:val="en-US" w:eastAsia="zh-CN"/>
        </w:rPr>
        <w:t>通过对FTP协议分析，了解FTP协议以及底层TCP协议的结构，更改过滤条件后对TCP协议三次握手进行分析，对FTP协议的了解着重于对服务器和客户端的控制端口和数据端口据的分析</w:t>
      </w:r>
    </w:p>
    <w:p>
      <w:pPr>
        <w:rPr>
          <w:rFonts w:hint="default"/>
          <w:b w:val="0"/>
          <w:bCs w:val="0"/>
          <w:lang w:val="en-US" w:eastAsia="zh-CN"/>
        </w:rPr>
      </w:pPr>
      <w:r>
        <w:rPr>
          <w:rFonts w:hint="eastAsia" w:ascii="宋体" w:hAnsi="宋体"/>
          <w:lang w:val="en-US" w:eastAsia="zh-CN"/>
        </w:rPr>
        <w:t>通过对SMTP和POP协议分析，配置了邮箱发件服务器和邮箱收件服务器，进一步了解SMTP和POP的工作原理和结构，同时当对邮箱服务器进行SSL加密时，Wireshark则不能捕获其数据</w:t>
      </w:r>
      <w:bookmarkStart w:id="25" w:name="_GoBack"/>
      <w:bookmarkEnd w:id="2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8B019B"/>
    <w:multiLevelType w:val="singleLevel"/>
    <w:tmpl w:val="A78B019B"/>
    <w:lvl w:ilvl="0" w:tentative="0">
      <w:start w:val="1"/>
      <w:numFmt w:val="decimal"/>
      <w:suff w:val="space"/>
      <w:lvlText w:val="%1."/>
      <w:lvlJc w:val="left"/>
    </w:lvl>
  </w:abstractNum>
  <w:abstractNum w:abstractNumId="1">
    <w:nsid w:val="ADD52D48"/>
    <w:multiLevelType w:val="singleLevel"/>
    <w:tmpl w:val="ADD52D48"/>
    <w:lvl w:ilvl="0" w:tentative="0">
      <w:start w:val="1"/>
      <w:numFmt w:val="decimal"/>
      <w:suff w:val="nothing"/>
      <w:lvlText w:val="%1、"/>
      <w:lvlJc w:val="left"/>
    </w:lvl>
  </w:abstractNum>
  <w:abstractNum w:abstractNumId="2">
    <w:nsid w:val="BE221FA5"/>
    <w:multiLevelType w:val="singleLevel"/>
    <w:tmpl w:val="BE221FA5"/>
    <w:lvl w:ilvl="0" w:tentative="0">
      <w:start w:val="1"/>
      <w:numFmt w:val="decimal"/>
      <w:suff w:val="space"/>
      <w:lvlText w:val="%1."/>
      <w:lvlJc w:val="left"/>
    </w:lvl>
  </w:abstractNum>
  <w:abstractNum w:abstractNumId="3">
    <w:nsid w:val="C79B8374"/>
    <w:multiLevelType w:val="singleLevel"/>
    <w:tmpl w:val="C79B8374"/>
    <w:lvl w:ilvl="0" w:tentative="0">
      <w:start w:val="1"/>
      <w:numFmt w:val="decimal"/>
      <w:suff w:val="space"/>
      <w:lvlText w:val="%1."/>
      <w:lvlJc w:val="left"/>
    </w:lvl>
  </w:abstractNum>
  <w:abstractNum w:abstractNumId="4">
    <w:nsid w:val="F9D34474"/>
    <w:multiLevelType w:val="singleLevel"/>
    <w:tmpl w:val="F9D34474"/>
    <w:lvl w:ilvl="0" w:tentative="0">
      <w:start w:val="1"/>
      <w:numFmt w:val="decimal"/>
      <w:suff w:val="space"/>
      <w:lvlText w:val="%1."/>
      <w:lvlJc w:val="left"/>
    </w:lvl>
  </w:abstractNum>
  <w:abstractNum w:abstractNumId="5">
    <w:nsid w:val="00BB29B6"/>
    <w:multiLevelType w:val="singleLevel"/>
    <w:tmpl w:val="00BB29B6"/>
    <w:lvl w:ilvl="0" w:tentative="0">
      <w:start w:val="1"/>
      <w:numFmt w:val="decimal"/>
      <w:suff w:val="space"/>
      <w:lvlText w:val="%1."/>
      <w:lvlJc w:val="left"/>
    </w:lvl>
  </w:abstractNum>
  <w:abstractNum w:abstractNumId="6">
    <w:nsid w:val="2FCF56F8"/>
    <w:multiLevelType w:val="multilevel"/>
    <w:tmpl w:val="2FCF56F8"/>
    <w:lvl w:ilvl="0" w:tentative="0">
      <w:start w:val="1"/>
      <w:numFmt w:val="japaneseCounting"/>
      <w:lvlText w:val="（%1）"/>
      <w:lvlJc w:val="left"/>
      <w:pPr>
        <w:tabs>
          <w:tab w:val="left" w:pos="855"/>
        </w:tabs>
        <w:ind w:left="855" w:hanging="855"/>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6C7C5659"/>
    <w:multiLevelType w:val="singleLevel"/>
    <w:tmpl w:val="6C7C5659"/>
    <w:lvl w:ilvl="0" w:tentative="0">
      <w:start w:val="1"/>
      <w:numFmt w:val="decimal"/>
      <w:suff w:val="nothing"/>
      <w:lvlText w:val="（%1）"/>
      <w:lvlJc w:val="left"/>
    </w:lvl>
  </w:abstractNum>
  <w:abstractNum w:abstractNumId="8">
    <w:nsid w:val="6CC8718A"/>
    <w:multiLevelType w:val="singleLevel"/>
    <w:tmpl w:val="6CC8718A"/>
    <w:lvl w:ilvl="0" w:tentative="0">
      <w:start w:val="1"/>
      <w:numFmt w:val="decimal"/>
      <w:suff w:val="nothing"/>
      <w:lvlText w:val="（%1）"/>
      <w:lvlJc w:val="left"/>
    </w:lvl>
  </w:abstractNum>
  <w:abstractNum w:abstractNumId="9">
    <w:nsid w:val="70E27471"/>
    <w:multiLevelType w:val="singleLevel"/>
    <w:tmpl w:val="70E27471"/>
    <w:lvl w:ilvl="0" w:tentative="0">
      <w:start w:val="1"/>
      <w:numFmt w:val="decimal"/>
      <w:suff w:val="nothing"/>
      <w:lvlText w:val="（%1）"/>
      <w:lvlJc w:val="left"/>
    </w:lvl>
  </w:abstractNum>
  <w:abstractNum w:abstractNumId="10">
    <w:nsid w:val="711D8477"/>
    <w:multiLevelType w:val="singleLevel"/>
    <w:tmpl w:val="711D8477"/>
    <w:lvl w:ilvl="0" w:tentative="0">
      <w:start w:val="2"/>
      <w:numFmt w:val="chineseCounting"/>
      <w:suff w:val="nothing"/>
      <w:lvlText w:val="%1、"/>
      <w:lvlJc w:val="left"/>
      <w:rPr>
        <w:rFonts w:hint="eastAsia"/>
      </w:rPr>
    </w:lvl>
  </w:abstractNum>
  <w:abstractNum w:abstractNumId="11">
    <w:nsid w:val="7B2347EC"/>
    <w:multiLevelType w:val="singleLevel"/>
    <w:tmpl w:val="7B2347EC"/>
    <w:lvl w:ilvl="0" w:tentative="0">
      <w:start w:val="1"/>
      <w:numFmt w:val="decimal"/>
      <w:suff w:val="space"/>
      <w:lvlText w:val="%1."/>
      <w:lvlJc w:val="left"/>
    </w:lvl>
  </w:abstractNum>
  <w:num w:numId="1">
    <w:abstractNumId w:val="6"/>
  </w:num>
  <w:num w:numId="2">
    <w:abstractNumId w:val="5"/>
  </w:num>
  <w:num w:numId="3">
    <w:abstractNumId w:val="2"/>
  </w:num>
  <w:num w:numId="4">
    <w:abstractNumId w:val="3"/>
  </w:num>
  <w:num w:numId="5">
    <w:abstractNumId w:val="7"/>
  </w:num>
  <w:num w:numId="6">
    <w:abstractNumId w:val="10"/>
  </w:num>
  <w:num w:numId="7">
    <w:abstractNumId w:val="1"/>
  </w:num>
  <w:num w:numId="8">
    <w:abstractNumId w:val="11"/>
  </w:num>
  <w:num w:numId="9">
    <w:abstractNumId w:val="8"/>
  </w:num>
  <w:num w:numId="10">
    <w:abstractNumId w:val="0"/>
  </w:num>
  <w:num w:numId="11">
    <w:abstractNumId w:val="4"/>
  </w:num>
  <w:num w:numId="12">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C SYSTEM">
    <w15:presenceInfo w15:providerId="None" w15:userId="MC SYST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C28677A"/>
    <w:rsid w:val="2F0161D5"/>
    <w:rsid w:val="3F406A00"/>
    <w:rsid w:val="60C045C1"/>
    <w:rsid w:val="76FA7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bCs/>
    </w:rPr>
  </w:style>
  <w:style w:type="character" w:styleId="8">
    <w:name w:val="Hyperlink"/>
    <w:basedOn w:val="6"/>
    <w:uiPriority w:val="0"/>
    <w:rPr>
      <w:color w:val="0000FF"/>
      <w:u w:val="single"/>
    </w:rPr>
  </w:style>
  <w:style w:type="paragraph" w:customStyle="1" w:styleId="9">
    <w:name w:val="p0"/>
    <w:basedOn w:val="1"/>
    <w:qFormat/>
    <w:uiPriority w:val="0"/>
    <w:pPr>
      <w:widowControl/>
    </w:pPr>
    <w:rPr>
      <w:rFonts w:ascii="Calibri" w:hAnsi="Calibri" w:cs="宋体"/>
      <w:kern w:val="0"/>
      <w:szCs w:val="21"/>
    </w:rPr>
  </w:style>
  <w:style w:type="character" w:customStyle="1" w:styleId="10">
    <w:name w:val="smalltitle"/>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2021-10-11T07:54:00Z</dcterms:created>
  <dc:creator>86150</dc:creator>
  <cp:lastModifiedBy>宝藏女孩</cp:lastModifiedBy>
  <dcterms:modified xsi:type="dcterms:W3CDTF">2021-10-18T15:45:45Z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DC6FE339B1824CCFA8149C9638D75FFE</vt:lpwstr>
  </property>
</Properties>
</file>