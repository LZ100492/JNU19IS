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48836" w14:textId="77777777" w:rsidR="009A79C0" w:rsidRDefault="0011729A">
      <w:pPr>
        <w:jc w:val="center"/>
        <w:rPr>
          <w:rFonts w:eastAsia="楷体_GB2312"/>
          <w:b/>
          <w:sz w:val="40"/>
          <w:szCs w:val="40"/>
        </w:rPr>
      </w:pPr>
      <w:bookmarkStart w:id="0" w:name="_Toc88142520"/>
      <w:bookmarkStart w:id="1" w:name="_Toc6031"/>
      <w:bookmarkStart w:id="2" w:name="_Toc161223639"/>
      <w:r>
        <w:rPr>
          <w:rFonts w:eastAsia="楷体_GB2312"/>
          <w:b/>
          <w:sz w:val="40"/>
          <w:szCs w:val="40"/>
        </w:rPr>
        <w:t>暨南大学本科实验报告专用纸</w:t>
      </w:r>
    </w:p>
    <w:p w14:paraId="722A4AC4" w14:textId="77777777" w:rsidR="009A79C0" w:rsidRDefault="0011729A">
      <w:pPr>
        <w:spacing w:line="420" w:lineRule="exact"/>
        <w:rPr>
          <w:rFonts w:eastAsia="楷体_GB2312"/>
          <w:sz w:val="24"/>
        </w:rPr>
      </w:pPr>
      <w:r>
        <w:rPr>
          <w:rFonts w:eastAsia="楷体_GB2312"/>
          <w:sz w:val="24"/>
        </w:rPr>
        <w:t>课程名称</w:t>
      </w:r>
      <w:r>
        <w:rPr>
          <w:rFonts w:eastAsia="楷体_GB2312"/>
          <w:sz w:val="24"/>
          <w:u w:val="single"/>
        </w:rPr>
        <w:t xml:space="preserve">     </w:t>
      </w:r>
      <w:r>
        <w:rPr>
          <w:rFonts w:eastAsia="楷体_GB2312" w:hint="eastAsia"/>
          <w:sz w:val="24"/>
          <w:u w:val="single"/>
        </w:rPr>
        <w:t xml:space="preserve"> </w:t>
      </w:r>
      <w:r>
        <w:rPr>
          <w:rFonts w:eastAsia="楷体_GB2312" w:hint="eastAsia"/>
          <w:sz w:val="24"/>
          <w:u w:val="single"/>
        </w:rPr>
        <w:t>计算机网络实验</w:t>
      </w:r>
      <w:r>
        <w:rPr>
          <w:rFonts w:eastAsia="楷体_GB2312"/>
          <w:sz w:val="24"/>
          <w:u w:val="single"/>
        </w:rPr>
        <w:t xml:space="preserve">    </w:t>
      </w:r>
      <w:r>
        <w:rPr>
          <w:rFonts w:eastAsia="楷体_GB2312" w:hint="eastAsia"/>
          <w:sz w:val="24"/>
          <w:u w:val="single"/>
        </w:rPr>
        <w:t xml:space="preserve">  </w:t>
      </w:r>
      <w:r>
        <w:rPr>
          <w:rFonts w:eastAsia="楷体_GB2312"/>
          <w:sz w:val="24"/>
        </w:rPr>
        <w:t>指导教师</w:t>
      </w:r>
      <w:r>
        <w:rPr>
          <w:rFonts w:eastAsia="楷体_GB2312"/>
          <w:sz w:val="24"/>
          <w:u w:val="single"/>
        </w:rPr>
        <w:t xml:space="preserve">   </w:t>
      </w:r>
      <w:r>
        <w:rPr>
          <w:rFonts w:eastAsia="楷体_GB2312" w:hint="eastAsia"/>
          <w:sz w:val="24"/>
          <w:u w:val="single"/>
        </w:rPr>
        <w:t>潘冰</w:t>
      </w:r>
      <w:r>
        <w:rPr>
          <w:rFonts w:eastAsia="楷体_GB2312" w:hint="eastAsia"/>
          <w:sz w:val="24"/>
          <w:u w:val="single"/>
        </w:rPr>
        <w:t xml:space="preserve"> </w:t>
      </w:r>
      <w:r>
        <w:rPr>
          <w:rFonts w:eastAsia="楷体_GB2312"/>
          <w:sz w:val="24"/>
          <w:u w:val="single"/>
        </w:rPr>
        <w:t xml:space="preserve">    </w:t>
      </w:r>
      <w:r>
        <w:rPr>
          <w:rFonts w:eastAsia="楷体_GB2312" w:hint="eastAsia"/>
          <w:sz w:val="24"/>
          <w:u w:val="single"/>
        </w:rPr>
        <w:t xml:space="preserve"> </w:t>
      </w:r>
      <w:r>
        <w:rPr>
          <w:rFonts w:eastAsia="楷体_GB2312"/>
          <w:sz w:val="24"/>
        </w:rPr>
        <w:t>成绩</w:t>
      </w:r>
      <w:r>
        <w:rPr>
          <w:rFonts w:eastAsia="楷体_GB2312"/>
          <w:sz w:val="24"/>
          <w:u w:val="single"/>
        </w:rPr>
        <w:t xml:space="preserve">    </w:t>
      </w:r>
      <w:r>
        <w:rPr>
          <w:rFonts w:eastAsia="楷体_GB2312" w:hint="eastAsia"/>
          <w:sz w:val="24"/>
          <w:u w:val="single"/>
        </w:rPr>
        <w:t xml:space="preserve"> </w:t>
      </w:r>
      <w:r>
        <w:rPr>
          <w:rFonts w:eastAsia="楷体_GB2312"/>
          <w:sz w:val="24"/>
          <w:u w:val="single"/>
        </w:rPr>
        <w:t xml:space="preserve">   </w:t>
      </w:r>
    </w:p>
    <w:p w14:paraId="5B834886" w14:textId="77777777" w:rsidR="009A79C0" w:rsidRDefault="0011729A">
      <w:pPr>
        <w:spacing w:line="420" w:lineRule="exact"/>
        <w:rPr>
          <w:rFonts w:eastAsia="楷体_GB2312"/>
          <w:sz w:val="24"/>
        </w:rPr>
      </w:pPr>
      <w:r>
        <w:rPr>
          <w:rFonts w:eastAsia="楷体_GB2312"/>
          <w:sz w:val="24"/>
        </w:rPr>
        <w:t>实验项目名称</w:t>
      </w:r>
      <w:r>
        <w:rPr>
          <w:rFonts w:eastAsia="楷体_GB2312" w:hint="eastAsia"/>
          <w:sz w:val="24"/>
          <w:u w:val="single"/>
        </w:rPr>
        <w:t xml:space="preserve">     RIP</w:t>
      </w:r>
      <w:r>
        <w:rPr>
          <w:rFonts w:eastAsia="楷体_GB2312" w:hint="eastAsia"/>
          <w:sz w:val="24"/>
          <w:u w:val="single"/>
        </w:rPr>
        <w:t>路由协议配置</w:t>
      </w:r>
      <w:r>
        <w:rPr>
          <w:rFonts w:eastAsia="楷体_GB2312" w:hint="eastAsia"/>
          <w:sz w:val="24"/>
          <w:u w:val="single"/>
        </w:rPr>
        <w:t xml:space="preserve">       </w:t>
      </w:r>
      <w:r>
        <w:rPr>
          <w:rFonts w:eastAsia="楷体_GB2312"/>
          <w:sz w:val="24"/>
          <w:u w:val="single"/>
        </w:rPr>
        <w:t xml:space="preserve"> </w:t>
      </w:r>
      <w:r>
        <w:rPr>
          <w:rFonts w:eastAsia="楷体_GB2312"/>
          <w:sz w:val="24"/>
        </w:rPr>
        <w:t>实验项目编号</w:t>
      </w:r>
      <w:r>
        <w:rPr>
          <w:rFonts w:eastAsia="楷体_GB2312"/>
          <w:sz w:val="24"/>
          <w:u w:val="single"/>
        </w:rPr>
        <w:t xml:space="preserve"> </w:t>
      </w:r>
      <w:r>
        <w:rPr>
          <w:rFonts w:eastAsia="楷体_GB2312" w:hint="eastAsia"/>
          <w:sz w:val="24"/>
          <w:u w:val="single"/>
        </w:rPr>
        <w:t xml:space="preserve">  </w:t>
      </w:r>
      <w:r>
        <w:rPr>
          <w:rFonts w:eastAsia="楷体_GB2312" w:hint="eastAsia"/>
          <w:sz w:val="24"/>
          <w:u w:val="single"/>
        </w:rPr>
        <w:t>8</w:t>
      </w:r>
      <w:r>
        <w:rPr>
          <w:rFonts w:eastAsia="楷体_GB2312" w:hint="eastAsia"/>
          <w:sz w:val="24"/>
          <w:u w:val="single"/>
        </w:rPr>
        <w:t xml:space="preserve">       </w:t>
      </w:r>
      <w:r>
        <w:rPr>
          <w:rFonts w:eastAsia="楷体_GB2312"/>
          <w:sz w:val="24"/>
          <w:u w:val="single"/>
        </w:rPr>
        <w:t xml:space="preserve">  </w:t>
      </w:r>
    </w:p>
    <w:p w14:paraId="56821851" w14:textId="19F6DCEE" w:rsidR="009A79C0" w:rsidRDefault="0011729A">
      <w:pPr>
        <w:numPr>
          <w:ins w:id="3" w:author="MC SYSTEM" w:date="2006-06-11T14:06:00Z"/>
        </w:numPr>
        <w:spacing w:line="420" w:lineRule="exact"/>
        <w:rPr>
          <w:rFonts w:eastAsia="楷体_GB2312"/>
          <w:sz w:val="24"/>
        </w:rPr>
      </w:pPr>
      <w:r>
        <w:rPr>
          <w:rFonts w:eastAsia="楷体_GB2312"/>
          <w:sz w:val="24"/>
        </w:rPr>
        <w:t>实验项目类型</w:t>
      </w:r>
      <w:r>
        <w:rPr>
          <w:rFonts w:eastAsia="楷体_GB2312"/>
          <w:sz w:val="24"/>
          <w:u w:val="single"/>
        </w:rPr>
        <w:t xml:space="preserve"> </w:t>
      </w:r>
      <w:r>
        <w:rPr>
          <w:rFonts w:eastAsia="楷体_GB2312" w:hint="eastAsia"/>
          <w:sz w:val="24"/>
          <w:u w:val="single"/>
        </w:rPr>
        <w:t>验证</w:t>
      </w:r>
      <w:r>
        <w:rPr>
          <w:rFonts w:eastAsia="楷体_GB2312"/>
          <w:sz w:val="24"/>
          <w:u w:val="single"/>
        </w:rPr>
        <w:t xml:space="preserve"> </w:t>
      </w:r>
      <w:r>
        <w:rPr>
          <w:rFonts w:eastAsia="楷体_GB2312"/>
          <w:sz w:val="24"/>
        </w:rPr>
        <w:t>实验地点</w:t>
      </w:r>
      <w:r>
        <w:rPr>
          <w:rFonts w:eastAsia="楷体_GB2312"/>
          <w:sz w:val="24"/>
          <w:u w:val="single"/>
        </w:rPr>
        <w:t xml:space="preserve"> </w:t>
      </w:r>
      <w:r>
        <w:rPr>
          <w:rFonts w:eastAsia="楷体_GB2312" w:hint="eastAsia"/>
          <w:sz w:val="24"/>
          <w:u w:val="single"/>
        </w:rPr>
        <w:t xml:space="preserve">   </w:t>
      </w:r>
      <w:r>
        <w:rPr>
          <w:rFonts w:eastAsia="楷体_GB2312"/>
          <w:sz w:val="24"/>
        </w:rPr>
        <w:t>学院</w:t>
      </w:r>
      <w:r>
        <w:rPr>
          <w:rFonts w:eastAsia="楷体_GB2312"/>
          <w:sz w:val="24"/>
          <w:u w:val="single"/>
        </w:rPr>
        <w:t xml:space="preserve"> </w:t>
      </w:r>
      <w:r>
        <w:rPr>
          <w:rFonts w:eastAsia="楷体_GB2312" w:hint="eastAsia"/>
          <w:sz w:val="24"/>
          <w:u w:val="single"/>
        </w:rPr>
        <w:t>智能科学与工程</w:t>
      </w:r>
      <w:r>
        <w:rPr>
          <w:rFonts w:eastAsia="楷体_GB2312"/>
          <w:sz w:val="24"/>
          <w:u w:val="single"/>
        </w:rPr>
        <w:t xml:space="preserve">  </w:t>
      </w:r>
      <w:r>
        <w:rPr>
          <w:rFonts w:eastAsia="楷体_GB2312"/>
          <w:sz w:val="24"/>
        </w:rPr>
        <w:t>专业</w:t>
      </w:r>
      <w:r>
        <w:rPr>
          <w:rFonts w:eastAsia="楷体_GB2312"/>
          <w:sz w:val="24"/>
          <w:u w:val="single"/>
        </w:rPr>
        <w:t xml:space="preserve"> </w:t>
      </w:r>
      <w:r>
        <w:rPr>
          <w:rFonts w:eastAsia="楷体_GB2312" w:hint="eastAsia"/>
          <w:sz w:val="24"/>
          <w:u w:val="single"/>
        </w:rPr>
        <w:t>信息安全</w:t>
      </w:r>
      <w:r>
        <w:rPr>
          <w:rFonts w:eastAsia="楷体_GB2312"/>
          <w:sz w:val="24"/>
          <w:u w:val="single"/>
        </w:rPr>
        <w:t xml:space="preserve">          </w:t>
      </w:r>
      <w:r>
        <w:rPr>
          <w:rFonts w:eastAsia="楷体_GB2312"/>
          <w:sz w:val="24"/>
        </w:rPr>
        <w:t xml:space="preserve">  </w:t>
      </w:r>
      <w:r>
        <w:rPr>
          <w:rFonts w:eastAsia="楷体_GB2312"/>
          <w:sz w:val="24"/>
        </w:rPr>
        <w:t>学生姓名</w:t>
      </w:r>
      <w:r>
        <w:rPr>
          <w:rFonts w:eastAsia="楷体_GB2312"/>
          <w:sz w:val="24"/>
          <w:u w:val="single"/>
        </w:rPr>
        <w:t xml:space="preserve">  </w:t>
      </w:r>
      <w:r w:rsidR="00B65D98">
        <w:rPr>
          <w:rFonts w:eastAsia="楷体_GB2312" w:hint="eastAsia"/>
          <w:sz w:val="24"/>
          <w:u w:val="single"/>
        </w:rPr>
        <w:t>丁宁</w:t>
      </w:r>
      <w:r>
        <w:rPr>
          <w:rFonts w:eastAsia="楷体_GB2312" w:hint="eastAsia"/>
          <w:sz w:val="24"/>
          <w:u w:val="single"/>
        </w:rPr>
        <w:t xml:space="preserve">  </w:t>
      </w:r>
      <w:r>
        <w:rPr>
          <w:rFonts w:eastAsia="楷体_GB2312"/>
          <w:sz w:val="24"/>
          <w:u w:val="single"/>
        </w:rPr>
        <w:t xml:space="preserve"> </w:t>
      </w:r>
      <w:r>
        <w:rPr>
          <w:rFonts w:eastAsia="楷体_GB2312"/>
          <w:sz w:val="24"/>
        </w:rPr>
        <w:t>学号</w:t>
      </w:r>
      <w:r>
        <w:rPr>
          <w:rFonts w:eastAsia="楷体_GB2312"/>
          <w:sz w:val="24"/>
          <w:u w:val="single"/>
        </w:rPr>
        <w:t xml:space="preserve">  </w:t>
      </w:r>
      <w:r>
        <w:rPr>
          <w:rFonts w:eastAsia="楷体_GB2312" w:hint="eastAsia"/>
          <w:sz w:val="24"/>
          <w:u w:val="single"/>
        </w:rPr>
        <w:t>201905</w:t>
      </w:r>
      <w:r w:rsidR="00B65D98">
        <w:rPr>
          <w:rFonts w:eastAsia="楷体_GB2312"/>
          <w:sz w:val="24"/>
          <w:u w:val="single"/>
        </w:rPr>
        <w:t>2854</w:t>
      </w:r>
      <w:r>
        <w:rPr>
          <w:rFonts w:eastAsia="楷体_GB2312" w:hint="eastAsia"/>
          <w:sz w:val="24"/>
          <w:u w:val="single"/>
        </w:rPr>
        <w:t xml:space="preserve"> </w:t>
      </w:r>
      <w:r>
        <w:rPr>
          <w:rFonts w:eastAsia="楷体_GB2312"/>
          <w:sz w:val="24"/>
          <w:u w:val="single"/>
        </w:rPr>
        <w:t xml:space="preserve"> </w:t>
      </w:r>
      <w:r>
        <w:rPr>
          <w:rFonts w:eastAsia="楷体_GB2312"/>
          <w:sz w:val="24"/>
        </w:rPr>
        <w:t>实验时间</w:t>
      </w:r>
      <w:r>
        <w:rPr>
          <w:rFonts w:eastAsia="楷体_GB2312" w:hint="eastAsia"/>
          <w:sz w:val="24"/>
          <w:u w:val="single"/>
        </w:rPr>
        <w:t xml:space="preserve"> </w:t>
      </w:r>
      <w:r>
        <w:rPr>
          <w:rFonts w:eastAsia="楷体_GB2312" w:hint="eastAsia"/>
          <w:sz w:val="24"/>
          <w:u w:val="single"/>
        </w:rPr>
        <w:t>2021</w:t>
      </w:r>
      <w:r>
        <w:rPr>
          <w:rFonts w:eastAsia="楷体_GB2312" w:hint="eastAsia"/>
          <w:sz w:val="24"/>
          <w:u w:val="single"/>
        </w:rPr>
        <w:t xml:space="preserve"> </w:t>
      </w:r>
      <w:r>
        <w:rPr>
          <w:rFonts w:eastAsia="楷体_GB2312"/>
          <w:sz w:val="24"/>
        </w:rPr>
        <w:t>年</w:t>
      </w:r>
      <w:r>
        <w:rPr>
          <w:rFonts w:eastAsia="楷体_GB2312" w:hint="eastAsia"/>
          <w:sz w:val="24"/>
          <w:u w:val="single"/>
        </w:rPr>
        <w:t xml:space="preserve"> </w:t>
      </w:r>
      <w:r>
        <w:rPr>
          <w:rFonts w:eastAsia="楷体_GB2312" w:hint="eastAsia"/>
          <w:sz w:val="24"/>
          <w:u w:val="single"/>
        </w:rPr>
        <w:t xml:space="preserve"> </w:t>
      </w:r>
      <w:r>
        <w:rPr>
          <w:rFonts w:eastAsia="楷体_GB2312" w:hint="eastAsia"/>
          <w:sz w:val="24"/>
          <w:u w:val="single"/>
        </w:rPr>
        <w:t xml:space="preserve"> </w:t>
      </w:r>
      <w:r>
        <w:rPr>
          <w:rFonts w:eastAsia="楷体_GB2312" w:hint="eastAsia"/>
          <w:sz w:val="24"/>
          <w:u w:val="single"/>
        </w:rPr>
        <w:t xml:space="preserve">11 </w:t>
      </w:r>
      <w:r>
        <w:rPr>
          <w:rFonts w:eastAsia="楷体_GB2312"/>
          <w:sz w:val="24"/>
        </w:rPr>
        <w:t>月</w:t>
      </w:r>
      <w:r>
        <w:rPr>
          <w:rFonts w:eastAsia="楷体_GB2312" w:hint="eastAsia"/>
          <w:sz w:val="24"/>
          <w:u w:val="single"/>
        </w:rPr>
        <w:t xml:space="preserve">  </w:t>
      </w:r>
      <w:r w:rsidR="00B65D98">
        <w:rPr>
          <w:rFonts w:eastAsia="楷体_GB2312"/>
          <w:sz w:val="24"/>
          <w:u w:val="single"/>
        </w:rPr>
        <w:t>25</w:t>
      </w:r>
      <w:r>
        <w:rPr>
          <w:rFonts w:eastAsia="楷体_GB2312" w:hint="eastAsia"/>
          <w:sz w:val="24"/>
          <w:u w:val="single"/>
        </w:rPr>
        <w:t xml:space="preserve"> </w:t>
      </w:r>
      <w:r>
        <w:rPr>
          <w:rFonts w:eastAsia="楷体_GB2312"/>
          <w:sz w:val="24"/>
        </w:rPr>
        <w:t>日</w:t>
      </w:r>
      <w:r>
        <w:rPr>
          <w:rFonts w:eastAsia="楷体_GB2312" w:hint="eastAsia"/>
          <w:sz w:val="24"/>
        </w:rPr>
        <w:t xml:space="preserve"> </w:t>
      </w:r>
    </w:p>
    <w:bookmarkEnd w:id="0"/>
    <w:bookmarkEnd w:id="1"/>
    <w:bookmarkEnd w:id="2"/>
    <w:p w14:paraId="57EBBAE2" w14:textId="77777777" w:rsidR="009A79C0" w:rsidRDefault="009A79C0">
      <w:pPr>
        <w:rPr>
          <w:rFonts w:ascii="宋体" w:hAnsi="宋体"/>
          <w:b/>
          <w:bCs/>
          <w:szCs w:val="21"/>
        </w:rPr>
      </w:pPr>
    </w:p>
    <w:p w14:paraId="5696DEB7" w14:textId="12E46814" w:rsidR="00B65D98" w:rsidRPr="00B65D98" w:rsidRDefault="0011729A" w:rsidP="00B65D98">
      <w:pPr>
        <w:pStyle w:val="a8"/>
        <w:numPr>
          <w:ilvl w:val="0"/>
          <w:numId w:val="4"/>
        </w:numPr>
        <w:ind w:firstLineChars="0"/>
        <w:rPr>
          <w:rFonts w:ascii="等线" w:eastAsia="等线" w:hAnsi="等线" w:cs="等线" w:hint="eastAsia"/>
          <w:b/>
          <w:bCs/>
          <w:szCs w:val="21"/>
        </w:rPr>
      </w:pPr>
      <w:r w:rsidRPr="00B65D98">
        <w:rPr>
          <w:rFonts w:ascii="等线" w:eastAsia="等线" w:hAnsi="等线" w:cs="等线" w:hint="eastAsia"/>
          <w:b/>
          <w:bCs/>
          <w:szCs w:val="21"/>
        </w:rPr>
        <w:t>【实验目的】</w:t>
      </w:r>
      <w:r w:rsidRPr="00B65D98">
        <w:rPr>
          <w:rFonts w:ascii="等线" w:eastAsia="等线" w:hAnsi="等线" w:cs="等线" w:hint="eastAsia"/>
          <w:b/>
          <w:bCs/>
          <w:szCs w:val="21"/>
        </w:rPr>
        <w:t xml:space="preserve"> </w:t>
      </w:r>
    </w:p>
    <w:p w14:paraId="4C6B360F" w14:textId="77777777" w:rsidR="00AD1D29" w:rsidRDefault="00AD1D29" w:rsidP="00AD1D29">
      <w:pPr>
        <w:tabs>
          <w:tab w:val="left" w:pos="720"/>
          <w:tab w:val="left" w:pos="1440"/>
        </w:tabs>
        <w:rPr>
          <w:rFonts w:ascii="等线" w:eastAsia="等线" w:hAnsi="等线" w:cs="等线"/>
          <w:szCs w:val="21"/>
        </w:rPr>
      </w:pPr>
    </w:p>
    <w:p w14:paraId="43161910" w14:textId="49DD5DFB" w:rsidR="009A79C0" w:rsidRDefault="0011729A" w:rsidP="00AD1D29">
      <w:pPr>
        <w:tabs>
          <w:tab w:val="left" w:pos="720"/>
          <w:tab w:val="left" w:pos="1440"/>
        </w:tabs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>加</w:t>
      </w:r>
      <w:r>
        <w:rPr>
          <w:rFonts w:ascii="等线" w:eastAsia="等线" w:hAnsi="等线" w:cs="等线" w:hint="eastAsia"/>
          <w:szCs w:val="21"/>
        </w:rPr>
        <w:t>深对</w:t>
      </w:r>
      <w:r>
        <w:rPr>
          <w:rFonts w:ascii="等线" w:eastAsia="等线" w:hAnsi="等线" w:cs="等线" w:hint="eastAsia"/>
          <w:szCs w:val="21"/>
        </w:rPr>
        <w:t>RIP</w:t>
      </w:r>
      <w:r>
        <w:rPr>
          <w:rFonts w:ascii="等线" w:eastAsia="等线" w:hAnsi="等线" w:cs="等线" w:hint="eastAsia"/>
          <w:szCs w:val="21"/>
        </w:rPr>
        <w:t>路由协议工作原理的理解，掌握在路由器上配置</w:t>
      </w:r>
      <w:r>
        <w:rPr>
          <w:rFonts w:ascii="等线" w:eastAsia="等线" w:hAnsi="等线" w:cs="等线" w:hint="eastAsia"/>
          <w:szCs w:val="21"/>
        </w:rPr>
        <w:t xml:space="preserve">RIP </w:t>
      </w:r>
      <w:r>
        <w:rPr>
          <w:rFonts w:ascii="等线" w:eastAsia="等线" w:hAnsi="等线" w:cs="等线" w:hint="eastAsia"/>
          <w:szCs w:val="21"/>
        </w:rPr>
        <w:t>。</w:t>
      </w:r>
    </w:p>
    <w:p w14:paraId="1C333C21" w14:textId="77777777" w:rsidR="00AD1D29" w:rsidRPr="00AD1D29" w:rsidRDefault="00AD1D29" w:rsidP="00AD1D29">
      <w:pPr>
        <w:rPr>
          <w:rFonts w:ascii="等线" w:eastAsia="等线" w:hAnsi="等线" w:cs="等线" w:hint="eastAsia"/>
          <w:b/>
          <w:bCs/>
          <w:szCs w:val="21"/>
        </w:rPr>
      </w:pPr>
    </w:p>
    <w:p w14:paraId="41CC6523" w14:textId="4805A90D" w:rsidR="009A79C0" w:rsidRDefault="0011729A" w:rsidP="00B65D98">
      <w:pPr>
        <w:pStyle w:val="a8"/>
        <w:numPr>
          <w:ilvl w:val="0"/>
          <w:numId w:val="4"/>
        </w:numPr>
        <w:ind w:firstLineChars="0"/>
        <w:rPr>
          <w:rFonts w:ascii="等线" w:eastAsia="等线" w:hAnsi="等线" w:cs="等线"/>
          <w:b/>
          <w:bCs/>
          <w:szCs w:val="21"/>
        </w:rPr>
      </w:pPr>
      <w:r>
        <w:rPr>
          <w:rFonts w:ascii="等线" w:eastAsia="等线" w:hAnsi="等线" w:cs="等线" w:hint="eastAsia"/>
          <w:b/>
          <w:bCs/>
          <w:szCs w:val="21"/>
        </w:rPr>
        <w:t>【</w:t>
      </w:r>
      <w:r>
        <w:rPr>
          <w:rFonts w:ascii="等线" w:eastAsia="等线" w:hAnsi="等线" w:cs="等线" w:hint="eastAsia"/>
          <w:b/>
          <w:bCs/>
          <w:szCs w:val="21"/>
        </w:rPr>
        <w:t>实验内容】</w:t>
      </w:r>
      <w:r>
        <w:rPr>
          <w:rFonts w:ascii="等线" w:eastAsia="等线" w:hAnsi="等线" w:cs="等线" w:hint="eastAsia"/>
          <w:b/>
          <w:bCs/>
          <w:szCs w:val="21"/>
        </w:rPr>
        <w:t xml:space="preserve"> </w:t>
      </w:r>
    </w:p>
    <w:p w14:paraId="33529B1D" w14:textId="77777777" w:rsidR="00AD1D29" w:rsidRDefault="00AD1D29" w:rsidP="00AD1D29">
      <w:pPr>
        <w:tabs>
          <w:tab w:val="left" w:pos="720"/>
          <w:tab w:val="left" w:pos="1440"/>
        </w:tabs>
        <w:rPr>
          <w:rFonts w:ascii="等线" w:eastAsia="等线" w:hAnsi="等线" w:cs="等线"/>
          <w:szCs w:val="21"/>
        </w:rPr>
      </w:pPr>
    </w:p>
    <w:p w14:paraId="5950BFE3" w14:textId="55EE557E" w:rsidR="009A79C0" w:rsidRDefault="0011729A" w:rsidP="00AD1D29">
      <w:pPr>
        <w:tabs>
          <w:tab w:val="left" w:pos="720"/>
          <w:tab w:val="left" w:pos="1440"/>
        </w:tabs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>配置路由器的</w:t>
      </w:r>
      <w:r>
        <w:rPr>
          <w:rFonts w:ascii="等线" w:eastAsia="等线" w:hAnsi="等线" w:cs="等线" w:hint="eastAsia"/>
          <w:szCs w:val="21"/>
        </w:rPr>
        <w:t>RIP</w:t>
      </w:r>
      <w:r>
        <w:rPr>
          <w:rFonts w:ascii="等线" w:eastAsia="等线" w:hAnsi="等线" w:cs="等线" w:hint="eastAsia"/>
          <w:szCs w:val="21"/>
        </w:rPr>
        <w:t>协议实现动态路由。</w:t>
      </w:r>
    </w:p>
    <w:p w14:paraId="09DE4EF2" w14:textId="77777777" w:rsidR="009A79C0" w:rsidRDefault="0011729A" w:rsidP="00AD1D29">
      <w:pPr>
        <w:tabs>
          <w:tab w:val="left" w:pos="720"/>
          <w:tab w:val="left" w:pos="1440"/>
        </w:tabs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>观察路由信息表。</w:t>
      </w:r>
      <w:r>
        <w:rPr>
          <w:rFonts w:ascii="等线" w:eastAsia="等线" w:hAnsi="等线" w:cs="等线" w:hint="eastAsia"/>
          <w:szCs w:val="21"/>
        </w:rPr>
        <w:t>并测试主机之间的</w:t>
      </w:r>
      <w:r>
        <w:rPr>
          <w:rFonts w:ascii="等线" w:eastAsia="等线" w:hAnsi="等线" w:cs="等线" w:hint="eastAsia"/>
          <w:szCs w:val="21"/>
        </w:rPr>
        <w:t>连通性。</w:t>
      </w:r>
    </w:p>
    <w:p w14:paraId="30874779" w14:textId="77777777" w:rsidR="009A79C0" w:rsidRDefault="009A79C0">
      <w:pPr>
        <w:rPr>
          <w:rFonts w:ascii="等线" w:eastAsia="等线" w:hAnsi="等线" w:cs="等线"/>
          <w:szCs w:val="21"/>
        </w:rPr>
      </w:pPr>
    </w:p>
    <w:p w14:paraId="50CDB137" w14:textId="77777777" w:rsidR="009A79C0" w:rsidRPr="00B65D98" w:rsidRDefault="0011729A" w:rsidP="00B65D98">
      <w:pPr>
        <w:pStyle w:val="a8"/>
        <w:numPr>
          <w:ilvl w:val="0"/>
          <w:numId w:val="4"/>
        </w:numPr>
        <w:ind w:firstLineChars="0"/>
        <w:rPr>
          <w:rFonts w:ascii="等线" w:eastAsia="等线" w:hAnsi="等线" w:cs="等线"/>
          <w:b/>
          <w:bCs/>
          <w:szCs w:val="21"/>
        </w:rPr>
      </w:pPr>
      <w:r w:rsidRPr="00B65D98">
        <w:rPr>
          <w:rFonts w:ascii="等线" w:eastAsia="等线" w:hAnsi="等线" w:cs="等线" w:hint="eastAsia"/>
          <w:b/>
          <w:bCs/>
          <w:szCs w:val="21"/>
        </w:rPr>
        <w:t>【实验原理】</w:t>
      </w:r>
    </w:p>
    <w:p w14:paraId="3AD6F51C" w14:textId="77777777" w:rsidR="002C3AE9" w:rsidRDefault="002C3AE9">
      <w:pPr>
        <w:ind w:firstLine="420"/>
        <w:rPr>
          <w:rFonts w:ascii="等线" w:eastAsia="等线" w:hAnsi="等线" w:cs="等线"/>
        </w:rPr>
      </w:pPr>
    </w:p>
    <w:p w14:paraId="7E147706" w14:textId="1D6B5CE1" w:rsidR="009A79C0" w:rsidRDefault="0011729A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>路由表的产生方式一般有</w:t>
      </w:r>
      <w:r>
        <w:rPr>
          <w:rFonts w:ascii="等线" w:eastAsia="等线" w:hAnsi="等线" w:cs="等线" w:hint="eastAsia"/>
        </w:rPr>
        <w:t>3</w:t>
      </w:r>
      <w:r>
        <w:rPr>
          <w:rFonts w:ascii="等线" w:eastAsia="等线" w:hAnsi="等线" w:cs="等线" w:hint="eastAsia"/>
        </w:rPr>
        <w:t>种：</w:t>
      </w:r>
    </w:p>
    <w:p w14:paraId="72271E88" w14:textId="77777777" w:rsidR="009A79C0" w:rsidRDefault="0011729A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  <w:b/>
          <w:bCs/>
        </w:rPr>
        <w:t>直连路由</w:t>
      </w:r>
      <w:r>
        <w:rPr>
          <w:rFonts w:ascii="等线" w:eastAsia="等线" w:hAnsi="等线" w:cs="等线" w:hint="eastAsia"/>
        </w:rPr>
        <w:t>：给路由器接口配置一个</w:t>
      </w:r>
      <w:r>
        <w:rPr>
          <w:rFonts w:ascii="等线" w:eastAsia="等线" w:hAnsi="等线" w:cs="等线" w:hint="eastAsia"/>
        </w:rPr>
        <w:t>IP</w:t>
      </w:r>
      <w:r>
        <w:rPr>
          <w:rFonts w:ascii="等线" w:eastAsia="等线" w:hAnsi="等线" w:cs="等线" w:hint="eastAsia"/>
        </w:rPr>
        <w:t>地址，路由器自动产生本接口</w:t>
      </w:r>
      <w:r>
        <w:rPr>
          <w:rFonts w:ascii="等线" w:eastAsia="等线" w:hAnsi="等线" w:cs="等线" w:hint="eastAsia"/>
        </w:rPr>
        <w:t>IP</w:t>
      </w:r>
      <w:r>
        <w:rPr>
          <w:rFonts w:ascii="等线" w:eastAsia="等线" w:hAnsi="等线" w:cs="等线" w:hint="eastAsia"/>
        </w:rPr>
        <w:t>所在网段的路由信息。</w:t>
      </w:r>
    </w:p>
    <w:p w14:paraId="61CB4343" w14:textId="77777777" w:rsidR="009A79C0" w:rsidRDefault="0011729A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  <w:b/>
          <w:bCs/>
        </w:rPr>
        <w:t>静态路由</w:t>
      </w:r>
      <w:r>
        <w:rPr>
          <w:rFonts w:ascii="等线" w:eastAsia="等线" w:hAnsi="等线" w:cs="等线" w:hint="eastAsia"/>
        </w:rPr>
        <w:t>：</w:t>
      </w:r>
      <w:r>
        <w:rPr>
          <w:rFonts w:ascii="等线" w:eastAsia="等线" w:hAnsi="等线" w:cs="等线" w:hint="eastAsia"/>
        </w:rPr>
        <w:t>静态路由是指由用户或网络管理员手工配置的路由信息。当网络的拓扑结构或链路的状态发生变化时，网络管理员需要手工去修改路由表中相关的静态路由信息。静态路由一般适用于比较简单的网络环境，在这样的环境中，网络管理员易</w:t>
      </w:r>
      <w:r>
        <w:rPr>
          <w:rFonts w:ascii="等线" w:eastAsia="等线" w:hAnsi="等线" w:cs="等线" w:hint="eastAsia"/>
        </w:rPr>
        <w:t>于清楚地了解网络的拓扑结构，便于设置正确的路由信息。</w:t>
      </w:r>
    </w:p>
    <w:p w14:paraId="4DE044EB" w14:textId="77777777" w:rsidR="009A79C0" w:rsidRDefault="0011729A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  <w:b/>
          <w:bCs/>
        </w:rPr>
        <w:t>动态路由</w:t>
      </w:r>
      <w:r>
        <w:rPr>
          <w:rFonts w:ascii="等线" w:eastAsia="等线" w:hAnsi="等线" w:cs="等线" w:hint="eastAsia"/>
          <w:b/>
          <w:bCs/>
        </w:rPr>
        <w:t>：</w:t>
      </w:r>
      <w:r>
        <w:rPr>
          <w:rFonts w:ascii="等线" w:eastAsia="等线" w:hAnsi="等线" w:cs="等线" w:hint="eastAsia"/>
        </w:rPr>
        <w:t>由</w:t>
      </w:r>
      <w:r>
        <w:rPr>
          <w:rFonts w:ascii="等线" w:eastAsia="等线" w:hAnsi="等线" w:cs="等线" w:hint="eastAsia"/>
        </w:rPr>
        <w:t>协议学习产生路由</w:t>
      </w:r>
      <w:r>
        <w:rPr>
          <w:rFonts w:ascii="等线" w:eastAsia="等线" w:hAnsi="等线" w:cs="等线" w:hint="eastAsia"/>
        </w:rPr>
        <w:t>。</w:t>
      </w:r>
      <w:r>
        <w:rPr>
          <w:rFonts w:ascii="等线" w:eastAsia="等线" w:hAnsi="等线" w:cs="等线" w:hint="eastAsia"/>
        </w:rPr>
        <w:t>在大规模的网络中，或网络拓扑结构相对复杂的情况下，通过在路由器上运行动态路由协议，路由器之间相互学习产生路由信息。</w:t>
      </w:r>
    </w:p>
    <w:p w14:paraId="2FC0D492" w14:textId="77777777" w:rsidR="009A79C0" w:rsidRDefault="0011729A">
      <w:pPr>
        <w:ind w:firstLine="420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  <w:b/>
          <w:bCs/>
        </w:rPr>
        <w:t>动态路由协议：</w:t>
      </w:r>
      <w:r>
        <w:rPr>
          <w:rFonts w:ascii="等线" w:eastAsia="等线" w:hAnsi="等线" w:cs="等线" w:hint="eastAsia"/>
          <w:b/>
          <w:bCs/>
        </w:rPr>
        <w:t>RIP</w:t>
      </w:r>
      <w:r>
        <w:rPr>
          <w:rFonts w:ascii="等线" w:eastAsia="等线" w:hAnsi="等线" w:cs="等线" w:hint="eastAsia"/>
          <w:b/>
          <w:bCs/>
        </w:rPr>
        <w:t>路由协议</w:t>
      </w:r>
      <w:r>
        <w:rPr>
          <w:rFonts w:ascii="等线" w:eastAsia="等线" w:hAnsi="等线" w:cs="等线" w:hint="eastAsia"/>
        </w:rPr>
        <w:t>是一种是基于距离矢量路由协议，它可以通过不断的交换信息让路由器动态的适应网络连接的变化，这些信息包括每个路由器可以到达哪些网络，这些网络有多远等。同一自治系统</w:t>
      </w:r>
      <w:r>
        <w:rPr>
          <w:rFonts w:ascii="等线" w:eastAsia="等线" w:hAnsi="等线" w:cs="等线" w:hint="eastAsia"/>
        </w:rPr>
        <w:t>(A.S.)</w:t>
      </w:r>
      <w:r>
        <w:rPr>
          <w:rFonts w:ascii="等线" w:eastAsia="等线" w:hAnsi="等线" w:cs="等线" w:hint="eastAsia"/>
        </w:rPr>
        <w:t>中的路由器每</w:t>
      </w:r>
      <w:r>
        <w:rPr>
          <w:rFonts w:ascii="等线" w:eastAsia="等线" w:hAnsi="等线" w:cs="等线" w:hint="eastAsia"/>
        </w:rPr>
        <w:t xml:space="preserve"> 30</w:t>
      </w:r>
      <w:r>
        <w:rPr>
          <w:rFonts w:ascii="等线" w:eastAsia="等线" w:hAnsi="等线" w:cs="等线" w:hint="eastAsia"/>
        </w:rPr>
        <w:t>秒会与相邻的路由器</w:t>
      </w:r>
      <w:r>
        <w:rPr>
          <w:rFonts w:ascii="等线" w:eastAsia="等线" w:hAnsi="等线" w:cs="等线" w:hint="eastAsia"/>
        </w:rPr>
        <w:t xml:space="preserve"> </w:t>
      </w:r>
      <w:r>
        <w:rPr>
          <w:rFonts w:ascii="等线" w:eastAsia="等线" w:hAnsi="等线" w:cs="等线" w:hint="eastAsia"/>
        </w:rPr>
        <w:t>交换子讯息，以动态的建立路由表。</w:t>
      </w:r>
      <w:r>
        <w:rPr>
          <w:rFonts w:ascii="等线" w:eastAsia="等线" w:hAnsi="等线" w:cs="等线" w:hint="eastAsia"/>
        </w:rPr>
        <w:t xml:space="preserve">RIP </w:t>
      </w:r>
      <w:r>
        <w:rPr>
          <w:rFonts w:ascii="等线" w:eastAsia="等线" w:hAnsi="等线" w:cs="等线" w:hint="eastAsia"/>
        </w:rPr>
        <w:t>允许最大的</w:t>
      </w:r>
      <w:r>
        <w:rPr>
          <w:rFonts w:ascii="等线" w:eastAsia="等线" w:hAnsi="等线" w:cs="等线" w:hint="eastAsia"/>
        </w:rPr>
        <w:t>hop</w:t>
      </w:r>
      <w:r>
        <w:rPr>
          <w:rFonts w:ascii="等线" w:eastAsia="等线" w:hAnsi="等线" w:cs="等线" w:hint="eastAsia"/>
        </w:rPr>
        <w:t>数</w:t>
      </w:r>
      <w:r>
        <w:rPr>
          <w:rFonts w:ascii="等线" w:eastAsia="等线" w:hAnsi="等线" w:cs="等线" w:hint="eastAsia"/>
        </w:rPr>
        <w:t>(</w:t>
      </w:r>
      <w:r>
        <w:rPr>
          <w:rFonts w:ascii="等线" w:eastAsia="等线" w:hAnsi="等线" w:cs="等线" w:hint="eastAsia"/>
        </w:rPr>
        <w:t>跳数）为</w:t>
      </w:r>
      <w:r>
        <w:rPr>
          <w:rFonts w:ascii="等线" w:eastAsia="等线" w:hAnsi="等线" w:cs="等线" w:hint="eastAsia"/>
        </w:rPr>
        <w:t xml:space="preserve">15 </w:t>
      </w:r>
      <w:r>
        <w:rPr>
          <w:rFonts w:ascii="等线" w:eastAsia="等线" w:hAnsi="等线" w:cs="等线" w:hint="eastAsia"/>
        </w:rPr>
        <w:t>多于</w:t>
      </w:r>
      <w:r>
        <w:rPr>
          <w:rFonts w:ascii="等线" w:eastAsia="等线" w:hAnsi="等线" w:cs="等线" w:hint="eastAsia"/>
        </w:rPr>
        <w:t>15</w:t>
      </w:r>
      <w:r>
        <w:rPr>
          <w:rFonts w:ascii="等线" w:eastAsia="等线" w:hAnsi="等线" w:cs="等线" w:hint="eastAsia"/>
        </w:rPr>
        <w:t>跳不可达。</w:t>
      </w:r>
    </w:p>
    <w:p w14:paraId="13A7BFC8" w14:textId="77777777" w:rsidR="009A79C0" w:rsidRPr="00B65D98" w:rsidRDefault="009A79C0" w:rsidP="00B65D98">
      <w:pPr>
        <w:ind w:firstLine="420"/>
        <w:rPr>
          <w:rFonts w:ascii="等线" w:eastAsia="等线" w:hAnsi="等线" w:cs="等线"/>
          <w:b/>
          <w:bCs/>
          <w:szCs w:val="21"/>
        </w:rPr>
      </w:pPr>
    </w:p>
    <w:p w14:paraId="25750DDC" w14:textId="77777777" w:rsidR="009A79C0" w:rsidRDefault="0011729A" w:rsidP="00B65D98">
      <w:pPr>
        <w:pStyle w:val="a8"/>
        <w:numPr>
          <w:ilvl w:val="0"/>
          <w:numId w:val="4"/>
        </w:numPr>
        <w:ind w:firstLineChars="0"/>
        <w:rPr>
          <w:rFonts w:ascii="等线" w:eastAsia="等线" w:hAnsi="等线" w:cs="等线"/>
          <w:b/>
          <w:bCs/>
          <w:szCs w:val="21"/>
        </w:rPr>
      </w:pPr>
      <w:r>
        <w:rPr>
          <w:rFonts w:ascii="等线" w:eastAsia="等线" w:hAnsi="等线" w:cs="等线" w:hint="eastAsia"/>
          <w:b/>
          <w:bCs/>
          <w:szCs w:val="21"/>
        </w:rPr>
        <w:t>【实验环境】</w:t>
      </w:r>
      <w:r>
        <w:rPr>
          <w:rFonts w:ascii="等线" w:eastAsia="等线" w:hAnsi="等线" w:cs="等线" w:hint="eastAsia"/>
          <w:b/>
          <w:bCs/>
          <w:szCs w:val="21"/>
        </w:rPr>
        <w:t xml:space="preserve"> </w:t>
      </w:r>
    </w:p>
    <w:p w14:paraId="72151051" w14:textId="77777777" w:rsidR="00AD1D29" w:rsidRPr="00AD1D29" w:rsidRDefault="00AD1D29" w:rsidP="00AD1D29">
      <w:pPr>
        <w:tabs>
          <w:tab w:val="left" w:pos="720"/>
          <w:tab w:val="left" w:pos="1440"/>
        </w:tabs>
        <w:rPr>
          <w:rFonts w:ascii="等线" w:eastAsia="等线" w:hAnsi="等线" w:cs="等线" w:hint="eastAsia"/>
          <w:szCs w:val="21"/>
        </w:rPr>
      </w:pPr>
    </w:p>
    <w:p w14:paraId="16A17F3A" w14:textId="1E20F99F" w:rsidR="009A79C0" w:rsidRDefault="0011729A" w:rsidP="00AD1D29">
      <w:pPr>
        <w:tabs>
          <w:tab w:val="left" w:pos="720"/>
          <w:tab w:val="left" w:pos="1440"/>
        </w:tabs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b/>
          <w:bCs/>
          <w:szCs w:val="21"/>
        </w:rPr>
        <w:t>实验设备</w:t>
      </w:r>
      <w:r>
        <w:rPr>
          <w:rFonts w:ascii="等线" w:eastAsia="等线" w:hAnsi="等线" w:cs="等线" w:hint="eastAsia"/>
          <w:bCs/>
          <w:szCs w:val="21"/>
        </w:rPr>
        <w:t>：两台路由器</w:t>
      </w:r>
      <w:r>
        <w:rPr>
          <w:rFonts w:ascii="等线" w:eastAsia="等线" w:hAnsi="等线" w:cs="等线" w:hint="eastAsia"/>
          <w:bCs/>
          <w:szCs w:val="21"/>
        </w:rPr>
        <w:t>(R2632)</w:t>
      </w:r>
      <w:r>
        <w:rPr>
          <w:rFonts w:ascii="等线" w:eastAsia="等线" w:hAnsi="等线" w:cs="等线" w:hint="eastAsia"/>
          <w:bCs/>
          <w:szCs w:val="21"/>
        </w:rPr>
        <w:t>或三层交换机</w:t>
      </w:r>
      <w:r>
        <w:rPr>
          <w:rFonts w:ascii="等线" w:eastAsia="等线" w:hAnsi="等线" w:cs="等线" w:hint="eastAsia"/>
          <w:bCs/>
          <w:szCs w:val="21"/>
        </w:rPr>
        <w:t>，两台</w:t>
      </w:r>
      <w:r>
        <w:rPr>
          <w:rFonts w:ascii="等线" w:eastAsia="等线" w:hAnsi="等线" w:cs="等线" w:hint="eastAsia"/>
          <w:bCs/>
          <w:szCs w:val="21"/>
        </w:rPr>
        <w:t>PC</w:t>
      </w:r>
      <w:r>
        <w:rPr>
          <w:rFonts w:ascii="等线" w:eastAsia="等线" w:hAnsi="等线" w:cs="等线" w:hint="eastAsia"/>
          <w:bCs/>
          <w:szCs w:val="21"/>
        </w:rPr>
        <w:t>机，</w:t>
      </w:r>
      <w:r>
        <w:rPr>
          <w:rFonts w:ascii="等线" w:eastAsia="等线" w:hAnsi="等线" w:cs="等线" w:hint="eastAsia"/>
          <w:szCs w:val="21"/>
        </w:rPr>
        <w:t>1</w:t>
      </w:r>
      <w:r>
        <w:rPr>
          <w:rFonts w:ascii="等线" w:eastAsia="等线" w:hAnsi="等线" w:cs="等线" w:hint="eastAsia"/>
          <w:szCs w:val="21"/>
        </w:rPr>
        <w:t>根</w:t>
      </w:r>
      <w:r>
        <w:rPr>
          <w:rFonts w:ascii="等线" w:eastAsia="等线" w:hAnsi="等线" w:cs="等线" w:hint="eastAsia"/>
          <w:szCs w:val="21"/>
        </w:rPr>
        <w:t>V35DCE</w:t>
      </w:r>
      <w:r>
        <w:rPr>
          <w:rFonts w:ascii="等线" w:eastAsia="等线" w:hAnsi="等线" w:cs="等线" w:hint="eastAsia"/>
          <w:szCs w:val="21"/>
        </w:rPr>
        <w:t>、</w:t>
      </w:r>
      <w:r>
        <w:rPr>
          <w:rFonts w:ascii="等线" w:eastAsia="等线" w:hAnsi="等线" w:cs="等线" w:hint="eastAsia"/>
          <w:szCs w:val="21"/>
        </w:rPr>
        <w:t>1</w:t>
      </w:r>
      <w:r>
        <w:rPr>
          <w:rFonts w:ascii="等线" w:eastAsia="等线" w:hAnsi="等线" w:cs="等线" w:hint="eastAsia"/>
          <w:szCs w:val="21"/>
        </w:rPr>
        <w:t>根</w:t>
      </w:r>
      <w:r>
        <w:rPr>
          <w:rFonts w:ascii="等线" w:eastAsia="等线" w:hAnsi="等线" w:cs="等线" w:hint="eastAsia"/>
          <w:szCs w:val="21"/>
        </w:rPr>
        <w:t>V35DTE</w:t>
      </w:r>
      <w:r>
        <w:rPr>
          <w:rFonts w:ascii="等线" w:eastAsia="等线" w:hAnsi="等线" w:cs="等线" w:hint="eastAsia"/>
          <w:szCs w:val="21"/>
        </w:rPr>
        <w:t>。</w:t>
      </w:r>
    </w:p>
    <w:p w14:paraId="4C9A806D" w14:textId="77777777" w:rsidR="009A79C0" w:rsidRDefault="0011729A" w:rsidP="00AD1D29">
      <w:pPr>
        <w:tabs>
          <w:tab w:val="left" w:pos="720"/>
          <w:tab w:val="left" w:pos="1440"/>
        </w:tabs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b/>
          <w:bCs/>
          <w:szCs w:val="21"/>
        </w:rPr>
        <w:t>拓扑结构：</w:t>
      </w:r>
      <w:r>
        <w:rPr>
          <w:rFonts w:ascii="等线" w:eastAsia="等线" w:hAnsi="等线" w:cs="等线" w:hint="eastAsia"/>
          <w:szCs w:val="21"/>
        </w:rPr>
        <w:t>路由器</w:t>
      </w:r>
      <w:r>
        <w:rPr>
          <w:rFonts w:ascii="等线" w:eastAsia="等线" w:hAnsi="等线" w:cs="等线" w:hint="eastAsia"/>
          <w:szCs w:val="21"/>
        </w:rPr>
        <w:t>Router1</w:t>
      </w:r>
      <w:r>
        <w:rPr>
          <w:rFonts w:ascii="等线" w:eastAsia="等线" w:hAnsi="等线" w:cs="等线" w:hint="eastAsia"/>
          <w:szCs w:val="21"/>
        </w:rPr>
        <w:t>和</w:t>
      </w:r>
      <w:r>
        <w:rPr>
          <w:rFonts w:ascii="等线" w:eastAsia="等线" w:hAnsi="等线" w:cs="等线" w:hint="eastAsia"/>
          <w:szCs w:val="21"/>
        </w:rPr>
        <w:t>Router2</w:t>
      </w:r>
      <w:r>
        <w:rPr>
          <w:rFonts w:ascii="等线" w:eastAsia="等线" w:hAnsi="等线" w:cs="等线" w:hint="eastAsia"/>
          <w:szCs w:val="21"/>
        </w:rPr>
        <w:t>之间通过串口采用</w:t>
      </w:r>
      <w:r>
        <w:rPr>
          <w:rFonts w:ascii="等线" w:eastAsia="等线" w:hAnsi="等线" w:cs="等线" w:hint="eastAsia"/>
          <w:szCs w:val="21"/>
        </w:rPr>
        <w:t>V35 DCE/DTE</w:t>
      </w:r>
      <w:r>
        <w:rPr>
          <w:rFonts w:ascii="等线" w:eastAsia="等线" w:hAnsi="等线" w:cs="等线" w:hint="eastAsia"/>
          <w:szCs w:val="21"/>
        </w:rPr>
        <w:t>电缆连接。将电缆的</w:t>
      </w:r>
      <w:r>
        <w:rPr>
          <w:rFonts w:ascii="等线" w:eastAsia="等线" w:hAnsi="等线" w:cs="等线" w:hint="eastAsia"/>
          <w:szCs w:val="21"/>
        </w:rPr>
        <w:t>DCE</w:t>
      </w:r>
      <w:r>
        <w:rPr>
          <w:rFonts w:ascii="等线" w:eastAsia="等线" w:hAnsi="等线" w:cs="等线" w:hint="eastAsia"/>
          <w:szCs w:val="21"/>
        </w:rPr>
        <w:t>端连接到</w:t>
      </w:r>
      <w:r>
        <w:rPr>
          <w:rFonts w:ascii="等线" w:eastAsia="等线" w:hAnsi="等线" w:cs="等线" w:hint="eastAsia"/>
          <w:szCs w:val="21"/>
        </w:rPr>
        <w:t>Router1</w:t>
      </w:r>
      <w:r>
        <w:rPr>
          <w:rFonts w:ascii="等线" w:eastAsia="等线" w:hAnsi="等线" w:cs="等线" w:hint="eastAsia"/>
          <w:szCs w:val="21"/>
        </w:rPr>
        <w:t>的串口</w:t>
      </w:r>
      <w:r>
        <w:rPr>
          <w:rFonts w:ascii="等线" w:eastAsia="等线" w:hAnsi="等线" w:cs="等线" w:hint="eastAsia"/>
          <w:szCs w:val="21"/>
        </w:rPr>
        <w:t>Serial 0</w:t>
      </w:r>
      <w:r>
        <w:rPr>
          <w:rFonts w:ascii="等线" w:eastAsia="等线" w:hAnsi="等线" w:cs="等线" w:hint="eastAsia"/>
          <w:szCs w:val="21"/>
        </w:rPr>
        <w:t>上，</w:t>
      </w:r>
      <w:r>
        <w:rPr>
          <w:rFonts w:ascii="等线" w:eastAsia="等线" w:hAnsi="等线" w:cs="等线" w:hint="eastAsia"/>
          <w:szCs w:val="21"/>
        </w:rPr>
        <w:t>PC1</w:t>
      </w:r>
      <w:r>
        <w:rPr>
          <w:rFonts w:ascii="等线" w:eastAsia="等线" w:hAnsi="等线" w:cs="等线" w:hint="eastAsia"/>
          <w:szCs w:val="21"/>
        </w:rPr>
        <w:t>的</w:t>
      </w:r>
      <w:r>
        <w:rPr>
          <w:rFonts w:ascii="等线" w:eastAsia="等线" w:hAnsi="等线" w:cs="等线" w:hint="eastAsia"/>
          <w:szCs w:val="21"/>
        </w:rPr>
        <w:t>IP</w:t>
      </w:r>
      <w:r>
        <w:rPr>
          <w:rFonts w:ascii="等线" w:eastAsia="等线" w:hAnsi="等线" w:cs="等线" w:hint="eastAsia"/>
          <w:szCs w:val="21"/>
        </w:rPr>
        <w:t>地址和缺省网关分别为</w:t>
      </w:r>
      <w:r>
        <w:rPr>
          <w:rFonts w:ascii="等线" w:eastAsia="等线" w:hAnsi="等线" w:cs="等线" w:hint="eastAsia"/>
          <w:szCs w:val="21"/>
        </w:rPr>
        <w:t>172.16.1.11</w:t>
      </w:r>
      <w:r>
        <w:rPr>
          <w:rFonts w:ascii="等线" w:eastAsia="等线" w:hAnsi="等线" w:cs="等线" w:hint="eastAsia"/>
          <w:szCs w:val="21"/>
        </w:rPr>
        <w:t>和</w:t>
      </w:r>
      <w:r>
        <w:rPr>
          <w:rFonts w:ascii="等线" w:eastAsia="等线" w:hAnsi="等线" w:cs="等线" w:hint="eastAsia"/>
          <w:szCs w:val="21"/>
        </w:rPr>
        <w:t>172.16.1.1</w:t>
      </w:r>
      <w:r>
        <w:rPr>
          <w:rFonts w:ascii="等线" w:eastAsia="等线" w:hAnsi="等线" w:cs="等线" w:hint="eastAsia"/>
          <w:szCs w:val="21"/>
        </w:rPr>
        <w:t>，</w:t>
      </w:r>
      <w:r>
        <w:rPr>
          <w:rFonts w:ascii="等线" w:eastAsia="等线" w:hAnsi="等线" w:cs="等线" w:hint="eastAsia"/>
          <w:szCs w:val="21"/>
        </w:rPr>
        <w:t>PC2</w:t>
      </w:r>
      <w:r>
        <w:rPr>
          <w:rFonts w:ascii="等线" w:eastAsia="等线" w:hAnsi="等线" w:cs="等线" w:hint="eastAsia"/>
          <w:szCs w:val="21"/>
        </w:rPr>
        <w:t>的</w:t>
      </w:r>
      <w:r>
        <w:rPr>
          <w:rFonts w:ascii="等线" w:eastAsia="等线" w:hAnsi="等线" w:cs="等线" w:hint="eastAsia"/>
          <w:szCs w:val="21"/>
        </w:rPr>
        <w:t>IP</w:t>
      </w:r>
      <w:r>
        <w:rPr>
          <w:rFonts w:ascii="等线" w:eastAsia="等线" w:hAnsi="等线" w:cs="等线" w:hint="eastAsia"/>
          <w:szCs w:val="21"/>
        </w:rPr>
        <w:t>地址和缺省网关分别为</w:t>
      </w:r>
      <w:r>
        <w:rPr>
          <w:rFonts w:ascii="等线" w:eastAsia="等线" w:hAnsi="等线" w:cs="等线" w:hint="eastAsia"/>
          <w:szCs w:val="21"/>
        </w:rPr>
        <w:t>172.16.3.22</w:t>
      </w:r>
      <w:r>
        <w:rPr>
          <w:rFonts w:ascii="等线" w:eastAsia="等线" w:hAnsi="等线" w:cs="等线" w:hint="eastAsia"/>
          <w:szCs w:val="21"/>
        </w:rPr>
        <w:t>和</w:t>
      </w:r>
      <w:r>
        <w:rPr>
          <w:rFonts w:ascii="等线" w:eastAsia="等线" w:hAnsi="等线" w:cs="等线" w:hint="eastAsia"/>
          <w:szCs w:val="21"/>
        </w:rPr>
        <w:t>172.16.3.2</w:t>
      </w:r>
      <w:r>
        <w:rPr>
          <w:rFonts w:ascii="等线" w:eastAsia="等线" w:hAnsi="等线" w:cs="等线" w:hint="eastAsia"/>
          <w:szCs w:val="21"/>
        </w:rPr>
        <w:t>，网络掩码都是</w:t>
      </w:r>
      <w:r>
        <w:rPr>
          <w:rFonts w:ascii="等线" w:eastAsia="等线" w:hAnsi="等线" w:cs="等线" w:hint="eastAsia"/>
          <w:szCs w:val="21"/>
        </w:rPr>
        <w:t>255.255.255.0</w:t>
      </w:r>
      <w:r>
        <w:rPr>
          <w:rFonts w:ascii="等线" w:eastAsia="等线" w:hAnsi="等线" w:cs="等线" w:hint="eastAsia"/>
          <w:szCs w:val="21"/>
        </w:rPr>
        <w:t>。</w:t>
      </w:r>
    </w:p>
    <w:p w14:paraId="5E3DC3D1" w14:textId="77777777" w:rsidR="009A79C0" w:rsidRDefault="0011729A">
      <w:pPr>
        <w:pStyle w:val="a3"/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3E1864" wp14:editId="753AB19B">
                <wp:simplePos x="0" y="0"/>
                <wp:positionH relativeFrom="column">
                  <wp:posOffset>114300</wp:posOffset>
                </wp:positionH>
                <wp:positionV relativeFrom="paragraph">
                  <wp:posOffset>682625</wp:posOffset>
                </wp:positionV>
                <wp:extent cx="457200" cy="347345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473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34771A" w14:textId="77777777" w:rsidR="009A79C0" w:rsidRDefault="0011729A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color w:val="000000"/>
                                <w:szCs w:val="21"/>
                              </w:rPr>
                            </w:pPr>
                            <w:r>
                              <w:rPr>
                                <w:color w:val="000000"/>
                                <w:szCs w:val="21"/>
                              </w:rPr>
                              <w:t>PC1</w:t>
                            </w:r>
                          </w:p>
                        </w:txbxContent>
                      </wps:txbx>
                      <wps:bodyPr lIns="59436" tIns="29718" rIns="59436" bIns="29718" upright="1"/>
                    </wps:wsp>
                  </a:graphicData>
                </a:graphic>
              </wp:anchor>
            </w:drawing>
          </mc:Choice>
          <mc:Fallback>
            <w:pict>
              <v:shapetype w14:anchorId="7C3E1864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9pt;margin-top:53.75pt;width:36pt;height:27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" filled="f" stroked="f">
                <v:textbox inset="4.68pt,2.34pt,4.68pt,2.34pt">
                  <w:txbxContent>
                    <w:p w14:paraId="5134771A" w14:textId="77777777" w:rsidR="009A79C0" w:rsidRDefault="0011729A">
                      <w:pPr>
                        <w:autoSpaceDE w:val="0"/>
                        <w:autoSpaceDN w:val="0"/>
                        <w:adjustRightInd w:val="0"/>
                        <w:rPr>
                          <w:color w:val="000000"/>
                          <w:szCs w:val="21"/>
                        </w:rPr>
                      </w:pPr>
                      <w:r>
                        <w:rPr>
                          <w:color w:val="000000"/>
                          <w:szCs w:val="21"/>
                        </w:rPr>
                        <w:t>PC1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等线" w:eastAsia="等线" w:hAnsi="等线" w:cs="等线" w:hint="eastAsia"/>
          <w:noProof/>
        </w:rPr>
        <mc:AlternateContent>
          <mc:Choice Requires="wpg">
            <w:drawing>
              <wp:inline distT="0" distB="0" distL="114300" distR="114300" wp14:anchorId="67BC7C1F" wp14:editId="7D027D3B">
                <wp:extent cx="5186149" cy="782358"/>
                <wp:effectExtent l="0" t="0" r="0" b="0"/>
                <wp:docPr id="25" name="组合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6149" cy="782358"/>
                          <a:chOff x="0" y="0"/>
                          <a:chExt cx="9070" cy="1404"/>
                        </a:xfrm>
                      </wpg:grpSpPr>
                      <wps:wsp>
                        <wps:cNvPr id="2" name="矩形 2"/>
                        <wps:cNvSpPr>
                          <a:spLocks noChangeAspect="1" noTextEdit="1"/>
                        </wps:cNvSpPr>
                        <wps:spPr>
                          <a:xfrm>
                            <a:off x="0" y="0"/>
                            <a:ext cx="9070" cy="1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3" name="任意多边形 3"/>
                        <wps:cNvSpPr/>
                        <wps:spPr>
                          <a:xfrm>
                            <a:off x="2340" y="520"/>
                            <a:ext cx="3320" cy="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7" h="97">
                                <a:moveTo>
                                  <a:pt x="0" y="0"/>
                                </a:moveTo>
                                <a:lnTo>
                                  <a:pt x="1008" y="0"/>
                                </a:lnTo>
                                <a:lnTo>
                                  <a:pt x="912" y="96"/>
                                </a:lnTo>
                                <a:lnTo>
                                  <a:pt x="2016" y="96"/>
                                </a:lnTo>
                              </a:path>
                            </a:pathLst>
                          </a:custGeom>
                          <a:noFill/>
                          <a:ln w="25400" cap="rnd" cmpd="sng">
                            <a:solidFill>
                              <a:srgbClr val="0099CC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  <a:effectLst>
                            <a:outerShdw dist="17961" dir="2699999" algn="ctr" rotWithShape="0">
                              <a:srgbClr val="000000"/>
                            </a:outerShdw>
                          </a:effectLst>
                        </wps:spPr>
                        <wps:bodyPr upright="1"/>
                      </wps:wsp>
                      <wps:wsp>
                        <wps:cNvPr id="4" name="直接连接符 4"/>
                        <wps:cNvCnPr/>
                        <wps:spPr>
                          <a:xfrm flipV="1">
                            <a:off x="6120" y="624"/>
                            <a:ext cx="1578" cy="1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0099CC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  <a:effectLst>
                            <a:outerShdw dist="17961" dir="2699999" algn="ctr" rotWithShape="0">
                              <a:srgbClr val="000000"/>
                            </a:outerShdw>
                          </a:effectLst>
                        </wps:spPr>
                        <wps:bodyPr/>
                      </wps:wsp>
                      <wps:wsp>
                        <wps:cNvPr id="5" name="直接连接符 5"/>
                        <wps:cNvCnPr/>
                        <wps:spPr>
                          <a:xfrm flipV="1">
                            <a:off x="442" y="671"/>
                            <a:ext cx="2137" cy="0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0099CC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  <a:effectLst>
                            <a:outerShdw dist="17961" dir="2699999" algn="ctr" rotWithShape="0">
                              <a:srgbClr val="000000"/>
                            </a:outerShdw>
                          </a:effec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" name="图片 8" descr="Router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942" y="156"/>
                            <a:ext cx="1118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图片 9" descr="PC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318" y="303"/>
                            <a:ext cx="782" cy="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图片 10" descr="PC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80" y="303"/>
                            <a:ext cx="720" cy="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" name="文本框 9"/>
                        <wps:cNvSpPr txBox="1"/>
                        <wps:spPr>
                          <a:xfrm>
                            <a:off x="0" y="0"/>
                            <a:ext cx="206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5739E98" w14:textId="77777777" w:rsidR="009A79C0" w:rsidRDefault="0011729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172.16.1.0/24</w:t>
                              </w:r>
                            </w:p>
                          </w:txbxContent>
                        </wps:txbx>
                        <wps:bodyPr lIns="59436" tIns="29718" rIns="59436" bIns="29718" upright="1"/>
                      </wps:wsp>
                      <wps:wsp>
                        <wps:cNvPr id="10" name="文本框 10"/>
                        <wps:cNvSpPr txBox="1"/>
                        <wps:spPr>
                          <a:xfrm>
                            <a:off x="7380" y="936"/>
                            <a:ext cx="72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69B78E3" w14:textId="77777777" w:rsidR="009A79C0" w:rsidRDefault="0011729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PC2</w:t>
                              </w:r>
                            </w:p>
                          </w:txbxContent>
                        </wps:txbx>
                        <wps:bodyPr lIns="59436" tIns="29718" rIns="59436" bIns="29718" upright="1"/>
                      </wps:wsp>
                      <wps:wsp>
                        <wps:cNvPr id="11" name="文本框 11"/>
                        <wps:cNvSpPr txBox="1"/>
                        <wps:spPr>
                          <a:xfrm>
                            <a:off x="3060" y="0"/>
                            <a:ext cx="2064" cy="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179EC1C" w14:textId="77777777" w:rsidR="009A79C0" w:rsidRDefault="0011729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172.16.2.0/24</w:t>
                              </w:r>
                            </w:p>
                          </w:txbxContent>
                        </wps:txbx>
                        <wps:bodyPr lIns="59436" tIns="29718" rIns="59436" bIns="29718" upright="1"/>
                      </wps:wsp>
                      <wps:wsp>
                        <wps:cNvPr id="12" name="文本框 12"/>
                        <wps:cNvSpPr txBox="1"/>
                        <wps:spPr>
                          <a:xfrm>
                            <a:off x="5940" y="0"/>
                            <a:ext cx="2065" cy="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C04DE56" w14:textId="77777777" w:rsidR="009A79C0" w:rsidRDefault="0011729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172.16.3.0/24</w:t>
                              </w:r>
                            </w:p>
                          </w:txbxContent>
                        </wps:txbx>
                        <wps:bodyPr lIns="59436" tIns="29718" rIns="59436" bIns="29718" upright="1"/>
                      </wps:wsp>
                      <wps:wsp>
                        <wps:cNvPr id="13" name="文本框 13"/>
                        <wps:cNvSpPr txBox="1"/>
                        <wps:spPr>
                          <a:xfrm>
                            <a:off x="1620" y="624"/>
                            <a:ext cx="54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BDFF473" w14:textId="77777777" w:rsidR="009A79C0" w:rsidRDefault="0011729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Cs w:val="21"/>
                                </w:rPr>
                                <w:t>.1</w:t>
                              </w:r>
                            </w:p>
                          </w:txbxContent>
                        </wps:txbx>
                        <wps:bodyPr lIns="59436" tIns="29718" rIns="59436" bIns="29718" upright="1"/>
                      </wps:wsp>
                      <wps:wsp>
                        <wps:cNvPr id="14" name="文本框 14"/>
                        <wps:cNvSpPr txBox="1"/>
                        <wps:spPr>
                          <a:xfrm>
                            <a:off x="736" y="624"/>
                            <a:ext cx="704" cy="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6103E46" w14:textId="77777777" w:rsidR="009A79C0" w:rsidRDefault="0011729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ascii="Arial" w:hAnsi="Arial" w:cs="Arial"/>
                                  <w:b/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000000"/>
                                  <w:szCs w:val="21"/>
                                </w:rPr>
                                <w:t>.11</w:t>
                              </w:r>
                            </w:p>
                          </w:txbxContent>
                        </wps:txbx>
                        <wps:bodyPr lIns="59436" tIns="29718" rIns="59436" bIns="29718" upright="1"/>
                      </wps:wsp>
                      <wps:wsp>
                        <wps:cNvPr id="15" name="文本框 15"/>
                        <wps:cNvSpPr txBox="1"/>
                        <wps:spPr>
                          <a:xfrm>
                            <a:off x="2880" y="468"/>
                            <a:ext cx="535" cy="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0B685E" w14:textId="77777777" w:rsidR="009A79C0" w:rsidRDefault="0011729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Cs w:val="21"/>
                                </w:rPr>
                                <w:t>.1</w:t>
                              </w:r>
                            </w:p>
                          </w:txbxContent>
                        </wps:txbx>
                        <wps:bodyPr lIns="59436" tIns="29718" rIns="59436" bIns="29718" upright="1"/>
                      </wps:wsp>
                      <wps:wsp>
                        <wps:cNvPr id="16" name="文本框 16"/>
                        <wps:cNvSpPr txBox="1"/>
                        <wps:spPr>
                          <a:xfrm>
                            <a:off x="4860" y="624"/>
                            <a:ext cx="54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EB8A29D" w14:textId="77777777" w:rsidR="009A79C0" w:rsidRDefault="0011729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Cs w:val="21"/>
                                </w:rPr>
                                <w:t>.2</w:t>
                              </w:r>
                            </w:p>
                          </w:txbxContent>
                        </wps:txbx>
                        <wps:bodyPr lIns="59436" tIns="29718" rIns="59436" bIns="29718" upright="1"/>
                      </wps:wsp>
                      <wps:wsp>
                        <wps:cNvPr id="17" name="文本框 17"/>
                        <wps:cNvSpPr txBox="1"/>
                        <wps:spPr>
                          <a:xfrm>
                            <a:off x="6285" y="624"/>
                            <a:ext cx="375" cy="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A8F9109" w14:textId="77777777" w:rsidR="009A79C0" w:rsidRDefault="0011729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Cs w:val="21"/>
                                </w:rPr>
                                <w:t>.2</w:t>
                              </w:r>
                            </w:p>
                          </w:txbxContent>
                        </wps:txbx>
                        <wps:bodyPr lIns="59436" tIns="29718" rIns="59436" bIns="29718" upright="1"/>
                      </wps:wsp>
                      <wps:wsp>
                        <wps:cNvPr id="18" name="文本框 18"/>
                        <wps:cNvSpPr txBox="1"/>
                        <wps:spPr>
                          <a:xfrm>
                            <a:off x="7020" y="624"/>
                            <a:ext cx="612" cy="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65A1843" w14:textId="77777777" w:rsidR="009A79C0" w:rsidRDefault="0011729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b/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Cs w:val="21"/>
                                </w:rPr>
                                <w:t>.22</w:t>
                              </w:r>
                            </w:p>
                          </w:txbxContent>
                        </wps:txbx>
                        <wps:bodyPr lIns="59436" tIns="29718" rIns="59436" bIns="29718" upright="1"/>
                      </wps:wsp>
                      <wps:wsp>
                        <wps:cNvPr id="19" name="文本框 19"/>
                        <wps:cNvSpPr txBox="1"/>
                        <wps:spPr>
                          <a:xfrm>
                            <a:off x="1800" y="780"/>
                            <a:ext cx="1440" cy="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F78107C" w14:textId="77777777" w:rsidR="009A79C0" w:rsidRDefault="0011729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Router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szCs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lIns="59436" tIns="29718" rIns="59436" bIns="29718" upright="1"/>
                      </wps:wsp>
                      <wps:wsp>
                        <wps:cNvPr id="20" name="文本框 20"/>
                        <wps:cNvSpPr txBox="1"/>
                        <wps:spPr>
                          <a:xfrm>
                            <a:off x="4860" y="936"/>
                            <a:ext cx="1327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1851265" w14:textId="77777777" w:rsidR="009A79C0" w:rsidRDefault="0011729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Router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szCs w:val="21"/>
                                </w:rPr>
                                <w:t>B</w:t>
                              </w:r>
                            </w:p>
                          </w:txbxContent>
                        </wps:txbx>
                        <wps:bodyPr lIns="59436" tIns="29718" rIns="59436" bIns="29718" upright="1"/>
                      </wps:wsp>
                      <pic:pic xmlns:pic="http://schemas.openxmlformats.org/drawingml/2006/picture">
                        <pic:nvPicPr>
                          <pic:cNvPr id="21" name="图片 23" descr="Router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182" y="312"/>
                            <a:ext cx="1118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" name="文本框 22"/>
                        <wps:cNvSpPr txBox="1"/>
                        <wps:spPr>
                          <a:xfrm>
                            <a:off x="960" y="312"/>
                            <a:ext cx="1560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D24D6CA" w14:textId="77777777" w:rsidR="009A79C0" w:rsidRDefault="0011729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  <w:szCs w:val="21"/>
                                </w:rPr>
                                <w:t>GE0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szCs w:val="21"/>
                                </w:rPr>
                                <w:t>/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szCs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lIns="59436" tIns="29718" rIns="59436" bIns="29718" upright="1"/>
                      </wps:wsp>
                      <wps:wsp>
                        <wps:cNvPr id="23" name="文本框 23"/>
                        <wps:cNvSpPr txBox="1"/>
                        <wps:spPr>
                          <a:xfrm>
                            <a:off x="2520" y="156"/>
                            <a:ext cx="1560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D7A6E6E" w14:textId="77777777" w:rsidR="009A79C0" w:rsidRDefault="0011729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S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szCs w:val="21"/>
                                </w:rPr>
                                <w:t>2/0</w:t>
                              </w:r>
                            </w:p>
                          </w:txbxContent>
                        </wps:txbx>
                        <wps:bodyPr lIns="59436" tIns="29718" rIns="59436" bIns="29718" upright="1"/>
                      </wps:wsp>
                      <wps:wsp>
                        <wps:cNvPr id="24" name="文本框 24"/>
                        <wps:cNvSpPr txBox="1"/>
                        <wps:spPr>
                          <a:xfrm>
                            <a:off x="4320" y="240"/>
                            <a:ext cx="1560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CB32786" w14:textId="77777777" w:rsidR="009A79C0" w:rsidRDefault="0011729A"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S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szCs w:val="21"/>
                                </w:rPr>
                                <w:t>1/2</w:t>
                              </w:r>
                            </w:p>
                          </w:txbxContent>
                        </wps:txbx>
                        <wps:bodyPr lIns="59436" tIns="29718" rIns="59436" bIns="29718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BC7C1F" id="组合 25" o:spid="_x0000_s1027" style="width:408.35pt;height:61.6pt;mso-position-horizontal-relative:char;mso-position-vertical-relative:line" coordsize="9070,14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">
                <v:rect id="矩形 2" o:spid="_x0000_s1028" style="position:absolute;width:9070;height:1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" filled="f" stroked="f">
                  <o:lock v:ext="edit" aspectratio="t" text="t"/>
                </v:rect>
                <v:shape id="任意多边形 3" o:spid="_x0000_s1029" style="position:absolute;left:2340;top:520;width:3320;height:155;visibility:visible;mso-wrap-style:square;v-text-anchor:top" coordsize="2017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" path="m,l1008,,912,96r1104,e" filled="f" strokecolor="#09c" strokeweight="2pt">
                  <v:stroke endcap="round"/>
                  <v:shadow on="t" color="black" offset="1pt,1pt"/>
                  <v:path arrowok="t" textboxrect="0,0,2017,97"/>
                </v:shape>
                <v:line id="直接连接符 4" o:spid="_x0000_s1030" style="position:absolute;flip:y;visibility:visible;mso-wrap-style:square" from="6120,624" to="7698,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" strokecolor="#09c" strokeweight="2pt">
                  <v:shadow on="t" color="black" offset="1pt,1pt"/>
                </v:line>
                <v:line id="直接连接符 5" o:spid="_x0000_s1031" style="position:absolute;flip:y;visibility:visible;mso-wrap-style:square" from="442,671" to="2579,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" strokecolor="#09c" strokeweight="2pt">
                  <v:shadow on="t" color="black" offset="1pt,1pt"/>
                </v: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8" o:spid="_x0000_s1032" type="#_x0000_t75" alt="Router" style="position:absolute;left:1942;top:156;width:1118;height: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">
                  <v:imagedata r:id="rId10" o:title="Router"/>
                </v:shape>
                <v:shape id="图片 9" o:spid="_x0000_s1033" type="#_x0000_t75" alt="PC" style="position:absolute;left:7318;top:303;width:782;height: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">
                  <v:imagedata r:id="rId11" o:title="PC"/>
                </v:shape>
                <v:shape id="图片 10" o:spid="_x0000_s1034" type="#_x0000_t75" alt="PC" style="position:absolute;left:180;top:303;width:720;height: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">
                  <v:imagedata r:id="rId11" o:title="PC"/>
                </v:shape>
                <v:shape id="文本框 9" o:spid="_x0000_s1035" type="#_x0000_t202" style="position:absolute;width:2065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" filled="f" stroked="f">
                  <v:textbox inset="4.68pt,2.34pt,4.68pt,2.34pt">
                    <w:txbxContent>
                      <w:p w14:paraId="35739E98" w14:textId="77777777" w:rsidR="009A79C0" w:rsidRDefault="0011729A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172.16.1.0/24</w:t>
                        </w:r>
                      </w:p>
                    </w:txbxContent>
                  </v:textbox>
                </v:shape>
                <v:shape id="文本框 10" o:spid="_x0000_s1036" type="#_x0000_t202" style="position:absolute;left:7380;top:936;width:72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" filled="f" stroked="f">
                  <v:textbox inset="4.68pt,2.34pt,4.68pt,2.34pt">
                    <w:txbxContent>
                      <w:p w14:paraId="769B78E3" w14:textId="77777777" w:rsidR="009A79C0" w:rsidRDefault="0011729A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PC2</w:t>
                        </w:r>
                      </w:p>
                    </w:txbxContent>
                  </v:textbox>
                </v:shape>
                <v:shape id="文本框 11" o:spid="_x0000_s1037" type="#_x0000_t202" style="position:absolute;left:3060;width:2064;height: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" filled="f" stroked="f">
                  <v:textbox inset="4.68pt,2.34pt,4.68pt,2.34pt">
                    <w:txbxContent>
                      <w:p w14:paraId="6179EC1C" w14:textId="77777777" w:rsidR="009A79C0" w:rsidRDefault="0011729A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172.16.2.0/24</w:t>
                        </w:r>
                      </w:p>
                    </w:txbxContent>
                  </v:textbox>
                </v:shape>
                <v:shape id="文本框 12" o:spid="_x0000_s1038" type="#_x0000_t202" style="position:absolute;left:5940;width:2065;height: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" filled="f" stroked="f">
                  <v:textbox inset="4.68pt,2.34pt,4.68pt,2.34pt">
                    <w:txbxContent>
                      <w:p w14:paraId="1C04DE56" w14:textId="77777777" w:rsidR="009A79C0" w:rsidRDefault="0011729A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172.16.3.0/24</w:t>
                        </w:r>
                      </w:p>
                    </w:txbxContent>
                  </v:textbox>
                </v:shape>
                <v:shape id="文本框 13" o:spid="_x0000_s1039" type="#_x0000_t202" style="position:absolute;left:1620;top:624;width:54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" filled="f" stroked="f">
                  <v:textbox inset="4.68pt,2.34pt,4.68pt,2.34pt">
                    <w:txbxContent>
                      <w:p w14:paraId="7BDFF473" w14:textId="77777777" w:rsidR="009A79C0" w:rsidRDefault="0011729A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color w:val="000000"/>
                            <w:szCs w:val="21"/>
                          </w:rPr>
                        </w:pPr>
                        <w:r>
                          <w:rPr>
                            <w:b/>
                            <w:color w:val="000000"/>
                            <w:szCs w:val="21"/>
                          </w:rPr>
                          <w:t>.1</w:t>
                        </w:r>
                      </w:p>
                    </w:txbxContent>
                  </v:textbox>
                </v:shape>
                <v:shape id="文本框 14" o:spid="_x0000_s1040" type="#_x0000_t202" style="position:absolute;left:736;top:624;width:704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" filled="f" stroked="f">
                  <v:textbox inset="4.68pt,2.34pt,4.68pt,2.34pt">
                    <w:txbxContent>
                      <w:p w14:paraId="16103E46" w14:textId="77777777" w:rsidR="009A79C0" w:rsidRDefault="0011729A">
                        <w:pPr>
                          <w:autoSpaceDE w:val="0"/>
                          <w:autoSpaceDN w:val="0"/>
                          <w:adjustRightInd w:val="0"/>
                          <w:rPr>
                            <w:rFonts w:ascii="Arial" w:hAnsi="Arial" w:cs="Arial"/>
                            <w:b/>
                            <w:color w:val="000000"/>
                            <w:szCs w:val="21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000000"/>
                            <w:szCs w:val="21"/>
                          </w:rPr>
                          <w:t>.11</w:t>
                        </w:r>
                      </w:p>
                    </w:txbxContent>
                  </v:textbox>
                </v:shape>
                <v:shape id="文本框 15" o:spid="_x0000_s1041" type="#_x0000_t202" style="position:absolute;left:2880;top:468;width:535;height:4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" filled="f" stroked="f">
                  <v:textbox inset="4.68pt,2.34pt,4.68pt,2.34pt">
                    <w:txbxContent>
                      <w:p w14:paraId="7A0B685E" w14:textId="77777777" w:rsidR="009A79C0" w:rsidRDefault="0011729A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color w:val="000000"/>
                            <w:szCs w:val="21"/>
                          </w:rPr>
                        </w:pPr>
                        <w:r>
                          <w:rPr>
                            <w:b/>
                            <w:color w:val="000000"/>
                            <w:szCs w:val="21"/>
                          </w:rPr>
                          <w:t>.1</w:t>
                        </w:r>
                      </w:p>
                    </w:txbxContent>
                  </v:textbox>
                </v:shape>
                <v:shape id="文本框 16" o:spid="_x0000_s1042" type="#_x0000_t202" style="position:absolute;left:4860;top:624;width:54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" filled="f" stroked="f">
                  <v:textbox inset="4.68pt,2.34pt,4.68pt,2.34pt">
                    <w:txbxContent>
                      <w:p w14:paraId="4EB8A29D" w14:textId="77777777" w:rsidR="009A79C0" w:rsidRDefault="0011729A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color w:val="000000"/>
                            <w:szCs w:val="21"/>
                          </w:rPr>
                        </w:pPr>
                        <w:r>
                          <w:rPr>
                            <w:b/>
                            <w:color w:val="000000"/>
                            <w:szCs w:val="21"/>
                          </w:rPr>
                          <w:t>.2</w:t>
                        </w:r>
                      </w:p>
                    </w:txbxContent>
                  </v:textbox>
                </v:shape>
                <v:shape id="文本框 17" o:spid="_x0000_s1043" type="#_x0000_t202" style="position:absolute;left:6285;top:624;width:375;height: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" filled="f" stroked="f">
                  <v:textbox inset="4.68pt,2.34pt,4.68pt,2.34pt">
                    <w:txbxContent>
                      <w:p w14:paraId="5A8F9109" w14:textId="77777777" w:rsidR="009A79C0" w:rsidRDefault="0011729A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color w:val="000000"/>
                            <w:szCs w:val="21"/>
                          </w:rPr>
                        </w:pPr>
                        <w:r>
                          <w:rPr>
                            <w:b/>
                            <w:color w:val="000000"/>
                            <w:szCs w:val="21"/>
                          </w:rPr>
                          <w:t>.2</w:t>
                        </w:r>
                      </w:p>
                    </w:txbxContent>
                  </v:textbox>
                </v:shape>
                <v:shape id="文本框 18" o:spid="_x0000_s1044" type="#_x0000_t202" style="position:absolute;left:7020;top:624;width:612;height:4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" filled="f" stroked="f">
                  <v:textbox inset="4.68pt,2.34pt,4.68pt,2.34pt">
                    <w:txbxContent>
                      <w:p w14:paraId="565A1843" w14:textId="77777777" w:rsidR="009A79C0" w:rsidRDefault="0011729A">
                        <w:pPr>
                          <w:autoSpaceDE w:val="0"/>
                          <w:autoSpaceDN w:val="0"/>
                          <w:adjustRightInd w:val="0"/>
                          <w:rPr>
                            <w:b/>
                            <w:color w:val="000000"/>
                            <w:szCs w:val="21"/>
                          </w:rPr>
                        </w:pPr>
                        <w:r>
                          <w:rPr>
                            <w:b/>
                            <w:color w:val="000000"/>
                            <w:szCs w:val="21"/>
                          </w:rPr>
                          <w:t>.22</w:t>
                        </w:r>
                      </w:p>
                    </w:txbxContent>
                  </v:textbox>
                </v:shape>
                <v:shape id="文本框 19" o:spid="_x0000_s1045" type="#_x0000_t202" style="position:absolute;left:1800;top:780;width:1440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" filled="f" stroked="f">
                  <v:textbox inset="4.68pt,2.34pt,4.68pt,2.34pt">
                    <w:txbxContent>
                      <w:p w14:paraId="0F78107C" w14:textId="77777777" w:rsidR="009A79C0" w:rsidRDefault="0011729A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Router</w:t>
                        </w:r>
                        <w:r>
                          <w:rPr>
                            <w:rFonts w:hint="eastAsia"/>
                            <w:color w:val="000000"/>
                            <w:szCs w:val="21"/>
                          </w:rPr>
                          <w:t>A</w:t>
                        </w:r>
                      </w:p>
                    </w:txbxContent>
                  </v:textbox>
                </v:shape>
                <v:shape id="文本框 20" o:spid="_x0000_s1046" type="#_x0000_t202" style="position:absolute;left:4860;top:936;width:1327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" filled="f" stroked="f">
                  <v:textbox inset="4.68pt,2.34pt,4.68pt,2.34pt">
                    <w:txbxContent>
                      <w:p w14:paraId="51851265" w14:textId="77777777" w:rsidR="009A79C0" w:rsidRDefault="0011729A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Router</w:t>
                        </w:r>
                        <w:r>
                          <w:rPr>
                            <w:rFonts w:hint="eastAsia"/>
                            <w:color w:val="000000"/>
                            <w:szCs w:val="21"/>
                          </w:rPr>
                          <w:t>B</w:t>
                        </w:r>
                      </w:p>
                    </w:txbxContent>
                  </v:textbox>
                </v:shape>
                <v:shape id="图片 23" o:spid="_x0000_s1047" type="#_x0000_t75" alt="Router" style="position:absolute;left:5182;top:312;width:1118;height: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">
                  <v:imagedata r:id="rId10" o:title="Router"/>
                </v:shape>
                <v:shape id="文本框 22" o:spid="_x0000_s1048" type="#_x0000_t202" style="position:absolute;left:960;top:312;width:1560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" filled="f" stroked="f">
                  <v:textbox inset="4.68pt,2.34pt,4.68pt,2.34pt">
                    <w:txbxContent>
                      <w:p w14:paraId="4D24D6CA" w14:textId="77777777" w:rsidR="009A79C0" w:rsidRDefault="0011729A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rFonts w:hint="eastAsia"/>
                            <w:color w:val="000000"/>
                            <w:szCs w:val="21"/>
                          </w:rPr>
                          <w:t>GE0</w:t>
                        </w:r>
                        <w:r>
                          <w:rPr>
                            <w:rFonts w:hint="eastAsia"/>
                            <w:color w:val="000000"/>
                            <w:szCs w:val="21"/>
                          </w:rPr>
                          <w:t>/</w:t>
                        </w:r>
                        <w:r>
                          <w:rPr>
                            <w:rFonts w:hint="eastAsia"/>
                            <w:color w:val="000000"/>
                            <w:szCs w:val="21"/>
                          </w:rPr>
                          <w:t>1</w:t>
                        </w:r>
                      </w:p>
                    </w:txbxContent>
                  </v:textbox>
                </v:shape>
                <v:shape id="文本框 23" o:spid="_x0000_s1049" type="#_x0000_t202" style="position:absolute;left:2520;top:156;width:1560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" filled="f" stroked="f">
                  <v:textbox inset="4.68pt,2.34pt,4.68pt,2.34pt">
                    <w:txbxContent>
                      <w:p w14:paraId="4D7A6E6E" w14:textId="77777777" w:rsidR="009A79C0" w:rsidRDefault="0011729A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S</w:t>
                        </w:r>
                        <w:r>
                          <w:rPr>
                            <w:rFonts w:hint="eastAsia"/>
                            <w:color w:val="000000"/>
                            <w:szCs w:val="21"/>
                          </w:rPr>
                          <w:t>2/0</w:t>
                        </w:r>
                      </w:p>
                    </w:txbxContent>
                  </v:textbox>
                </v:shape>
                <v:shape id="文本框 24" o:spid="_x0000_s1050" type="#_x0000_t202" style="position:absolute;left:4320;top:240;width:1560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" filled="f" stroked="f">
                  <v:textbox inset="4.68pt,2.34pt,4.68pt,2.34pt">
                    <w:txbxContent>
                      <w:p w14:paraId="1CB32786" w14:textId="77777777" w:rsidR="009A79C0" w:rsidRDefault="0011729A"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S</w:t>
                        </w:r>
                        <w:r>
                          <w:rPr>
                            <w:rFonts w:hint="eastAsia"/>
                            <w:color w:val="000000"/>
                            <w:szCs w:val="21"/>
                          </w:rPr>
                          <w:t>1/2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E297E13" w14:textId="77777777" w:rsidR="009A79C0" w:rsidRDefault="009A79C0">
      <w:pPr>
        <w:rPr>
          <w:rFonts w:ascii="等线" w:eastAsia="等线" w:hAnsi="等线" w:cs="等线" w:hint="eastAsia"/>
          <w:b/>
          <w:i/>
          <w:szCs w:val="21"/>
        </w:rPr>
      </w:pPr>
    </w:p>
    <w:p w14:paraId="38D65FF1" w14:textId="77777777" w:rsidR="009A79C0" w:rsidRDefault="0011729A" w:rsidP="00B65D98">
      <w:pPr>
        <w:pStyle w:val="a8"/>
        <w:numPr>
          <w:ilvl w:val="0"/>
          <w:numId w:val="4"/>
        </w:numPr>
        <w:ind w:firstLineChars="0"/>
        <w:rPr>
          <w:rFonts w:ascii="等线" w:eastAsia="等线" w:hAnsi="等线" w:cs="等线"/>
          <w:b/>
          <w:bCs/>
          <w:szCs w:val="21"/>
        </w:rPr>
      </w:pPr>
      <w:r>
        <w:rPr>
          <w:rFonts w:ascii="等线" w:eastAsia="等线" w:hAnsi="等线" w:cs="等线" w:hint="eastAsia"/>
          <w:b/>
          <w:bCs/>
          <w:szCs w:val="21"/>
        </w:rPr>
        <w:t>【</w:t>
      </w:r>
      <w:r w:rsidRPr="00B65D98">
        <w:rPr>
          <w:rFonts w:ascii="等线" w:eastAsia="等线" w:hAnsi="等线" w:cs="等线" w:hint="eastAsia"/>
          <w:b/>
          <w:bCs/>
          <w:szCs w:val="21"/>
        </w:rPr>
        <w:t>实验步骤</w:t>
      </w:r>
      <w:r>
        <w:rPr>
          <w:rFonts w:ascii="等线" w:eastAsia="等线" w:hAnsi="等线" w:cs="等线" w:hint="eastAsia"/>
          <w:b/>
          <w:bCs/>
          <w:szCs w:val="21"/>
        </w:rPr>
        <w:t>】</w:t>
      </w:r>
    </w:p>
    <w:p w14:paraId="132B8482" w14:textId="77777777" w:rsidR="009A79C0" w:rsidRDefault="0011729A">
      <w:pPr>
        <w:rPr>
          <w:rFonts w:ascii="等线" w:eastAsia="等线" w:hAnsi="等线" w:cs="等线"/>
          <w:b/>
          <w:bCs/>
          <w:szCs w:val="21"/>
        </w:rPr>
      </w:pPr>
      <w:r>
        <w:rPr>
          <w:rFonts w:ascii="等线" w:eastAsia="等线" w:hAnsi="等线" w:cs="等线" w:hint="eastAsia"/>
          <w:b/>
          <w:bCs/>
          <w:szCs w:val="21"/>
        </w:rPr>
        <w:t>PC1 IP</w:t>
      </w:r>
      <w:r>
        <w:rPr>
          <w:rFonts w:ascii="等线" w:eastAsia="等线" w:hAnsi="等线" w:cs="等线" w:hint="eastAsia"/>
          <w:b/>
          <w:bCs/>
          <w:szCs w:val="21"/>
        </w:rPr>
        <w:t>配置：</w:t>
      </w:r>
    </w:p>
    <w:p w14:paraId="07872E8B" w14:textId="3ADA4C2D" w:rsidR="009A79C0" w:rsidRDefault="00AD1D29">
      <w:pPr>
        <w:rPr>
          <w:rFonts w:ascii="等线" w:eastAsia="等线" w:hAnsi="等线" w:cs="等线"/>
          <w:b/>
          <w:bCs/>
          <w:szCs w:val="21"/>
        </w:rPr>
      </w:pPr>
      <w:r>
        <w:rPr>
          <w:rFonts w:ascii="等线" w:eastAsia="等线" w:hAnsi="等线" w:cs="等线" w:hint="eastAsia"/>
          <w:b/>
          <w:bCs/>
          <w:noProof/>
          <w:szCs w:val="21"/>
        </w:rPr>
        <w:drawing>
          <wp:inline distT="0" distB="0" distL="114300" distR="114300" wp14:anchorId="63A93815" wp14:editId="6DD96062">
            <wp:extent cx="3048635" cy="3198495"/>
            <wp:effectExtent l="0" t="0" r="18415" b="1905"/>
            <wp:docPr id="37" name="图片 37" descr="pc2 ipc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pc2 ipconfi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50A0" w14:textId="77777777" w:rsidR="009A79C0" w:rsidRDefault="009A79C0">
      <w:pPr>
        <w:rPr>
          <w:rFonts w:ascii="等线" w:eastAsia="等线" w:hAnsi="等线" w:cs="等线"/>
          <w:b/>
          <w:bCs/>
          <w:szCs w:val="21"/>
        </w:rPr>
      </w:pPr>
    </w:p>
    <w:p w14:paraId="7B4F0AEC" w14:textId="77777777" w:rsidR="009A79C0" w:rsidRDefault="0011729A">
      <w:pPr>
        <w:rPr>
          <w:rFonts w:ascii="等线" w:eastAsia="等线" w:hAnsi="等线" w:cs="等线"/>
          <w:b/>
          <w:bCs/>
          <w:szCs w:val="21"/>
        </w:rPr>
      </w:pPr>
      <w:r>
        <w:rPr>
          <w:rFonts w:ascii="等线" w:eastAsia="等线" w:hAnsi="等线" w:cs="等线" w:hint="eastAsia"/>
          <w:b/>
          <w:bCs/>
          <w:szCs w:val="21"/>
        </w:rPr>
        <w:t>PC2 IP</w:t>
      </w:r>
      <w:r>
        <w:rPr>
          <w:rFonts w:ascii="等线" w:eastAsia="等线" w:hAnsi="等线" w:cs="等线" w:hint="eastAsia"/>
          <w:b/>
          <w:bCs/>
          <w:szCs w:val="21"/>
        </w:rPr>
        <w:t>配置：</w:t>
      </w:r>
    </w:p>
    <w:p w14:paraId="22630928" w14:textId="0D63CA01" w:rsidR="009A79C0" w:rsidRDefault="00AD1D29">
      <w:pPr>
        <w:rPr>
          <w:rFonts w:ascii="等线" w:eastAsia="等线" w:hAnsi="等线" w:cs="等线"/>
          <w:b/>
          <w:bCs/>
          <w:szCs w:val="21"/>
        </w:rPr>
      </w:pPr>
      <w:r>
        <w:rPr>
          <w:rFonts w:ascii="等线" w:eastAsia="等线" w:hAnsi="等线" w:cs="等线" w:hint="eastAsia"/>
          <w:b/>
          <w:bCs/>
          <w:noProof/>
          <w:szCs w:val="21"/>
        </w:rPr>
        <w:drawing>
          <wp:inline distT="0" distB="0" distL="114300" distR="114300" wp14:anchorId="0D9E8BBF" wp14:editId="1663D935">
            <wp:extent cx="3017520" cy="3134360"/>
            <wp:effectExtent l="0" t="0" r="11430" b="8890"/>
            <wp:docPr id="27" name="图片 27" descr="pc1 ipc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pc1 ipconfi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FC1A" w14:textId="77777777" w:rsidR="009A79C0" w:rsidRDefault="0011729A">
      <w:pPr>
        <w:rPr>
          <w:rFonts w:ascii="等线" w:eastAsia="等线" w:hAnsi="等线" w:cs="等线"/>
          <w:b/>
          <w:bCs/>
          <w:szCs w:val="21"/>
        </w:rPr>
      </w:pPr>
      <w:r>
        <w:rPr>
          <w:rFonts w:ascii="等线" w:eastAsia="等线" w:hAnsi="等线" w:cs="等线" w:hint="eastAsia"/>
          <w:b/>
          <w:bCs/>
          <w:szCs w:val="21"/>
        </w:rPr>
        <w:t>第一步</w:t>
      </w:r>
      <w:r>
        <w:rPr>
          <w:rFonts w:ascii="等线" w:eastAsia="等线" w:hAnsi="等线" w:cs="等线" w:hint="eastAsia"/>
          <w:b/>
          <w:bCs/>
          <w:szCs w:val="21"/>
        </w:rPr>
        <w:t xml:space="preserve"> </w:t>
      </w:r>
      <w:r>
        <w:rPr>
          <w:rFonts w:ascii="等线" w:eastAsia="等线" w:hAnsi="等线" w:cs="等线" w:hint="eastAsia"/>
          <w:b/>
          <w:bCs/>
          <w:szCs w:val="21"/>
        </w:rPr>
        <w:t>登录到路由器</w:t>
      </w:r>
    </w:p>
    <w:p w14:paraId="0C6E509C" w14:textId="77777777" w:rsidR="009A79C0" w:rsidRDefault="009A79C0">
      <w:pPr>
        <w:rPr>
          <w:rFonts w:ascii="等线" w:eastAsia="等线" w:hAnsi="等线" w:cs="等线"/>
          <w:szCs w:val="21"/>
        </w:rPr>
      </w:pPr>
    </w:p>
    <w:p w14:paraId="7F171801" w14:textId="77777777" w:rsidR="009A79C0" w:rsidRDefault="0011729A">
      <w:pPr>
        <w:rPr>
          <w:rFonts w:ascii="等线" w:eastAsia="等线" w:hAnsi="等线" w:cs="等线"/>
          <w:b/>
          <w:bCs/>
          <w:szCs w:val="21"/>
        </w:rPr>
      </w:pPr>
      <w:r>
        <w:rPr>
          <w:rFonts w:ascii="等线" w:eastAsia="等线" w:hAnsi="等线" w:cs="等线" w:hint="eastAsia"/>
          <w:b/>
          <w:szCs w:val="21"/>
        </w:rPr>
        <w:lastRenderedPageBreak/>
        <w:t>第二步：在路由器</w:t>
      </w:r>
      <w:r>
        <w:rPr>
          <w:rFonts w:ascii="等线" w:eastAsia="等线" w:hAnsi="等线" w:cs="等线" w:hint="eastAsia"/>
          <w:b/>
          <w:szCs w:val="21"/>
        </w:rPr>
        <w:t>RouterA</w:t>
      </w:r>
      <w:r>
        <w:rPr>
          <w:rFonts w:ascii="等线" w:eastAsia="等线" w:hAnsi="等线" w:cs="等线" w:hint="eastAsia"/>
          <w:b/>
          <w:szCs w:val="21"/>
        </w:rPr>
        <w:t>上配置路由器接口的</w:t>
      </w:r>
      <w:r>
        <w:rPr>
          <w:rFonts w:ascii="等线" w:eastAsia="等线" w:hAnsi="等线" w:cs="等线" w:hint="eastAsia"/>
          <w:b/>
          <w:szCs w:val="21"/>
        </w:rPr>
        <w:t>IP</w:t>
      </w:r>
      <w:r>
        <w:rPr>
          <w:rFonts w:ascii="等线" w:eastAsia="等线" w:hAnsi="等线" w:cs="等线" w:hint="eastAsia"/>
          <w:b/>
          <w:szCs w:val="21"/>
        </w:rPr>
        <w:t>地址</w:t>
      </w:r>
    </w:p>
    <w:p w14:paraId="3400EC6E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>RouterA(config)#</w:t>
      </w:r>
      <w:r>
        <w:rPr>
          <w:rFonts w:ascii="等线" w:eastAsia="等线" w:hAnsi="等线" w:cs="等线" w:hint="eastAsia"/>
          <w:b/>
          <w:bCs/>
          <w:szCs w:val="21"/>
        </w:rPr>
        <w:t>interface GigabitEthernet 0/1</w:t>
      </w:r>
      <w:r>
        <w:rPr>
          <w:rFonts w:ascii="等线" w:eastAsia="等线" w:hAnsi="等线" w:cs="等线" w:hint="eastAsia"/>
          <w:szCs w:val="21"/>
        </w:rPr>
        <w:t xml:space="preserve">           </w:t>
      </w:r>
      <w:r>
        <w:rPr>
          <w:rFonts w:ascii="等线" w:eastAsia="等线" w:hAnsi="等线" w:cs="等线" w:hint="eastAsia"/>
          <w:szCs w:val="21"/>
        </w:rPr>
        <w:t>!</w:t>
      </w:r>
      <w:r>
        <w:rPr>
          <w:rFonts w:ascii="等线" w:eastAsia="等线" w:hAnsi="等线" w:cs="等线" w:hint="eastAsia"/>
          <w:szCs w:val="21"/>
        </w:rPr>
        <w:t>进入接口的配置模式</w:t>
      </w:r>
    </w:p>
    <w:p w14:paraId="227AFA6D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 xml:space="preserve">RouterA(config-if)# ip address 172.16.1.1 255.255.255.0  </w:t>
      </w:r>
      <w:r>
        <w:rPr>
          <w:rFonts w:ascii="等线" w:eastAsia="等线" w:hAnsi="等线" w:cs="等线" w:hint="eastAsia"/>
          <w:szCs w:val="21"/>
        </w:rPr>
        <w:tab/>
      </w:r>
      <w:r>
        <w:rPr>
          <w:rFonts w:ascii="等线" w:eastAsia="等线" w:hAnsi="等线" w:cs="等线" w:hint="eastAsia"/>
          <w:szCs w:val="21"/>
        </w:rPr>
        <w:t>!</w:t>
      </w:r>
      <w:r>
        <w:rPr>
          <w:rFonts w:ascii="等线" w:eastAsia="等线" w:hAnsi="等线" w:cs="等线" w:hint="eastAsia"/>
          <w:szCs w:val="21"/>
        </w:rPr>
        <w:t>配置接口</w:t>
      </w:r>
      <w:r>
        <w:rPr>
          <w:rFonts w:ascii="等线" w:eastAsia="等线" w:hAnsi="等线" w:cs="等线" w:hint="eastAsia"/>
          <w:szCs w:val="21"/>
        </w:rPr>
        <w:t>IP</w:t>
      </w:r>
      <w:r>
        <w:rPr>
          <w:rFonts w:ascii="等线" w:eastAsia="等线" w:hAnsi="等线" w:cs="等线" w:hint="eastAsia"/>
          <w:szCs w:val="21"/>
        </w:rPr>
        <w:t>地址。</w:t>
      </w:r>
    </w:p>
    <w:p w14:paraId="62E5DF7E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 xml:space="preserve">RouterA(config-if)# no shutdown                     </w:t>
      </w:r>
      <w:r>
        <w:rPr>
          <w:rFonts w:ascii="等线" w:eastAsia="等线" w:hAnsi="等线" w:cs="等线" w:hint="eastAsia"/>
          <w:szCs w:val="21"/>
        </w:rPr>
        <w:tab/>
        <w:t>!</w:t>
      </w:r>
      <w:r>
        <w:rPr>
          <w:rFonts w:ascii="等线" w:eastAsia="等线" w:hAnsi="等线" w:cs="等线" w:hint="eastAsia"/>
          <w:szCs w:val="21"/>
        </w:rPr>
        <w:t>开启路由器的接口</w:t>
      </w:r>
    </w:p>
    <w:p w14:paraId="27BBD1F2" w14:textId="77777777" w:rsidR="009A79C0" w:rsidRDefault="009A79C0">
      <w:pPr>
        <w:rPr>
          <w:rFonts w:ascii="等线" w:eastAsia="等线" w:hAnsi="等线" w:cs="等线"/>
          <w:szCs w:val="21"/>
        </w:rPr>
      </w:pPr>
    </w:p>
    <w:p w14:paraId="6B71FD57" w14:textId="77777777" w:rsidR="009A79C0" w:rsidRDefault="0011729A">
      <w:pPr>
        <w:rPr>
          <w:rFonts w:ascii="等线" w:eastAsia="等线" w:hAnsi="等线" w:cs="等线"/>
          <w:b/>
          <w:szCs w:val="21"/>
        </w:rPr>
      </w:pPr>
      <w:r>
        <w:rPr>
          <w:rFonts w:ascii="等线" w:eastAsia="等线" w:hAnsi="等线" w:cs="等线" w:hint="eastAsia"/>
          <w:b/>
          <w:szCs w:val="21"/>
        </w:rPr>
        <w:t>第三步：在路由器</w:t>
      </w:r>
      <w:r>
        <w:rPr>
          <w:rFonts w:ascii="等线" w:eastAsia="等线" w:hAnsi="等线" w:cs="等线" w:hint="eastAsia"/>
          <w:b/>
          <w:szCs w:val="21"/>
        </w:rPr>
        <w:t>RouterA</w:t>
      </w:r>
      <w:r>
        <w:rPr>
          <w:rFonts w:ascii="等线" w:eastAsia="等线" w:hAnsi="等线" w:cs="等线" w:hint="eastAsia"/>
          <w:b/>
          <w:szCs w:val="21"/>
        </w:rPr>
        <w:t>上配置路由器串行口</w:t>
      </w:r>
      <w:r>
        <w:rPr>
          <w:rFonts w:ascii="等线" w:eastAsia="等线" w:hAnsi="等线" w:cs="等线" w:hint="eastAsia"/>
          <w:b/>
          <w:szCs w:val="21"/>
        </w:rPr>
        <w:t>IP</w:t>
      </w:r>
      <w:r>
        <w:rPr>
          <w:rFonts w:ascii="等线" w:eastAsia="等线" w:hAnsi="等线" w:cs="等线" w:hint="eastAsia"/>
          <w:b/>
          <w:szCs w:val="21"/>
        </w:rPr>
        <w:t>地址和时钟频率。</w:t>
      </w:r>
    </w:p>
    <w:p w14:paraId="0F10D6F0" w14:textId="77777777" w:rsidR="009A79C0" w:rsidRDefault="0011729A">
      <w:pPr>
        <w:rPr>
          <w:rFonts w:ascii="等线" w:eastAsia="等线" w:hAnsi="等线" w:cs="等线"/>
          <w:b/>
          <w:szCs w:val="21"/>
        </w:rPr>
      </w:pPr>
      <w:r>
        <w:rPr>
          <w:rFonts w:ascii="等线" w:eastAsia="等线" w:hAnsi="等线" w:cs="等线" w:hint="eastAsia"/>
          <w:szCs w:val="21"/>
        </w:rPr>
        <w:t>RouterA(config)#</w:t>
      </w:r>
      <w:r>
        <w:rPr>
          <w:rFonts w:ascii="等线" w:eastAsia="等线" w:hAnsi="等线" w:cs="等线" w:hint="eastAsia"/>
          <w:b/>
          <w:bCs/>
          <w:szCs w:val="21"/>
        </w:rPr>
        <w:t xml:space="preserve">interface serial 2/0 </w:t>
      </w:r>
      <w:r>
        <w:rPr>
          <w:rFonts w:ascii="等线" w:eastAsia="等线" w:hAnsi="等线" w:cs="等线" w:hint="eastAsia"/>
          <w:szCs w:val="21"/>
        </w:rPr>
        <w:t xml:space="preserve">               </w:t>
      </w:r>
      <w:r>
        <w:rPr>
          <w:rFonts w:ascii="等线" w:eastAsia="等线" w:hAnsi="等线" w:cs="等线" w:hint="eastAsia"/>
          <w:szCs w:val="21"/>
        </w:rPr>
        <w:t>!</w:t>
      </w:r>
      <w:r>
        <w:rPr>
          <w:rFonts w:ascii="等线" w:eastAsia="等线" w:hAnsi="等线" w:cs="等线" w:hint="eastAsia"/>
          <w:szCs w:val="21"/>
        </w:rPr>
        <w:t>进入串行口</w:t>
      </w:r>
      <w:r>
        <w:rPr>
          <w:rFonts w:ascii="等线" w:eastAsia="等线" w:hAnsi="等线" w:cs="等线" w:hint="eastAsia"/>
          <w:szCs w:val="21"/>
        </w:rPr>
        <w:t>s2/0</w:t>
      </w:r>
      <w:r>
        <w:rPr>
          <w:rFonts w:ascii="等线" w:eastAsia="等线" w:hAnsi="等线" w:cs="等线" w:hint="eastAsia"/>
          <w:szCs w:val="21"/>
        </w:rPr>
        <w:t>的配置模式。</w:t>
      </w:r>
    </w:p>
    <w:p w14:paraId="1412710F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>RouterA(config-if)#ip address 172.16.2.1 255.255.255.0  !</w:t>
      </w:r>
      <w:r>
        <w:rPr>
          <w:rFonts w:ascii="等线" w:eastAsia="等线" w:hAnsi="等线" w:cs="等线" w:hint="eastAsia"/>
          <w:szCs w:val="21"/>
        </w:rPr>
        <w:t>配置接口</w:t>
      </w:r>
      <w:r>
        <w:rPr>
          <w:rFonts w:ascii="等线" w:eastAsia="等线" w:hAnsi="等线" w:cs="等线" w:hint="eastAsia"/>
          <w:szCs w:val="21"/>
        </w:rPr>
        <w:t>S2/0</w:t>
      </w:r>
      <w:r>
        <w:rPr>
          <w:rFonts w:ascii="等线" w:eastAsia="等线" w:hAnsi="等线" w:cs="等线" w:hint="eastAsia"/>
          <w:szCs w:val="21"/>
        </w:rPr>
        <w:t>的</w:t>
      </w:r>
      <w:r>
        <w:rPr>
          <w:rFonts w:ascii="等线" w:eastAsia="等线" w:hAnsi="等线" w:cs="等线" w:hint="eastAsia"/>
          <w:szCs w:val="21"/>
        </w:rPr>
        <w:t>IP</w:t>
      </w:r>
      <w:r>
        <w:rPr>
          <w:rFonts w:ascii="等线" w:eastAsia="等线" w:hAnsi="等线" w:cs="等线" w:hint="eastAsia"/>
          <w:szCs w:val="21"/>
        </w:rPr>
        <w:t>地址。</w:t>
      </w:r>
    </w:p>
    <w:p w14:paraId="228804F3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 xml:space="preserve">RouterA(config-if)#clock rate 64000           </w:t>
      </w:r>
      <w:r>
        <w:rPr>
          <w:rFonts w:ascii="等线" w:eastAsia="等线" w:hAnsi="等线" w:cs="等线" w:hint="eastAsia"/>
          <w:szCs w:val="21"/>
        </w:rPr>
        <w:t>!</w:t>
      </w:r>
      <w:r>
        <w:rPr>
          <w:rFonts w:ascii="等线" w:eastAsia="等线" w:hAnsi="等线" w:cs="等线" w:hint="eastAsia"/>
          <w:szCs w:val="21"/>
        </w:rPr>
        <w:t>配置</w:t>
      </w:r>
      <w:r>
        <w:rPr>
          <w:rFonts w:ascii="等线" w:eastAsia="等线" w:hAnsi="等线" w:cs="等线" w:hint="eastAsia"/>
          <w:szCs w:val="21"/>
        </w:rPr>
        <w:t>RouterA(</w:t>
      </w:r>
      <w:r>
        <w:rPr>
          <w:rFonts w:ascii="等线" w:eastAsia="等线" w:hAnsi="等线" w:cs="等线" w:hint="eastAsia"/>
          <w:szCs w:val="21"/>
        </w:rPr>
        <w:t>必须为</w:t>
      </w:r>
      <w:r>
        <w:rPr>
          <w:rFonts w:ascii="等线" w:eastAsia="等线" w:hAnsi="等线" w:cs="等线" w:hint="eastAsia"/>
          <w:szCs w:val="21"/>
        </w:rPr>
        <w:t>DCE)</w:t>
      </w:r>
      <w:r>
        <w:rPr>
          <w:rFonts w:ascii="等线" w:eastAsia="等线" w:hAnsi="等线" w:cs="等线" w:hint="eastAsia"/>
          <w:szCs w:val="21"/>
        </w:rPr>
        <w:t>的时钟频率</w:t>
      </w:r>
    </w:p>
    <w:p w14:paraId="5732901B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>RouterA(config-if)#no shutdown                    !</w:t>
      </w:r>
      <w:r>
        <w:rPr>
          <w:rFonts w:ascii="等线" w:eastAsia="等线" w:hAnsi="等线" w:cs="等线" w:hint="eastAsia"/>
          <w:szCs w:val="21"/>
        </w:rPr>
        <w:t>开启</w:t>
      </w:r>
      <w:r>
        <w:rPr>
          <w:rFonts w:ascii="等线" w:eastAsia="等线" w:hAnsi="等线" w:cs="等线" w:hint="eastAsia"/>
          <w:szCs w:val="21"/>
        </w:rPr>
        <w:t>s2/0</w:t>
      </w:r>
      <w:r>
        <w:rPr>
          <w:rFonts w:ascii="等线" w:eastAsia="等线" w:hAnsi="等线" w:cs="等线" w:hint="eastAsia"/>
          <w:szCs w:val="21"/>
        </w:rPr>
        <w:t>端口</w:t>
      </w:r>
    </w:p>
    <w:p w14:paraId="49CF2DA1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>RouterA(config-if)#exit</w:t>
      </w:r>
    </w:p>
    <w:p w14:paraId="2C1660D1" w14:textId="77777777" w:rsidR="009A79C0" w:rsidRDefault="009A79C0">
      <w:pPr>
        <w:ind w:firstLine="420"/>
        <w:rPr>
          <w:rFonts w:ascii="等线" w:eastAsia="等线" w:hAnsi="等线" w:cs="等线"/>
          <w:szCs w:val="21"/>
        </w:rPr>
      </w:pPr>
    </w:p>
    <w:p w14:paraId="718CF7E8" w14:textId="77777777" w:rsidR="009A79C0" w:rsidRDefault="0011729A">
      <w:pPr>
        <w:rPr>
          <w:rFonts w:ascii="等线" w:eastAsia="等线" w:hAnsi="等线" w:cs="等线"/>
          <w:b/>
          <w:szCs w:val="21"/>
        </w:rPr>
      </w:pPr>
      <w:r>
        <w:rPr>
          <w:rFonts w:ascii="等线" w:eastAsia="等线" w:hAnsi="等线" w:cs="等线" w:hint="eastAsia"/>
          <w:b/>
          <w:szCs w:val="21"/>
        </w:rPr>
        <w:t>第四步：显示路由器</w:t>
      </w:r>
      <w:r>
        <w:rPr>
          <w:rFonts w:ascii="等线" w:eastAsia="等线" w:hAnsi="等线" w:cs="等线" w:hint="eastAsia"/>
          <w:b/>
          <w:szCs w:val="21"/>
        </w:rPr>
        <w:t>RouterA</w:t>
      </w:r>
      <w:r>
        <w:rPr>
          <w:rFonts w:ascii="等线" w:eastAsia="等线" w:hAnsi="等线" w:cs="等线" w:hint="eastAsia"/>
          <w:b/>
          <w:szCs w:val="21"/>
        </w:rPr>
        <w:t>的接口配置信息</w:t>
      </w:r>
    </w:p>
    <w:p w14:paraId="480F7225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>Route</w:t>
      </w:r>
      <w:r>
        <w:rPr>
          <w:rFonts w:ascii="等线" w:eastAsia="等线" w:hAnsi="等线" w:cs="等线" w:hint="eastAsia"/>
          <w:szCs w:val="21"/>
        </w:rPr>
        <w:t>rA#show ip interface brief</w:t>
      </w:r>
    </w:p>
    <w:p w14:paraId="139AE0D1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>RouterA#show interface serial 2/0</w:t>
      </w:r>
    </w:p>
    <w:p w14:paraId="37AF7091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noProof/>
        </w:rPr>
        <w:drawing>
          <wp:inline distT="0" distB="0" distL="114300" distR="114300" wp14:anchorId="7A79DF77" wp14:editId="307ECBFF">
            <wp:extent cx="5266690" cy="2761615"/>
            <wp:effectExtent l="0" t="0" r="10160" b="63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E3ED2" w14:textId="77777777" w:rsidR="009A79C0" w:rsidRDefault="009A79C0">
      <w:pPr>
        <w:rPr>
          <w:rFonts w:ascii="等线" w:eastAsia="等线" w:hAnsi="等线" w:cs="等线"/>
          <w:szCs w:val="21"/>
        </w:rPr>
      </w:pPr>
    </w:p>
    <w:p w14:paraId="663CD774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noProof/>
        </w:rPr>
        <w:lastRenderedPageBreak/>
        <w:drawing>
          <wp:inline distT="0" distB="0" distL="114300" distR="114300" wp14:anchorId="0B64C18B" wp14:editId="3361A50C">
            <wp:extent cx="5266055" cy="3309620"/>
            <wp:effectExtent l="0" t="0" r="10795" b="508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25CD3" w14:textId="77777777" w:rsidR="009A79C0" w:rsidRDefault="0011729A">
      <w:pPr>
        <w:rPr>
          <w:rFonts w:ascii="等线" w:eastAsia="等线" w:hAnsi="等线" w:cs="等线"/>
          <w:b/>
          <w:szCs w:val="21"/>
        </w:rPr>
      </w:pPr>
      <w:r>
        <w:rPr>
          <w:rFonts w:ascii="等线" w:eastAsia="等线" w:hAnsi="等线" w:cs="等线" w:hint="eastAsia"/>
          <w:b/>
          <w:szCs w:val="21"/>
        </w:rPr>
        <w:t>第五步：在路由器</w:t>
      </w:r>
      <w:r>
        <w:rPr>
          <w:rFonts w:ascii="等线" w:eastAsia="等线" w:hAnsi="等线" w:cs="等线" w:hint="eastAsia"/>
          <w:b/>
          <w:szCs w:val="21"/>
        </w:rPr>
        <w:t>RouterA</w:t>
      </w:r>
      <w:r>
        <w:rPr>
          <w:rFonts w:ascii="等线" w:eastAsia="等线" w:hAnsi="等线" w:cs="等线" w:hint="eastAsia"/>
          <w:b/>
          <w:szCs w:val="21"/>
        </w:rPr>
        <w:t>上配置动态路由</w:t>
      </w:r>
    </w:p>
    <w:p w14:paraId="0C4FE2C6" w14:textId="77777777" w:rsidR="009A79C0" w:rsidRDefault="0011729A">
      <w:pPr>
        <w:rPr>
          <w:rFonts w:ascii="等线" w:eastAsia="等线" w:hAnsi="等线" w:cs="等线"/>
          <w:bCs/>
          <w:szCs w:val="21"/>
        </w:rPr>
      </w:pPr>
      <w:r>
        <w:rPr>
          <w:rFonts w:ascii="等线" w:eastAsia="等线" w:hAnsi="等线" w:cs="等线" w:hint="eastAsia"/>
          <w:bCs/>
          <w:szCs w:val="21"/>
        </w:rPr>
        <w:t xml:space="preserve">RouterA(config)# router rip        </w:t>
      </w:r>
      <w:r>
        <w:rPr>
          <w:rFonts w:ascii="等线" w:eastAsia="等线" w:hAnsi="等线" w:cs="等线" w:hint="eastAsia"/>
          <w:bCs/>
          <w:szCs w:val="21"/>
        </w:rPr>
        <w:tab/>
      </w:r>
      <w:r>
        <w:rPr>
          <w:rFonts w:ascii="等线" w:eastAsia="等线" w:hAnsi="等线" w:cs="等线" w:hint="eastAsia"/>
          <w:bCs/>
          <w:szCs w:val="21"/>
        </w:rPr>
        <w:tab/>
      </w:r>
      <w:r>
        <w:rPr>
          <w:rFonts w:ascii="等线" w:eastAsia="等线" w:hAnsi="等线" w:cs="等线" w:hint="eastAsia"/>
          <w:bCs/>
          <w:szCs w:val="21"/>
        </w:rPr>
        <w:tab/>
        <w:t>!</w:t>
      </w:r>
      <w:r>
        <w:rPr>
          <w:rFonts w:ascii="等线" w:eastAsia="等线" w:hAnsi="等线" w:cs="等线" w:hint="eastAsia"/>
          <w:bCs/>
          <w:szCs w:val="21"/>
        </w:rPr>
        <w:t>创建</w:t>
      </w:r>
      <w:r>
        <w:rPr>
          <w:rFonts w:ascii="等线" w:eastAsia="等线" w:hAnsi="等线" w:cs="等线" w:hint="eastAsia"/>
          <w:bCs/>
          <w:szCs w:val="21"/>
        </w:rPr>
        <w:t>RIP</w:t>
      </w:r>
      <w:r>
        <w:rPr>
          <w:rFonts w:ascii="等线" w:eastAsia="等线" w:hAnsi="等线" w:cs="等线" w:hint="eastAsia"/>
          <w:bCs/>
          <w:szCs w:val="21"/>
        </w:rPr>
        <w:t>路由进程</w:t>
      </w:r>
    </w:p>
    <w:p w14:paraId="6FBB6A6B" w14:textId="77777777" w:rsidR="009A79C0" w:rsidRDefault="0011729A">
      <w:pPr>
        <w:rPr>
          <w:rFonts w:ascii="等线" w:eastAsia="等线" w:hAnsi="等线" w:cs="等线"/>
          <w:bCs/>
          <w:szCs w:val="21"/>
        </w:rPr>
      </w:pPr>
      <w:r>
        <w:rPr>
          <w:rFonts w:ascii="等线" w:eastAsia="等线" w:hAnsi="等线" w:cs="等线" w:hint="eastAsia"/>
          <w:bCs/>
          <w:szCs w:val="21"/>
        </w:rPr>
        <w:t xml:space="preserve">RouterA(config-router)#network 172.16.1.0 </w:t>
      </w:r>
      <w:r>
        <w:rPr>
          <w:rFonts w:ascii="等线" w:eastAsia="等线" w:hAnsi="等线" w:cs="等线" w:hint="eastAsia"/>
          <w:bCs/>
          <w:szCs w:val="21"/>
        </w:rPr>
        <w:t xml:space="preserve"> !</w:t>
      </w:r>
      <w:r>
        <w:rPr>
          <w:rFonts w:ascii="等线" w:eastAsia="等线" w:hAnsi="等线" w:cs="等线" w:hint="eastAsia"/>
          <w:bCs/>
          <w:szCs w:val="21"/>
        </w:rPr>
        <w:t>定义关联网络</w:t>
      </w:r>
      <w:r>
        <w:rPr>
          <w:rFonts w:ascii="等线" w:eastAsia="等线" w:hAnsi="等线" w:cs="等线" w:hint="eastAsia"/>
          <w:bCs/>
          <w:szCs w:val="21"/>
        </w:rPr>
        <w:t>172.16.1.0</w:t>
      </w:r>
      <w:r>
        <w:rPr>
          <w:rFonts w:ascii="等线" w:eastAsia="等线" w:hAnsi="等线" w:cs="等线" w:hint="eastAsia"/>
          <w:bCs/>
          <w:szCs w:val="21"/>
        </w:rPr>
        <w:t>（必须是直连的网络地址）</w:t>
      </w:r>
    </w:p>
    <w:p w14:paraId="03EE7653" w14:textId="77777777" w:rsidR="009A79C0" w:rsidRDefault="0011729A">
      <w:pPr>
        <w:rPr>
          <w:rFonts w:ascii="等线" w:eastAsia="等线" w:hAnsi="等线" w:cs="等线"/>
          <w:bCs/>
          <w:szCs w:val="21"/>
        </w:rPr>
      </w:pPr>
      <w:r>
        <w:rPr>
          <w:rFonts w:ascii="等线" w:eastAsia="等线" w:hAnsi="等线" w:cs="等线" w:hint="eastAsia"/>
          <w:bCs/>
          <w:szCs w:val="21"/>
        </w:rPr>
        <w:t xml:space="preserve">RouterA(config-router)#network 172.16.2.0 </w:t>
      </w:r>
      <w:r>
        <w:rPr>
          <w:rFonts w:ascii="等线" w:eastAsia="等线" w:hAnsi="等线" w:cs="等线" w:hint="eastAsia"/>
          <w:bCs/>
          <w:szCs w:val="21"/>
        </w:rPr>
        <w:t xml:space="preserve"> !</w:t>
      </w:r>
      <w:r>
        <w:rPr>
          <w:rFonts w:ascii="等线" w:eastAsia="等线" w:hAnsi="等线" w:cs="等线" w:hint="eastAsia"/>
          <w:bCs/>
          <w:szCs w:val="21"/>
        </w:rPr>
        <w:t>定义关联网络</w:t>
      </w:r>
      <w:r>
        <w:rPr>
          <w:rFonts w:ascii="等线" w:eastAsia="等线" w:hAnsi="等线" w:cs="等线" w:hint="eastAsia"/>
          <w:bCs/>
          <w:szCs w:val="21"/>
        </w:rPr>
        <w:t>172.16.2.0</w:t>
      </w:r>
      <w:r>
        <w:rPr>
          <w:rFonts w:ascii="等线" w:eastAsia="等线" w:hAnsi="等线" w:cs="等线" w:hint="eastAsia"/>
          <w:bCs/>
          <w:szCs w:val="21"/>
        </w:rPr>
        <w:t>（必须是直连的网络地址）</w:t>
      </w:r>
    </w:p>
    <w:p w14:paraId="6E3DED8B" w14:textId="77777777" w:rsidR="009A79C0" w:rsidRDefault="0011729A">
      <w:pPr>
        <w:rPr>
          <w:rFonts w:ascii="等线" w:eastAsia="等线" w:hAnsi="等线" w:cs="等线"/>
          <w:bCs/>
          <w:szCs w:val="21"/>
        </w:rPr>
      </w:pPr>
      <w:r>
        <w:rPr>
          <w:rFonts w:ascii="等线" w:eastAsia="等线" w:hAnsi="等线" w:cs="等线" w:hint="eastAsia"/>
          <w:bCs/>
          <w:szCs w:val="21"/>
        </w:rPr>
        <w:t>RouterB(config-router)#version 2</w:t>
      </w:r>
    </w:p>
    <w:p w14:paraId="58CEF1D1" w14:textId="5ED9B1F1" w:rsidR="009A79C0" w:rsidRDefault="009A79C0">
      <w:pPr>
        <w:rPr>
          <w:rFonts w:ascii="等线" w:eastAsia="等线" w:hAnsi="等线" w:cs="等线"/>
          <w:szCs w:val="21"/>
        </w:rPr>
      </w:pPr>
    </w:p>
    <w:p w14:paraId="161FD6BD" w14:textId="77777777" w:rsidR="009A79C0" w:rsidRDefault="0011729A">
      <w:pPr>
        <w:rPr>
          <w:rFonts w:ascii="等线" w:eastAsia="等线" w:hAnsi="等线" w:cs="等线"/>
          <w:b/>
          <w:szCs w:val="21"/>
        </w:rPr>
      </w:pPr>
      <w:r>
        <w:rPr>
          <w:rFonts w:ascii="等线" w:eastAsia="等线" w:hAnsi="等线" w:cs="等线" w:hint="eastAsia"/>
          <w:b/>
          <w:szCs w:val="21"/>
        </w:rPr>
        <w:t>第六步：验证</w:t>
      </w:r>
      <w:r>
        <w:rPr>
          <w:rFonts w:ascii="等线" w:eastAsia="等线" w:hAnsi="等线" w:cs="等线" w:hint="eastAsia"/>
          <w:b/>
          <w:szCs w:val="21"/>
        </w:rPr>
        <w:t>RouterA</w:t>
      </w:r>
      <w:r>
        <w:rPr>
          <w:rFonts w:ascii="等线" w:eastAsia="等线" w:hAnsi="等线" w:cs="等线" w:hint="eastAsia"/>
          <w:b/>
          <w:szCs w:val="21"/>
        </w:rPr>
        <w:t>上的路由</w:t>
      </w:r>
    </w:p>
    <w:p w14:paraId="5E7DD525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>RouterA(config)#exit</w:t>
      </w:r>
    </w:p>
    <w:p w14:paraId="1C66C708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>RouterA#show ip route</w:t>
      </w:r>
    </w:p>
    <w:p w14:paraId="2DEE4889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 xml:space="preserve">RouterA#show running-config                </w:t>
      </w:r>
      <w:r>
        <w:rPr>
          <w:rFonts w:ascii="等线" w:eastAsia="等线" w:hAnsi="等线" w:cs="等线" w:hint="eastAsia"/>
          <w:szCs w:val="21"/>
        </w:rPr>
        <w:t>！显示路由器</w:t>
      </w:r>
      <w:r>
        <w:rPr>
          <w:rFonts w:ascii="等线" w:eastAsia="等线" w:hAnsi="等线" w:cs="等线" w:hint="eastAsia"/>
          <w:szCs w:val="21"/>
        </w:rPr>
        <w:t>RouterA</w:t>
      </w:r>
      <w:r>
        <w:rPr>
          <w:rFonts w:ascii="等线" w:eastAsia="等线" w:hAnsi="等线" w:cs="等线" w:hint="eastAsia"/>
          <w:szCs w:val="21"/>
        </w:rPr>
        <w:t>上的全部配置</w:t>
      </w:r>
    </w:p>
    <w:p w14:paraId="29618650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noProof/>
        </w:rPr>
        <w:lastRenderedPageBreak/>
        <w:drawing>
          <wp:inline distT="0" distB="0" distL="114300" distR="114300" wp14:anchorId="487F4CAA" wp14:editId="56AD045A">
            <wp:extent cx="4924425" cy="5385435"/>
            <wp:effectExtent l="0" t="0" r="9525" b="5715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38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A7D09" w14:textId="77777777" w:rsidR="009A79C0" w:rsidRDefault="0011729A">
      <w:pPr>
        <w:rPr>
          <w:rFonts w:ascii="等线" w:eastAsia="等线" w:hAnsi="等线" w:cs="等线"/>
          <w:b/>
          <w:szCs w:val="21"/>
        </w:rPr>
      </w:pPr>
      <w:r>
        <w:rPr>
          <w:rFonts w:ascii="等线" w:eastAsia="等线" w:hAnsi="等线" w:cs="等线" w:hint="eastAsia"/>
          <w:b/>
          <w:szCs w:val="21"/>
        </w:rPr>
        <w:t>第七步：在路由器</w:t>
      </w:r>
      <w:r>
        <w:rPr>
          <w:rFonts w:ascii="等线" w:eastAsia="等线" w:hAnsi="等线" w:cs="等线" w:hint="eastAsia"/>
          <w:b/>
          <w:szCs w:val="21"/>
        </w:rPr>
        <w:t>RouterB</w:t>
      </w:r>
      <w:r>
        <w:rPr>
          <w:rFonts w:ascii="等线" w:eastAsia="等线" w:hAnsi="等线" w:cs="等线" w:hint="eastAsia"/>
          <w:b/>
          <w:szCs w:val="21"/>
        </w:rPr>
        <w:t>上配置接口</w:t>
      </w:r>
      <w:r>
        <w:rPr>
          <w:rFonts w:ascii="等线" w:eastAsia="等线" w:hAnsi="等线" w:cs="等线" w:hint="eastAsia"/>
          <w:b/>
          <w:szCs w:val="21"/>
        </w:rPr>
        <w:t>IP</w:t>
      </w:r>
      <w:r>
        <w:rPr>
          <w:rFonts w:ascii="等线" w:eastAsia="等线" w:hAnsi="等线" w:cs="等线" w:hint="eastAsia"/>
          <w:b/>
          <w:szCs w:val="21"/>
        </w:rPr>
        <w:t>地址。</w:t>
      </w:r>
    </w:p>
    <w:p w14:paraId="194B912C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>返回到</w:t>
      </w:r>
      <w:r>
        <w:rPr>
          <w:rFonts w:ascii="等线" w:eastAsia="等线" w:hAnsi="等线" w:cs="等线" w:hint="eastAsia"/>
          <w:szCs w:val="21"/>
        </w:rPr>
        <w:t>RCMS</w:t>
      </w:r>
      <w:r>
        <w:rPr>
          <w:rFonts w:ascii="等线" w:eastAsia="等线" w:hAnsi="等线" w:cs="等线" w:hint="eastAsia"/>
          <w:szCs w:val="21"/>
        </w:rPr>
        <w:t>界面，选择另一个路由器，如</w:t>
      </w:r>
      <w:r>
        <w:rPr>
          <w:rFonts w:ascii="等线" w:eastAsia="等线" w:hAnsi="等线" w:cs="等线" w:hint="eastAsia"/>
          <w:szCs w:val="21"/>
        </w:rPr>
        <w:t>r</w:t>
      </w:r>
      <w:r>
        <w:rPr>
          <w:rFonts w:ascii="等线" w:eastAsia="等线" w:hAnsi="等线" w:cs="等线" w:hint="eastAsia"/>
          <w:szCs w:val="21"/>
        </w:rPr>
        <w:t>2</w:t>
      </w:r>
      <w:r>
        <w:rPr>
          <w:rFonts w:ascii="等线" w:eastAsia="等线" w:hAnsi="等线" w:cs="等线" w:hint="eastAsia"/>
          <w:szCs w:val="21"/>
        </w:rPr>
        <w:t>。操作同第一步</w:t>
      </w:r>
      <w:r>
        <w:rPr>
          <w:rFonts w:ascii="等线" w:eastAsia="等线" w:hAnsi="等线" w:cs="等线" w:hint="eastAsia"/>
          <w:szCs w:val="21"/>
        </w:rPr>
        <w:t>,</w:t>
      </w:r>
      <w:r>
        <w:rPr>
          <w:rFonts w:ascii="等线" w:eastAsia="等线" w:hAnsi="等线" w:cs="等线" w:hint="eastAsia"/>
          <w:szCs w:val="21"/>
        </w:rPr>
        <w:t>注意交换机改名为</w:t>
      </w:r>
      <w:r>
        <w:rPr>
          <w:rFonts w:ascii="等线" w:eastAsia="等线" w:hAnsi="等线" w:cs="等线" w:hint="eastAsia"/>
          <w:szCs w:val="21"/>
        </w:rPr>
        <w:t>RouterB</w:t>
      </w:r>
      <w:r>
        <w:rPr>
          <w:rFonts w:ascii="等线" w:eastAsia="等线" w:hAnsi="等线" w:cs="等线" w:hint="eastAsia"/>
          <w:szCs w:val="21"/>
        </w:rPr>
        <w:t>。</w:t>
      </w:r>
    </w:p>
    <w:p w14:paraId="030D02BB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>RouterB(config)#</w:t>
      </w:r>
      <w:r>
        <w:rPr>
          <w:rFonts w:ascii="等线" w:eastAsia="等线" w:hAnsi="等线" w:cs="等线" w:hint="eastAsia"/>
          <w:b/>
          <w:bCs/>
          <w:szCs w:val="21"/>
        </w:rPr>
        <w:t>interface GigabitEthernet 0/1</w:t>
      </w:r>
      <w:r>
        <w:rPr>
          <w:rFonts w:ascii="等线" w:eastAsia="等线" w:hAnsi="等线" w:cs="等线" w:hint="eastAsia"/>
          <w:szCs w:val="21"/>
        </w:rPr>
        <w:t xml:space="preserve">           </w:t>
      </w:r>
      <w:r>
        <w:rPr>
          <w:rFonts w:ascii="等线" w:eastAsia="等线" w:hAnsi="等线" w:cs="等线" w:hint="eastAsia"/>
          <w:szCs w:val="21"/>
        </w:rPr>
        <w:t>！进入接口的配置模式</w:t>
      </w:r>
    </w:p>
    <w:p w14:paraId="252E66D3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>RouterB(config-if)# ip address 172.16.3.2 255.255.255.0  !</w:t>
      </w:r>
      <w:r>
        <w:rPr>
          <w:rFonts w:ascii="等线" w:eastAsia="等线" w:hAnsi="等线" w:cs="等线" w:hint="eastAsia"/>
          <w:szCs w:val="21"/>
        </w:rPr>
        <w:t>配置接口</w:t>
      </w:r>
      <w:r>
        <w:rPr>
          <w:rFonts w:ascii="等线" w:eastAsia="等线" w:hAnsi="等线" w:cs="等线" w:hint="eastAsia"/>
          <w:szCs w:val="21"/>
        </w:rPr>
        <w:t>IP</w:t>
      </w:r>
      <w:r>
        <w:rPr>
          <w:rFonts w:ascii="等线" w:eastAsia="等线" w:hAnsi="等线" w:cs="等线" w:hint="eastAsia"/>
          <w:szCs w:val="21"/>
        </w:rPr>
        <w:t>地址。</w:t>
      </w:r>
    </w:p>
    <w:p w14:paraId="002B6A8D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 xml:space="preserve">RouterB(config-if)# no shutdown                     </w:t>
      </w:r>
      <w:r>
        <w:rPr>
          <w:rFonts w:ascii="等线" w:eastAsia="等线" w:hAnsi="等线" w:cs="等线" w:hint="eastAsia"/>
          <w:szCs w:val="21"/>
        </w:rPr>
        <w:t>！开启路由器的接口</w:t>
      </w:r>
    </w:p>
    <w:p w14:paraId="1CA348B0" w14:textId="77777777" w:rsidR="009A79C0" w:rsidRDefault="009A79C0">
      <w:pPr>
        <w:rPr>
          <w:rFonts w:ascii="等线" w:eastAsia="等线" w:hAnsi="等线" w:cs="等线"/>
          <w:szCs w:val="21"/>
        </w:rPr>
      </w:pPr>
    </w:p>
    <w:p w14:paraId="3F285AE3" w14:textId="77777777" w:rsidR="009A79C0" w:rsidRDefault="0011729A">
      <w:pPr>
        <w:rPr>
          <w:rFonts w:ascii="等线" w:eastAsia="等线" w:hAnsi="等线" w:cs="等线"/>
          <w:b/>
          <w:szCs w:val="21"/>
        </w:rPr>
      </w:pPr>
      <w:r>
        <w:rPr>
          <w:rFonts w:ascii="等线" w:eastAsia="等线" w:hAnsi="等线" w:cs="等线" w:hint="eastAsia"/>
          <w:b/>
          <w:szCs w:val="21"/>
        </w:rPr>
        <w:t>第八步：在路由器</w:t>
      </w:r>
      <w:r>
        <w:rPr>
          <w:rFonts w:ascii="等线" w:eastAsia="等线" w:hAnsi="等线" w:cs="等线" w:hint="eastAsia"/>
          <w:b/>
          <w:szCs w:val="21"/>
        </w:rPr>
        <w:t>RouterB</w:t>
      </w:r>
      <w:r>
        <w:rPr>
          <w:rFonts w:ascii="等线" w:eastAsia="等线" w:hAnsi="等线" w:cs="等线" w:hint="eastAsia"/>
          <w:b/>
          <w:szCs w:val="21"/>
        </w:rPr>
        <w:t>上配置串口上的</w:t>
      </w:r>
      <w:r>
        <w:rPr>
          <w:rFonts w:ascii="等线" w:eastAsia="等线" w:hAnsi="等线" w:cs="等线" w:hint="eastAsia"/>
          <w:b/>
          <w:szCs w:val="21"/>
        </w:rPr>
        <w:t>IP</w:t>
      </w:r>
      <w:r>
        <w:rPr>
          <w:rFonts w:ascii="等线" w:eastAsia="等线" w:hAnsi="等线" w:cs="等线" w:hint="eastAsia"/>
          <w:b/>
          <w:szCs w:val="21"/>
        </w:rPr>
        <w:t>地址。</w:t>
      </w:r>
    </w:p>
    <w:p w14:paraId="0A337B41" w14:textId="77777777" w:rsidR="009A79C0" w:rsidRDefault="0011729A">
      <w:pPr>
        <w:rPr>
          <w:rFonts w:ascii="等线" w:eastAsia="等线" w:hAnsi="等线" w:cs="等线"/>
          <w:b/>
          <w:szCs w:val="21"/>
        </w:rPr>
      </w:pPr>
      <w:r>
        <w:rPr>
          <w:rFonts w:ascii="等线" w:eastAsia="等线" w:hAnsi="等线" w:cs="等线" w:hint="eastAsia"/>
          <w:szCs w:val="21"/>
        </w:rPr>
        <w:t>RouterB(config)#</w:t>
      </w:r>
      <w:r>
        <w:rPr>
          <w:rFonts w:ascii="等线" w:eastAsia="等线" w:hAnsi="等线" w:cs="等线" w:hint="eastAsia"/>
          <w:b/>
          <w:bCs/>
          <w:szCs w:val="21"/>
        </w:rPr>
        <w:t>interface serial 2</w:t>
      </w:r>
      <w:r>
        <w:rPr>
          <w:rFonts w:ascii="等线" w:eastAsia="等线" w:hAnsi="等线" w:cs="等线" w:hint="eastAsia"/>
          <w:b/>
          <w:bCs/>
          <w:szCs w:val="21"/>
        </w:rPr>
        <w:t>/0</w:t>
      </w:r>
      <w:r>
        <w:rPr>
          <w:rFonts w:ascii="等线" w:eastAsia="等线" w:hAnsi="等线" w:cs="等线" w:hint="eastAsia"/>
          <w:szCs w:val="21"/>
        </w:rPr>
        <w:t xml:space="preserve">                </w:t>
      </w:r>
      <w:r>
        <w:rPr>
          <w:rFonts w:ascii="等线" w:eastAsia="等线" w:hAnsi="等线" w:cs="等线" w:hint="eastAsia"/>
          <w:szCs w:val="21"/>
        </w:rPr>
        <w:tab/>
      </w:r>
      <w:r>
        <w:rPr>
          <w:rFonts w:ascii="等线" w:eastAsia="等线" w:hAnsi="等线" w:cs="等线" w:hint="eastAsia"/>
          <w:szCs w:val="21"/>
        </w:rPr>
        <w:tab/>
      </w:r>
      <w:r>
        <w:rPr>
          <w:rFonts w:ascii="等线" w:eastAsia="等线" w:hAnsi="等线" w:cs="等线" w:hint="eastAsia"/>
          <w:szCs w:val="21"/>
        </w:rPr>
        <w:t>！进入串行口的配置模式。</w:t>
      </w:r>
    </w:p>
    <w:p w14:paraId="740C1658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>RouterB(config-if)#ip address 1</w:t>
      </w:r>
      <w:r>
        <w:rPr>
          <w:rFonts w:ascii="等线" w:eastAsia="等线" w:hAnsi="等线" w:cs="等线" w:hint="eastAsia"/>
          <w:szCs w:val="21"/>
        </w:rPr>
        <w:t>7</w:t>
      </w:r>
      <w:r>
        <w:rPr>
          <w:rFonts w:ascii="等线" w:eastAsia="等线" w:hAnsi="等线" w:cs="等线" w:hint="eastAsia"/>
          <w:szCs w:val="21"/>
        </w:rPr>
        <w:t>2.16.2.2 255.255.255.0  !</w:t>
      </w:r>
      <w:r>
        <w:rPr>
          <w:rFonts w:ascii="等线" w:eastAsia="等线" w:hAnsi="等线" w:cs="等线" w:hint="eastAsia"/>
          <w:szCs w:val="21"/>
        </w:rPr>
        <w:t>配置接口的</w:t>
      </w:r>
      <w:r>
        <w:rPr>
          <w:rFonts w:ascii="等线" w:eastAsia="等线" w:hAnsi="等线" w:cs="等线" w:hint="eastAsia"/>
          <w:szCs w:val="21"/>
        </w:rPr>
        <w:t>IP</w:t>
      </w:r>
      <w:r>
        <w:rPr>
          <w:rFonts w:ascii="等线" w:eastAsia="等线" w:hAnsi="等线" w:cs="等线" w:hint="eastAsia"/>
          <w:szCs w:val="21"/>
        </w:rPr>
        <w:t>地址。</w:t>
      </w:r>
    </w:p>
    <w:p w14:paraId="0EC234D8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 xml:space="preserve">RouterB(config-if)#no shutdown                    </w:t>
      </w:r>
      <w:r>
        <w:rPr>
          <w:rFonts w:ascii="等线" w:eastAsia="等线" w:hAnsi="等线" w:cs="等线" w:hint="eastAsia"/>
          <w:szCs w:val="21"/>
        </w:rPr>
        <w:tab/>
      </w:r>
      <w:r>
        <w:rPr>
          <w:rFonts w:ascii="等线" w:eastAsia="等线" w:hAnsi="等线" w:cs="等线" w:hint="eastAsia"/>
          <w:szCs w:val="21"/>
        </w:rPr>
        <w:t>!</w:t>
      </w:r>
      <w:r>
        <w:rPr>
          <w:rFonts w:ascii="等线" w:eastAsia="等线" w:hAnsi="等线" w:cs="等线" w:hint="eastAsia"/>
          <w:szCs w:val="21"/>
        </w:rPr>
        <w:t>开启端口</w:t>
      </w:r>
    </w:p>
    <w:p w14:paraId="4B71F425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 xml:space="preserve">RouterB(config-if)#exit             </w:t>
      </w:r>
      <w:r>
        <w:rPr>
          <w:rFonts w:ascii="等线" w:eastAsia="等线" w:hAnsi="等线" w:cs="等线" w:hint="eastAsia"/>
          <w:szCs w:val="21"/>
        </w:rPr>
        <w:t xml:space="preserve">                </w:t>
      </w:r>
      <w:r>
        <w:rPr>
          <w:rFonts w:ascii="等线" w:eastAsia="等线" w:hAnsi="等线" w:cs="等线" w:hint="eastAsia"/>
          <w:szCs w:val="21"/>
        </w:rPr>
        <w:tab/>
      </w:r>
      <w:r>
        <w:rPr>
          <w:rFonts w:ascii="等线" w:eastAsia="等线" w:hAnsi="等线" w:cs="等线" w:hint="eastAsia"/>
          <w:szCs w:val="21"/>
        </w:rPr>
        <w:t>！返回特权模式</w:t>
      </w:r>
    </w:p>
    <w:p w14:paraId="6DB019B0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noProof/>
          <w:szCs w:val="21"/>
        </w:rPr>
        <w:lastRenderedPageBreak/>
        <w:drawing>
          <wp:inline distT="0" distB="0" distL="114300" distR="114300" wp14:anchorId="468CCE6E" wp14:editId="22D834B8">
            <wp:extent cx="5269230" cy="1750695"/>
            <wp:effectExtent l="0" t="0" r="7620" b="1905"/>
            <wp:docPr id="33" name="图片 33" descr="router B con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router B config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6482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>（</w:t>
      </w:r>
      <w:r>
        <w:rPr>
          <w:rFonts w:ascii="等线" w:eastAsia="等线" w:hAnsi="等线" w:cs="等线" w:hint="eastAsia"/>
          <w:szCs w:val="21"/>
        </w:rPr>
        <w:t>PS</w:t>
      </w:r>
      <w:r>
        <w:rPr>
          <w:rFonts w:ascii="等线" w:eastAsia="等线" w:hAnsi="等线" w:cs="等线" w:hint="eastAsia"/>
          <w:szCs w:val="21"/>
        </w:rPr>
        <w:t>：刚开始配置</w:t>
      </w:r>
      <w:r>
        <w:rPr>
          <w:rFonts w:ascii="等线" w:eastAsia="等线" w:hAnsi="等线" w:cs="等线" w:hint="eastAsia"/>
          <w:szCs w:val="21"/>
        </w:rPr>
        <w:t>ip address</w:t>
      </w:r>
      <w:r>
        <w:rPr>
          <w:rFonts w:ascii="等线" w:eastAsia="等线" w:hAnsi="等线" w:cs="等线" w:hint="eastAsia"/>
          <w:szCs w:val="21"/>
        </w:rPr>
        <w:t>时配置错误，后来已更改为</w:t>
      </w:r>
      <w:r>
        <w:rPr>
          <w:rFonts w:ascii="等线" w:eastAsia="等线" w:hAnsi="等线" w:cs="等线" w:hint="eastAsia"/>
          <w:szCs w:val="21"/>
        </w:rPr>
        <w:t>172.16.2.2</w:t>
      </w:r>
      <w:r>
        <w:rPr>
          <w:rFonts w:ascii="等线" w:eastAsia="等线" w:hAnsi="等线" w:cs="等线" w:hint="eastAsia"/>
          <w:szCs w:val="21"/>
        </w:rPr>
        <w:t>）</w:t>
      </w:r>
    </w:p>
    <w:p w14:paraId="16DA948A" w14:textId="77777777" w:rsidR="009A79C0" w:rsidRDefault="0011729A">
      <w:pPr>
        <w:rPr>
          <w:rFonts w:ascii="等线" w:eastAsia="等线" w:hAnsi="等线" w:cs="等线"/>
          <w:b/>
          <w:szCs w:val="21"/>
        </w:rPr>
      </w:pPr>
      <w:r>
        <w:rPr>
          <w:rFonts w:ascii="等线" w:eastAsia="等线" w:hAnsi="等线" w:cs="等线" w:hint="eastAsia"/>
          <w:b/>
          <w:szCs w:val="21"/>
        </w:rPr>
        <w:t>第九步：显示路由器</w:t>
      </w:r>
      <w:r>
        <w:rPr>
          <w:rFonts w:ascii="等线" w:eastAsia="等线" w:hAnsi="等线" w:cs="等线" w:hint="eastAsia"/>
          <w:b/>
          <w:szCs w:val="21"/>
        </w:rPr>
        <w:t>RouterB</w:t>
      </w:r>
      <w:r>
        <w:rPr>
          <w:rFonts w:ascii="等线" w:eastAsia="等线" w:hAnsi="等线" w:cs="等线" w:hint="eastAsia"/>
          <w:b/>
          <w:szCs w:val="21"/>
        </w:rPr>
        <w:t>的接口配置信息</w:t>
      </w:r>
    </w:p>
    <w:p w14:paraId="5A812648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>RouterB#show ip interface brief</w:t>
      </w:r>
    </w:p>
    <w:p w14:paraId="27A6822E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>RouterB#show interface serial  2</w:t>
      </w:r>
      <w:r>
        <w:rPr>
          <w:rFonts w:ascii="等线" w:eastAsia="等线" w:hAnsi="等线" w:cs="等线" w:hint="eastAsia"/>
          <w:szCs w:val="21"/>
        </w:rPr>
        <w:t>/0</w:t>
      </w:r>
    </w:p>
    <w:p w14:paraId="39DCF960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>（此时已经将链路按照拓扑图连接好）</w:t>
      </w:r>
    </w:p>
    <w:p w14:paraId="6D57A978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noProof/>
          <w:szCs w:val="21"/>
        </w:rPr>
        <w:drawing>
          <wp:inline distT="0" distB="0" distL="114300" distR="114300" wp14:anchorId="5B6B39C1" wp14:editId="3B9382D2">
            <wp:extent cx="5273040" cy="2106295"/>
            <wp:effectExtent l="0" t="0" r="3810" b="8255"/>
            <wp:docPr id="34" name="图片 34" descr="show B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show B interfac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5961" w14:textId="77777777" w:rsidR="009A79C0" w:rsidRDefault="0011729A">
      <w:pPr>
        <w:rPr>
          <w:rFonts w:ascii="等线" w:eastAsia="等线" w:hAnsi="等线" w:cs="等线"/>
          <w:b/>
          <w:szCs w:val="21"/>
        </w:rPr>
      </w:pPr>
      <w:r>
        <w:rPr>
          <w:rFonts w:ascii="等线" w:eastAsia="等线" w:hAnsi="等线" w:cs="等线" w:hint="eastAsia"/>
          <w:b/>
          <w:szCs w:val="21"/>
        </w:rPr>
        <w:t>第十步：在路由器</w:t>
      </w:r>
      <w:r>
        <w:rPr>
          <w:rFonts w:ascii="等线" w:eastAsia="等线" w:hAnsi="等线" w:cs="等线" w:hint="eastAsia"/>
          <w:b/>
          <w:szCs w:val="21"/>
        </w:rPr>
        <w:t>RouterB</w:t>
      </w:r>
      <w:r>
        <w:rPr>
          <w:rFonts w:ascii="等线" w:eastAsia="等线" w:hAnsi="等线" w:cs="等线" w:hint="eastAsia"/>
          <w:b/>
          <w:szCs w:val="21"/>
        </w:rPr>
        <w:t>上配置动态路由表</w:t>
      </w:r>
    </w:p>
    <w:p w14:paraId="362AB096" w14:textId="77777777" w:rsidR="009A79C0" w:rsidRDefault="0011729A">
      <w:pPr>
        <w:rPr>
          <w:rFonts w:ascii="等线" w:eastAsia="等线" w:hAnsi="等线" w:cs="等线"/>
          <w:b/>
          <w:szCs w:val="21"/>
        </w:rPr>
      </w:pPr>
      <w:r>
        <w:rPr>
          <w:rFonts w:ascii="等线" w:eastAsia="等线" w:hAnsi="等线" w:cs="等线" w:hint="eastAsia"/>
          <w:b/>
          <w:szCs w:val="21"/>
        </w:rPr>
        <w:t xml:space="preserve">RouterB#router rip                                </w:t>
      </w:r>
      <w:r>
        <w:rPr>
          <w:rFonts w:ascii="等线" w:eastAsia="等线" w:hAnsi="等线" w:cs="等线" w:hint="eastAsia"/>
          <w:b/>
          <w:szCs w:val="21"/>
        </w:rPr>
        <w:t xml:space="preserve">  </w:t>
      </w:r>
      <w:r>
        <w:rPr>
          <w:rFonts w:ascii="等线" w:eastAsia="等线" w:hAnsi="等线" w:cs="等线" w:hint="eastAsia"/>
          <w:b/>
          <w:szCs w:val="21"/>
        </w:rPr>
        <w:t>！创建路由表</w:t>
      </w:r>
    </w:p>
    <w:p w14:paraId="1EC535DF" w14:textId="77777777" w:rsidR="009A79C0" w:rsidRDefault="0011729A">
      <w:pPr>
        <w:rPr>
          <w:rFonts w:ascii="等线" w:eastAsia="等线" w:hAnsi="等线" w:cs="等线"/>
          <w:b/>
          <w:szCs w:val="21"/>
        </w:rPr>
      </w:pPr>
      <w:r>
        <w:rPr>
          <w:rFonts w:ascii="等线" w:eastAsia="等线" w:hAnsi="等线" w:cs="等线" w:hint="eastAsia"/>
          <w:b/>
          <w:szCs w:val="21"/>
        </w:rPr>
        <w:t xml:space="preserve">RouterB(config-router)#network 172.16.2.0  </w:t>
      </w:r>
      <w:r>
        <w:rPr>
          <w:rFonts w:ascii="等线" w:eastAsia="等线" w:hAnsi="等线" w:cs="等线" w:hint="eastAsia"/>
          <w:b/>
          <w:szCs w:val="21"/>
        </w:rPr>
        <w:t>！定义关联网络（必须是直连的网络地址）</w:t>
      </w:r>
    </w:p>
    <w:p w14:paraId="0EB07B84" w14:textId="77777777" w:rsidR="009A79C0" w:rsidRDefault="0011729A">
      <w:pPr>
        <w:rPr>
          <w:rFonts w:ascii="等线" w:eastAsia="等线" w:hAnsi="等线" w:cs="等线"/>
          <w:b/>
          <w:szCs w:val="21"/>
        </w:rPr>
      </w:pPr>
      <w:r>
        <w:rPr>
          <w:rFonts w:ascii="等线" w:eastAsia="等线" w:hAnsi="等线" w:cs="等线" w:hint="eastAsia"/>
          <w:b/>
          <w:szCs w:val="21"/>
        </w:rPr>
        <w:t>RouterB(config-router)#network 172.16.3.0</w:t>
      </w:r>
    </w:p>
    <w:p w14:paraId="237F1FB7" w14:textId="77777777" w:rsidR="009A79C0" w:rsidRDefault="0011729A">
      <w:pPr>
        <w:rPr>
          <w:rFonts w:ascii="等线" w:eastAsia="等线" w:hAnsi="等线" w:cs="等线"/>
          <w:b/>
          <w:szCs w:val="21"/>
        </w:rPr>
      </w:pPr>
      <w:r>
        <w:rPr>
          <w:rFonts w:ascii="等线" w:eastAsia="等线" w:hAnsi="等线" w:cs="等线" w:hint="eastAsia"/>
          <w:b/>
          <w:szCs w:val="21"/>
        </w:rPr>
        <w:t>RouterB(config-router)#version 2</w:t>
      </w:r>
    </w:p>
    <w:p w14:paraId="5EF08220" w14:textId="77777777" w:rsidR="009A79C0" w:rsidRDefault="009A79C0">
      <w:pPr>
        <w:rPr>
          <w:rFonts w:ascii="等线" w:eastAsia="等线" w:hAnsi="等线" w:cs="等线"/>
          <w:szCs w:val="21"/>
        </w:rPr>
      </w:pPr>
    </w:p>
    <w:p w14:paraId="4BBCECE0" w14:textId="77777777" w:rsidR="009A79C0" w:rsidRDefault="0011729A">
      <w:pPr>
        <w:rPr>
          <w:rFonts w:ascii="等线" w:eastAsia="等线" w:hAnsi="等线" w:cs="等线"/>
          <w:b/>
          <w:szCs w:val="21"/>
        </w:rPr>
      </w:pPr>
      <w:r>
        <w:rPr>
          <w:rFonts w:ascii="等线" w:eastAsia="等线" w:hAnsi="等线" w:cs="等线" w:hint="eastAsia"/>
          <w:b/>
          <w:szCs w:val="21"/>
        </w:rPr>
        <w:t>第十一步：验证</w:t>
      </w:r>
      <w:r>
        <w:rPr>
          <w:rFonts w:ascii="等线" w:eastAsia="等线" w:hAnsi="等线" w:cs="等线" w:hint="eastAsia"/>
          <w:b/>
          <w:szCs w:val="21"/>
        </w:rPr>
        <w:t>RouterA</w:t>
      </w:r>
      <w:r>
        <w:rPr>
          <w:rFonts w:ascii="等线" w:eastAsia="等线" w:hAnsi="等线" w:cs="等线" w:hint="eastAsia"/>
          <w:b/>
          <w:szCs w:val="21"/>
        </w:rPr>
        <w:t>、</w:t>
      </w:r>
      <w:r>
        <w:rPr>
          <w:rFonts w:ascii="等线" w:eastAsia="等线" w:hAnsi="等线" w:cs="等线" w:hint="eastAsia"/>
          <w:b/>
          <w:szCs w:val="21"/>
        </w:rPr>
        <w:t>RouterB</w:t>
      </w:r>
      <w:r>
        <w:rPr>
          <w:rFonts w:ascii="等线" w:eastAsia="等线" w:hAnsi="等线" w:cs="等线" w:hint="eastAsia"/>
          <w:b/>
          <w:szCs w:val="21"/>
        </w:rPr>
        <w:t>上的路由</w:t>
      </w:r>
    </w:p>
    <w:p w14:paraId="29D832C1" w14:textId="77777777" w:rsidR="009A79C0" w:rsidRDefault="0011729A">
      <w:pPr>
        <w:rPr>
          <w:rFonts w:ascii="等线" w:eastAsia="等线" w:hAnsi="等线" w:cs="等线"/>
          <w:b/>
          <w:szCs w:val="21"/>
        </w:rPr>
      </w:pPr>
      <w:r>
        <w:rPr>
          <w:rFonts w:ascii="等线" w:eastAsia="等线" w:hAnsi="等线" w:cs="等线" w:hint="eastAsia"/>
          <w:b/>
          <w:szCs w:val="21"/>
        </w:rPr>
        <w:t>RouterA# show ip route    !</w:t>
      </w:r>
      <w:r>
        <w:rPr>
          <w:rFonts w:ascii="等线" w:eastAsia="等线" w:hAnsi="等线" w:cs="等线" w:hint="eastAsia"/>
          <w:b/>
          <w:szCs w:val="21"/>
        </w:rPr>
        <w:t>显示路由信息</w:t>
      </w:r>
    </w:p>
    <w:p w14:paraId="661FE6BC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noProof/>
        </w:rPr>
        <w:lastRenderedPageBreak/>
        <w:drawing>
          <wp:inline distT="0" distB="0" distL="114300" distR="114300" wp14:anchorId="250E86BC" wp14:editId="3953A8F9">
            <wp:extent cx="5272405" cy="2782570"/>
            <wp:effectExtent l="0" t="0" r="4445" b="1778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3A538" w14:textId="77777777" w:rsidR="009A79C0" w:rsidRDefault="0011729A">
      <w:pPr>
        <w:rPr>
          <w:rFonts w:ascii="等线" w:eastAsia="等线" w:hAnsi="等线" w:cs="等线"/>
          <w:b/>
          <w:szCs w:val="21"/>
        </w:rPr>
      </w:pPr>
      <w:r>
        <w:rPr>
          <w:rFonts w:ascii="等线" w:eastAsia="等线" w:hAnsi="等线" w:cs="等线" w:hint="eastAsia"/>
          <w:b/>
          <w:szCs w:val="21"/>
        </w:rPr>
        <w:t>RouterB#show ip route    !</w:t>
      </w:r>
      <w:r>
        <w:rPr>
          <w:rFonts w:ascii="等线" w:eastAsia="等线" w:hAnsi="等线" w:cs="等线" w:hint="eastAsia"/>
          <w:b/>
          <w:szCs w:val="21"/>
        </w:rPr>
        <w:t>显示路由信息</w:t>
      </w:r>
    </w:p>
    <w:p w14:paraId="684636E6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noProof/>
          <w:szCs w:val="21"/>
        </w:rPr>
        <w:drawing>
          <wp:inline distT="0" distB="0" distL="114300" distR="114300" wp14:anchorId="598627A8" wp14:editId="0AAC31A6">
            <wp:extent cx="5268595" cy="2057400"/>
            <wp:effectExtent l="0" t="0" r="8255" b="0"/>
            <wp:docPr id="36" name="图片 36" descr="done show B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done show B interfac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0293" w14:textId="77777777" w:rsidR="009A79C0" w:rsidRDefault="009A79C0">
      <w:pPr>
        <w:rPr>
          <w:rFonts w:ascii="等线" w:eastAsia="等线" w:hAnsi="等线" w:cs="等线"/>
          <w:szCs w:val="21"/>
        </w:rPr>
      </w:pPr>
    </w:p>
    <w:p w14:paraId="0330A643" w14:textId="77777777" w:rsidR="009A79C0" w:rsidRDefault="0011729A">
      <w:pPr>
        <w:rPr>
          <w:rFonts w:ascii="等线" w:eastAsia="等线" w:hAnsi="等线" w:cs="等线"/>
          <w:b/>
          <w:szCs w:val="21"/>
        </w:rPr>
      </w:pPr>
      <w:r>
        <w:rPr>
          <w:rFonts w:ascii="等线" w:eastAsia="等线" w:hAnsi="等线" w:cs="等线" w:hint="eastAsia"/>
          <w:b/>
          <w:szCs w:val="21"/>
        </w:rPr>
        <w:t>第十</w:t>
      </w:r>
      <w:r>
        <w:rPr>
          <w:rFonts w:ascii="等线" w:eastAsia="等线" w:hAnsi="等线" w:cs="等线" w:hint="eastAsia"/>
          <w:b/>
          <w:szCs w:val="21"/>
        </w:rPr>
        <w:t>二</w:t>
      </w:r>
      <w:r>
        <w:rPr>
          <w:rFonts w:ascii="等线" w:eastAsia="等线" w:hAnsi="等线" w:cs="等线" w:hint="eastAsia"/>
          <w:b/>
          <w:szCs w:val="21"/>
        </w:rPr>
        <w:t>步：测试网络的连通性</w:t>
      </w:r>
    </w:p>
    <w:p w14:paraId="7C66F82E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b/>
          <w:bCs/>
          <w:szCs w:val="21"/>
        </w:rPr>
        <w:t>（</w:t>
      </w:r>
      <w:r>
        <w:rPr>
          <w:rFonts w:ascii="等线" w:eastAsia="等线" w:hAnsi="等线" w:cs="等线" w:hint="eastAsia"/>
          <w:b/>
          <w:bCs/>
          <w:szCs w:val="21"/>
        </w:rPr>
        <w:t>1</w:t>
      </w:r>
      <w:r>
        <w:rPr>
          <w:rFonts w:ascii="等线" w:eastAsia="等线" w:hAnsi="等线" w:cs="等线" w:hint="eastAsia"/>
          <w:b/>
          <w:bCs/>
          <w:szCs w:val="21"/>
        </w:rPr>
        <w:t>）第一次互</w:t>
      </w:r>
      <w:r>
        <w:rPr>
          <w:rFonts w:ascii="等线" w:eastAsia="等线" w:hAnsi="等线" w:cs="等线" w:hint="eastAsia"/>
          <w:b/>
          <w:bCs/>
          <w:szCs w:val="21"/>
        </w:rPr>
        <w:t>ping</w:t>
      </w:r>
      <w:r>
        <w:rPr>
          <w:rFonts w:ascii="等线" w:eastAsia="等线" w:hAnsi="等线" w:cs="等线" w:hint="eastAsia"/>
          <w:szCs w:val="21"/>
        </w:rPr>
        <w:t>，会显示</w:t>
      </w:r>
      <w:r>
        <w:rPr>
          <w:rFonts w:ascii="等线" w:eastAsia="等线" w:hAnsi="等线" w:cs="等线" w:hint="eastAsia"/>
          <w:szCs w:val="21"/>
        </w:rPr>
        <w:t>Unreachable</w:t>
      </w:r>
      <w:r>
        <w:rPr>
          <w:rFonts w:ascii="等线" w:eastAsia="等线" w:hAnsi="等线" w:cs="等线" w:hint="eastAsia"/>
          <w:szCs w:val="21"/>
        </w:rPr>
        <w:t>，因为此时路由表还没有更新。</w:t>
      </w:r>
    </w:p>
    <w:p w14:paraId="154C047C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>（</w:t>
      </w:r>
      <w:r>
        <w:rPr>
          <w:rFonts w:ascii="等线" w:eastAsia="等线" w:hAnsi="等线" w:cs="等线" w:hint="eastAsia"/>
          <w:szCs w:val="21"/>
        </w:rPr>
        <w:t>PC1 ping PC2</w:t>
      </w:r>
      <w:r>
        <w:rPr>
          <w:rFonts w:ascii="等线" w:eastAsia="等线" w:hAnsi="等线" w:cs="等线" w:hint="eastAsia"/>
          <w:szCs w:val="21"/>
        </w:rPr>
        <w:t>）</w:t>
      </w:r>
    </w:p>
    <w:p w14:paraId="2054D8B3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noProof/>
        </w:rPr>
        <w:drawing>
          <wp:inline distT="0" distB="0" distL="114300" distR="114300" wp14:anchorId="0AF96A13" wp14:editId="1D671A4B">
            <wp:extent cx="3608705" cy="2635885"/>
            <wp:effectExtent l="0" t="0" r="10795" b="12065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8705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A01B9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lastRenderedPageBreak/>
        <w:t>（</w:t>
      </w:r>
      <w:r>
        <w:rPr>
          <w:rFonts w:ascii="等线" w:eastAsia="等线" w:hAnsi="等线" w:cs="等线" w:hint="eastAsia"/>
          <w:szCs w:val="21"/>
        </w:rPr>
        <w:t>PC2</w:t>
      </w:r>
      <w:r>
        <w:rPr>
          <w:rFonts w:ascii="等线" w:eastAsia="等线" w:hAnsi="等线" w:cs="等线" w:hint="eastAsia"/>
          <w:szCs w:val="21"/>
        </w:rPr>
        <w:t xml:space="preserve"> ping </w:t>
      </w:r>
      <w:r>
        <w:rPr>
          <w:rFonts w:ascii="等线" w:eastAsia="等线" w:hAnsi="等线" w:cs="等线" w:hint="eastAsia"/>
          <w:szCs w:val="21"/>
        </w:rPr>
        <w:t>PC1</w:t>
      </w:r>
      <w:r>
        <w:rPr>
          <w:rFonts w:ascii="等线" w:eastAsia="等线" w:hAnsi="等线" w:cs="等线" w:hint="eastAsia"/>
          <w:szCs w:val="21"/>
        </w:rPr>
        <w:t>）</w:t>
      </w:r>
    </w:p>
    <w:p w14:paraId="04F106FA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noProof/>
        </w:rPr>
        <w:drawing>
          <wp:inline distT="0" distB="0" distL="114300" distR="114300" wp14:anchorId="17687C5A" wp14:editId="1E7738A7">
            <wp:extent cx="3618865" cy="1367155"/>
            <wp:effectExtent l="0" t="0" r="635" b="4445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56689" w14:textId="77777777" w:rsidR="009A79C0" w:rsidRDefault="009A79C0">
      <w:pPr>
        <w:rPr>
          <w:rFonts w:ascii="等线" w:eastAsia="等线" w:hAnsi="等线" w:cs="等线"/>
          <w:szCs w:val="21"/>
        </w:rPr>
      </w:pPr>
    </w:p>
    <w:p w14:paraId="3D5B54B6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b/>
          <w:bCs/>
          <w:szCs w:val="21"/>
        </w:rPr>
        <w:t>（</w:t>
      </w:r>
      <w:r>
        <w:rPr>
          <w:rFonts w:ascii="等线" w:eastAsia="等线" w:hAnsi="等线" w:cs="等线" w:hint="eastAsia"/>
          <w:b/>
          <w:bCs/>
          <w:szCs w:val="21"/>
        </w:rPr>
        <w:t>2</w:t>
      </w:r>
      <w:r>
        <w:rPr>
          <w:rFonts w:ascii="等线" w:eastAsia="等线" w:hAnsi="等线" w:cs="等线" w:hint="eastAsia"/>
          <w:b/>
          <w:bCs/>
          <w:szCs w:val="21"/>
        </w:rPr>
        <w:t>）第二次互</w:t>
      </w:r>
      <w:r>
        <w:rPr>
          <w:rFonts w:ascii="等线" w:eastAsia="等线" w:hAnsi="等线" w:cs="等线" w:hint="eastAsia"/>
          <w:b/>
          <w:bCs/>
          <w:szCs w:val="21"/>
        </w:rPr>
        <w:t>ping</w:t>
      </w:r>
      <w:r>
        <w:rPr>
          <w:rFonts w:ascii="等线" w:eastAsia="等线" w:hAnsi="等线" w:cs="等线" w:hint="eastAsia"/>
          <w:szCs w:val="21"/>
        </w:rPr>
        <w:t>，结果是网络连通，因为此时路由表已经更新了。</w:t>
      </w:r>
    </w:p>
    <w:p w14:paraId="73CD93C5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>（</w:t>
      </w:r>
      <w:r>
        <w:rPr>
          <w:rFonts w:ascii="等线" w:eastAsia="等线" w:hAnsi="等线" w:cs="等线" w:hint="eastAsia"/>
          <w:szCs w:val="21"/>
        </w:rPr>
        <w:t>PC1 ping PC2</w:t>
      </w:r>
      <w:r>
        <w:rPr>
          <w:rFonts w:ascii="等线" w:eastAsia="等线" w:hAnsi="等线" w:cs="等线" w:hint="eastAsia"/>
          <w:szCs w:val="21"/>
        </w:rPr>
        <w:t>）</w:t>
      </w:r>
    </w:p>
    <w:p w14:paraId="30AADB9D" w14:textId="77777777" w:rsidR="009A79C0" w:rsidRDefault="0011729A">
      <w:pPr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  <w:noProof/>
        </w:rPr>
        <w:drawing>
          <wp:inline distT="0" distB="0" distL="114300" distR="114300" wp14:anchorId="5EC51BBC" wp14:editId="4AC5D68F">
            <wp:extent cx="3606165" cy="1596390"/>
            <wp:effectExtent l="0" t="0" r="13335" b="3810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6165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7D101" w14:textId="77777777" w:rsidR="009A79C0" w:rsidRDefault="0011729A">
      <w:pPr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</w:rPr>
        <w:t>（</w:t>
      </w:r>
      <w:r>
        <w:rPr>
          <w:rFonts w:ascii="等线" w:eastAsia="等线" w:hAnsi="等线" w:cs="等线" w:hint="eastAsia"/>
        </w:rPr>
        <w:t>PC2 ping PC1</w:t>
      </w:r>
      <w:r>
        <w:rPr>
          <w:rFonts w:ascii="等线" w:eastAsia="等线" w:hAnsi="等线" w:cs="等线" w:hint="eastAsia"/>
        </w:rPr>
        <w:t>）</w:t>
      </w:r>
    </w:p>
    <w:p w14:paraId="17D9EB55" w14:textId="77777777" w:rsidR="009A79C0" w:rsidRDefault="0011729A">
      <w:pPr>
        <w:rPr>
          <w:rFonts w:ascii="等线" w:eastAsia="等线" w:hAnsi="等线" w:cs="等线"/>
        </w:rPr>
      </w:pPr>
      <w:r>
        <w:rPr>
          <w:rFonts w:ascii="等线" w:eastAsia="等线" w:hAnsi="等线" w:cs="等线" w:hint="eastAsia"/>
          <w:noProof/>
        </w:rPr>
        <w:drawing>
          <wp:inline distT="0" distB="0" distL="114300" distR="114300" wp14:anchorId="22C50EEE" wp14:editId="7CDA9846">
            <wp:extent cx="3592195" cy="1579245"/>
            <wp:effectExtent l="0" t="0" r="8255" b="1905"/>
            <wp:docPr id="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2195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5D8CC" w14:textId="77777777" w:rsidR="009A79C0" w:rsidRDefault="009A79C0">
      <w:pPr>
        <w:rPr>
          <w:rFonts w:ascii="等线" w:eastAsia="等线" w:hAnsi="等线" w:cs="等线"/>
          <w:b/>
          <w:szCs w:val="21"/>
        </w:rPr>
      </w:pPr>
    </w:p>
    <w:p w14:paraId="2CFAD770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b/>
          <w:szCs w:val="21"/>
        </w:rPr>
        <w:t>进一步要求：</w:t>
      </w:r>
    </w:p>
    <w:p w14:paraId="2E27A88C" w14:textId="77777777" w:rsidR="009A79C0" w:rsidRDefault="0011729A">
      <w:pPr>
        <w:numPr>
          <w:ilvl w:val="0"/>
          <w:numId w:val="3"/>
        </w:numPr>
        <w:rPr>
          <w:rFonts w:ascii="等线" w:eastAsia="等线" w:hAnsi="等线" w:cs="等线"/>
          <w:b/>
          <w:bCs/>
          <w:szCs w:val="21"/>
        </w:rPr>
      </w:pPr>
      <w:r>
        <w:rPr>
          <w:rFonts w:ascii="等线" w:eastAsia="等线" w:hAnsi="等线" w:cs="等线" w:hint="eastAsia"/>
          <w:b/>
          <w:bCs/>
          <w:szCs w:val="21"/>
        </w:rPr>
        <w:t>断开</w:t>
      </w:r>
      <w:r>
        <w:rPr>
          <w:rFonts w:ascii="等线" w:eastAsia="等线" w:hAnsi="等线" w:cs="等线" w:hint="eastAsia"/>
          <w:b/>
          <w:bCs/>
          <w:szCs w:val="21"/>
        </w:rPr>
        <w:t>PC1</w:t>
      </w:r>
      <w:r>
        <w:rPr>
          <w:rFonts w:ascii="等线" w:eastAsia="等线" w:hAnsi="等线" w:cs="等线" w:hint="eastAsia"/>
          <w:b/>
          <w:bCs/>
          <w:szCs w:val="21"/>
        </w:rPr>
        <w:t>和</w:t>
      </w:r>
      <w:r>
        <w:rPr>
          <w:rFonts w:ascii="等线" w:eastAsia="等线" w:hAnsi="等线" w:cs="等线" w:hint="eastAsia"/>
          <w:b/>
          <w:bCs/>
          <w:szCs w:val="21"/>
        </w:rPr>
        <w:t>RouterA</w:t>
      </w:r>
      <w:r>
        <w:rPr>
          <w:rFonts w:ascii="等线" w:eastAsia="等线" w:hAnsi="等线" w:cs="等线" w:hint="eastAsia"/>
          <w:b/>
          <w:bCs/>
          <w:szCs w:val="21"/>
        </w:rPr>
        <w:t>的链路（</w:t>
      </w:r>
      <w:r>
        <w:rPr>
          <w:rFonts w:ascii="等线" w:eastAsia="等线" w:hAnsi="等线" w:cs="等线" w:hint="eastAsia"/>
          <w:b/>
          <w:bCs/>
          <w:szCs w:val="21"/>
        </w:rPr>
        <w:t>GE0/1</w:t>
      </w:r>
      <w:r>
        <w:rPr>
          <w:rFonts w:ascii="等线" w:eastAsia="等线" w:hAnsi="等线" w:cs="等线" w:hint="eastAsia"/>
          <w:b/>
          <w:bCs/>
          <w:szCs w:val="21"/>
        </w:rPr>
        <w:t>）</w:t>
      </w:r>
    </w:p>
    <w:p w14:paraId="4279D9ED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>路由器配置页面会弹出</w:t>
      </w:r>
      <w:r>
        <w:rPr>
          <w:rFonts w:ascii="等线" w:eastAsia="等线" w:hAnsi="等线" w:cs="等线" w:hint="eastAsia"/>
          <w:szCs w:val="21"/>
        </w:rPr>
        <w:t>log</w:t>
      </w:r>
      <w:r>
        <w:rPr>
          <w:rFonts w:ascii="等线" w:eastAsia="等线" w:hAnsi="等线" w:cs="等线" w:hint="eastAsia"/>
          <w:szCs w:val="21"/>
        </w:rPr>
        <w:t>，显示</w:t>
      </w:r>
      <w:r>
        <w:rPr>
          <w:rFonts w:ascii="等线" w:eastAsia="等线" w:hAnsi="等线" w:cs="等线" w:hint="eastAsia"/>
          <w:szCs w:val="21"/>
        </w:rPr>
        <w:t>GE0/1</w:t>
      </w:r>
      <w:r>
        <w:rPr>
          <w:rFonts w:ascii="等线" w:eastAsia="等线" w:hAnsi="等线" w:cs="等线" w:hint="eastAsia"/>
          <w:szCs w:val="21"/>
        </w:rPr>
        <w:t>接口状态改变（</w:t>
      </w:r>
      <w:r>
        <w:rPr>
          <w:rFonts w:ascii="等线" w:eastAsia="等线" w:hAnsi="等线" w:cs="等线" w:hint="eastAsia"/>
          <w:szCs w:val="21"/>
        </w:rPr>
        <w:t>up to down</w:t>
      </w:r>
      <w:r>
        <w:rPr>
          <w:rFonts w:ascii="等线" w:eastAsia="等线" w:hAnsi="等线" w:cs="等线" w:hint="eastAsia"/>
          <w:szCs w:val="21"/>
        </w:rPr>
        <w:t>）</w:t>
      </w:r>
    </w:p>
    <w:p w14:paraId="57AA357C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>RouterA#show ip route</w:t>
      </w:r>
    </w:p>
    <w:p w14:paraId="37D2AE77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noProof/>
        </w:rPr>
        <w:drawing>
          <wp:inline distT="0" distB="0" distL="114300" distR="114300" wp14:anchorId="6910B122" wp14:editId="4068615C">
            <wp:extent cx="4153535" cy="1801495"/>
            <wp:effectExtent l="0" t="0" r="18415" b="8255"/>
            <wp:docPr id="4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BCB98" w14:textId="77777777" w:rsidR="009A79C0" w:rsidRDefault="0011729A">
      <w:pPr>
        <w:rPr>
          <w:rFonts w:ascii="等线" w:eastAsia="等线" w:hAnsi="等线" w:cs="等线"/>
          <w:b/>
          <w:bCs/>
          <w:szCs w:val="21"/>
        </w:rPr>
      </w:pPr>
      <w:r>
        <w:rPr>
          <w:rFonts w:ascii="等线" w:eastAsia="等线" w:hAnsi="等线" w:cs="等线" w:hint="eastAsia"/>
          <w:b/>
          <w:bCs/>
          <w:szCs w:val="21"/>
        </w:rPr>
        <w:lastRenderedPageBreak/>
        <w:t>（</w:t>
      </w:r>
      <w:r>
        <w:rPr>
          <w:rFonts w:ascii="等线" w:eastAsia="等线" w:hAnsi="等线" w:cs="等线" w:hint="eastAsia"/>
          <w:b/>
          <w:bCs/>
          <w:szCs w:val="21"/>
        </w:rPr>
        <w:t>2</w:t>
      </w:r>
      <w:r>
        <w:rPr>
          <w:rFonts w:ascii="等线" w:eastAsia="等线" w:hAnsi="等线" w:cs="等线" w:hint="eastAsia"/>
          <w:b/>
          <w:bCs/>
          <w:szCs w:val="21"/>
        </w:rPr>
        <w:t>）检验</w:t>
      </w:r>
      <w:r>
        <w:rPr>
          <w:rFonts w:ascii="等线" w:eastAsia="等线" w:hAnsi="等线" w:cs="等线" w:hint="eastAsia"/>
          <w:b/>
          <w:bCs/>
          <w:szCs w:val="21"/>
        </w:rPr>
        <w:t>RIP</w:t>
      </w:r>
      <w:r>
        <w:rPr>
          <w:rFonts w:ascii="等线" w:eastAsia="等线" w:hAnsi="等线" w:cs="等线" w:hint="eastAsia"/>
          <w:b/>
          <w:bCs/>
          <w:szCs w:val="21"/>
        </w:rPr>
        <w:t>路由表的更新</w:t>
      </w:r>
    </w:p>
    <w:p w14:paraId="303E612F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>RouteA#c</w:t>
      </w:r>
      <w:r>
        <w:rPr>
          <w:rFonts w:ascii="等线" w:eastAsia="等线" w:hAnsi="等线" w:cs="等线" w:hint="eastAsia"/>
          <w:szCs w:val="21"/>
        </w:rPr>
        <w:t xml:space="preserve">lear ip route </w:t>
      </w:r>
      <w:r>
        <w:rPr>
          <w:rFonts w:ascii="等线" w:eastAsia="等线" w:hAnsi="等线" w:cs="等线" w:hint="eastAsia"/>
          <w:szCs w:val="21"/>
        </w:rPr>
        <w:t xml:space="preserve">* </w:t>
      </w:r>
      <w:r>
        <w:rPr>
          <w:rFonts w:ascii="等线" w:eastAsia="等线" w:hAnsi="等线" w:cs="等线" w:hint="eastAsia"/>
          <w:szCs w:val="21"/>
        </w:rPr>
        <w:tab/>
        <w:t>!</w:t>
      </w:r>
      <w:r>
        <w:rPr>
          <w:rFonts w:ascii="等线" w:eastAsia="等线" w:hAnsi="等线" w:cs="等线" w:hint="eastAsia"/>
          <w:szCs w:val="21"/>
        </w:rPr>
        <w:t>清除路由表。</w:t>
      </w:r>
    </w:p>
    <w:p w14:paraId="64230F2E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>RouteA#d</w:t>
      </w:r>
      <w:r>
        <w:rPr>
          <w:rFonts w:ascii="等线" w:eastAsia="等线" w:hAnsi="等线" w:cs="等线" w:hint="eastAsia"/>
          <w:szCs w:val="21"/>
        </w:rPr>
        <w:t>ebug ip rip</w:t>
      </w:r>
      <w:r>
        <w:rPr>
          <w:rFonts w:ascii="等线" w:eastAsia="等线" w:hAnsi="等线" w:cs="等线" w:hint="eastAsia"/>
          <w:szCs w:val="21"/>
        </w:rPr>
        <w:t xml:space="preserve">   </w:t>
      </w:r>
      <w:r>
        <w:rPr>
          <w:rFonts w:ascii="等线" w:eastAsia="等线" w:hAnsi="等线" w:cs="等线" w:hint="eastAsia"/>
          <w:szCs w:val="21"/>
        </w:rPr>
        <w:tab/>
        <w:t>!</w:t>
      </w:r>
      <w:r>
        <w:rPr>
          <w:rFonts w:ascii="等线" w:eastAsia="等线" w:hAnsi="等线" w:cs="等线" w:hint="eastAsia"/>
          <w:szCs w:val="21"/>
        </w:rPr>
        <w:t>显示路由器发送和接收的</w:t>
      </w:r>
      <w:r>
        <w:rPr>
          <w:rFonts w:ascii="等线" w:eastAsia="等线" w:hAnsi="等线" w:cs="等线" w:hint="eastAsia"/>
          <w:szCs w:val="21"/>
        </w:rPr>
        <w:t>RIP</w:t>
      </w:r>
      <w:r>
        <w:rPr>
          <w:rFonts w:ascii="等线" w:eastAsia="等线" w:hAnsi="等线" w:cs="等线" w:hint="eastAsia"/>
          <w:szCs w:val="21"/>
        </w:rPr>
        <w:t>更新信息</w:t>
      </w:r>
    </w:p>
    <w:p w14:paraId="300A4003" w14:textId="77777777" w:rsidR="009A79C0" w:rsidRDefault="009A79C0">
      <w:pPr>
        <w:rPr>
          <w:rFonts w:ascii="等线" w:eastAsia="等线" w:hAnsi="等线" w:cs="等线"/>
          <w:szCs w:val="21"/>
        </w:rPr>
      </w:pPr>
    </w:p>
    <w:p w14:paraId="144686F0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>如图（部分</w:t>
      </w:r>
      <w:r>
        <w:rPr>
          <w:rFonts w:ascii="等线" w:eastAsia="等线" w:hAnsi="等线" w:cs="等线" w:hint="eastAsia"/>
          <w:szCs w:val="21"/>
        </w:rPr>
        <w:t xml:space="preserve">debug </w:t>
      </w:r>
      <w:r>
        <w:rPr>
          <w:rFonts w:ascii="等线" w:eastAsia="等线" w:hAnsi="等线" w:cs="等线" w:hint="eastAsia"/>
          <w:szCs w:val="21"/>
        </w:rPr>
        <w:t>log</w:t>
      </w:r>
      <w:r>
        <w:rPr>
          <w:rFonts w:ascii="等线" w:eastAsia="等线" w:hAnsi="等线" w:cs="等线" w:hint="eastAsia"/>
          <w:szCs w:val="21"/>
        </w:rPr>
        <w:t>），路由器在持续更新</w:t>
      </w:r>
      <w:r>
        <w:rPr>
          <w:rFonts w:ascii="等线" w:eastAsia="等线" w:hAnsi="等线" w:cs="等线" w:hint="eastAsia"/>
          <w:szCs w:val="21"/>
        </w:rPr>
        <w:t>RIP</w:t>
      </w:r>
      <w:r>
        <w:rPr>
          <w:rFonts w:ascii="等线" w:eastAsia="等线" w:hAnsi="等线" w:cs="等线" w:hint="eastAsia"/>
          <w:szCs w:val="21"/>
        </w:rPr>
        <w:t>动态。</w:t>
      </w:r>
      <w:r>
        <w:rPr>
          <w:rFonts w:ascii="等线" w:eastAsia="等线" w:hAnsi="等线" w:cs="等线" w:hint="eastAsia"/>
          <w:szCs w:val="21"/>
        </w:rPr>
        <w:t>RIP</w:t>
      </w:r>
      <w:r>
        <w:rPr>
          <w:rFonts w:ascii="等线" w:eastAsia="等线" w:hAnsi="等线" w:cs="等线" w:hint="eastAsia"/>
          <w:szCs w:val="21"/>
        </w:rPr>
        <w:t>路由协议是一种是基于距离矢量路由协议，它可以通过不断的交换信息让路由器动态的适应网络连接的变化，这些信息包括每个路由器可以到达哪些网络，这些网络有多远等。同一自治系统</w:t>
      </w:r>
      <w:r>
        <w:rPr>
          <w:rFonts w:ascii="等线" w:eastAsia="等线" w:hAnsi="等线" w:cs="等线" w:hint="eastAsia"/>
          <w:szCs w:val="21"/>
        </w:rPr>
        <w:t>(A.S.)</w:t>
      </w:r>
      <w:r>
        <w:rPr>
          <w:rFonts w:ascii="等线" w:eastAsia="等线" w:hAnsi="等线" w:cs="等线" w:hint="eastAsia"/>
          <w:szCs w:val="21"/>
        </w:rPr>
        <w:t>中的路由器每</w:t>
      </w:r>
      <w:r>
        <w:rPr>
          <w:rFonts w:ascii="等线" w:eastAsia="等线" w:hAnsi="等线" w:cs="等线" w:hint="eastAsia"/>
          <w:szCs w:val="21"/>
        </w:rPr>
        <w:t xml:space="preserve"> 30</w:t>
      </w:r>
      <w:r>
        <w:rPr>
          <w:rFonts w:ascii="等线" w:eastAsia="等线" w:hAnsi="等线" w:cs="等线" w:hint="eastAsia"/>
          <w:szCs w:val="21"/>
        </w:rPr>
        <w:t>秒会与相邻的路由器交换子讯息，以动态的建立路由表。</w:t>
      </w:r>
    </w:p>
    <w:p w14:paraId="70B3627A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noProof/>
          <w:szCs w:val="21"/>
        </w:rPr>
        <w:drawing>
          <wp:inline distT="0" distB="0" distL="114300" distR="114300" wp14:anchorId="7F6BD17F" wp14:editId="6650F57D">
            <wp:extent cx="4502785" cy="3027045"/>
            <wp:effectExtent l="0" t="0" r="12065" b="1905"/>
            <wp:docPr id="45" name="图片 45" descr="debug ip ro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debug ip rout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2785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D27D" w14:textId="77777777" w:rsidR="009A79C0" w:rsidRDefault="009A79C0">
      <w:pPr>
        <w:rPr>
          <w:rFonts w:ascii="等线" w:eastAsia="等线" w:hAnsi="等线" w:cs="等线"/>
          <w:szCs w:val="21"/>
        </w:rPr>
      </w:pPr>
    </w:p>
    <w:p w14:paraId="21F8DC1B" w14:textId="77777777" w:rsidR="009A79C0" w:rsidRDefault="009A79C0">
      <w:pPr>
        <w:rPr>
          <w:rFonts w:ascii="等线" w:eastAsia="等线" w:hAnsi="等线" w:cs="等线"/>
          <w:b/>
          <w:bCs/>
          <w:szCs w:val="21"/>
        </w:rPr>
      </w:pPr>
    </w:p>
    <w:p w14:paraId="6320B15A" w14:textId="77777777" w:rsidR="009A79C0" w:rsidRDefault="009A79C0">
      <w:pPr>
        <w:rPr>
          <w:rFonts w:ascii="等线" w:eastAsia="等线" w:hAnsi="等线" w:cs="等线"/>
          <w:b/>
          <w:bCs/>
          <w:szCs w:val="21"/>
        </w:rPr>
      </w:pPr>
    </w:p>
    <w:p w14:paraId="7840B6B6" w14:textId="77777777" w:rsidR="009A79C0" w:rsidRDefault="0011729A">
      <w:pPr>
        <w:rPr>
          <w:rFonts w:ascii="等线" w:eastAsia="等线" w:hAnsi="等线" w:cs="等线"/>
          <w:b/>
          <w:bCs/>
          <w:szCs w:val="21"/>
        </w:rPr>
      </w:pPr>
      <w:r>
        <w:rPr>
          <w:rFonts w:ascii="等线" w:eastAsia="等线" w:hAnsi="等线" w:cs="等线" w:hint="eastAsia"/>
          <w:b/>
          <w:bCs/>
          <w:szCs w:val="21"/>
        </w:rPr>
        <w:t>附：静态路由配置</w:t>
      </w:r>
    </w:p>
    <w:p w14:paraId="65AE6F55" w14:textId="77777777" w:rsidR="009A79C0" w:rsidRDefault="009A79C0">
      <w:pPr>
        <w:rPr>
          <w:rFonts w:ascii="等线" w:eastAsia="等线" w:hAnsi="等线" w:cs="等线"/>
          <w:b/>
          <w:bCs/>
          <w:szCs w:val="21"/>
        </w:rPr>
      </w:pPr>
    </w:p>
    <w:p w14:paraId="6FF1FC99" w14:textId="77777777" w:rsidR="009A79C0" w:rsidRDefault="0011729A">
      <w:pPr>
        <w:rPr>
          <w:rFonts w:ascii="等线" w:eastAsia="等线" w:hAnsi="等线" w:cs="等线"/>
          <w:b/>
          <w:szCs w:val="21"/>
        </w:rPr>
      </w:pPr>
      <w:r>
        <w:rPr>
          <w:rFonts w:ascii="等线" w:eastAsia="等线" w:hAnsi="等线" w:cs="等线" w:hint="eastAsia"/>
          <w:b/>
          <w:szCs w:val="21"/>
        </w:rPr>
        <w:t>在路由器</w:t>
      </w:r>
      <w:r>
        <w:rPr>
          <w:rFonts w:ascii="等线" w:eastAsia="等线" w:hAnsi="等线" w:cs="等线" w:hint="eastAsia"/>
          <w:b/>
          <w:szCs w:val="21"/>
        </w:rPr>
        <w:t>RouterA</w:t>
      </w:r>
      <w:r>
        <w:rPr>
          <w:rFonts w:ascii="等线" w:eastAsia="等线" w:hAnsi="等线" w:cs="等线" w:hint="eastAsia"/>
          <w:b/>
          <w:szCs w:val="21"/>
        </w:rPr>
        <w:t>上配置静态路由</w:t>
      </w:r>
    </w:p>
    <w:p w14:paraId="317468ED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 xml:space="preserve">RouterA(config)#ip route 172.16.3.0 255.255.255.0 172.16.2.2 </w:t>
      </w:r>
    </w:p>
    <w:p w14:paraId="59EA22F0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>!172.16.3.0/24</w:t>
      </w:r>
      <w:r>
        <w:rPr>
          <w:rFonts w:ascii="等线" w:eastAsia="等线" w:hAnsi="等线" w:cs="等线" w:hint="eastAsia"/>
          <w:szCs w:val="21"/>
        </w:rPr>
        <w:t>为目的网段，需要经过的下一跳为</w:t>
      </w:r>
      <w:r>
        <w:rPr>
          <w:rFonts w:ascii="等线" w:eastAsia="等线" w:hAnsi="等线" w:cs="等线" w:hint="eastAsia"/>
          <w:szCs w:val="21"/>
        </w:rPr>
        <w:t xml:space="preserve">172.16.2.2  </w:t>
      </w:r>
    </w:p>
    <w:p w14:paraId="064B3F09" w14:textId="77777777" w:rsidR="009A79C0" w:rsidRDefault="0011729A">
      <w:pPr>
        <w:rPr>
          <w:rFonts w:ascii="等线" w:eastAsia="等线" w:hAnsi="等线" w:cs="等线"/>
          <w:szCs w:val="21"/>
          <w:lang w:val="fr-FR"/>
        </w:rPr>
      </w:pPr>
      <w:r>
        <w:rPr>
          <w:rFonts w:ascii="等线" w:eastAsia="等线" w:hAnsi="等线" w:cs="等线" w:hint="eastAsia"/>
          <w:szCs w:val="21"/>
          <w:lang w:val="fr-FR"/>
        </w:rPr>
        <w:t>RouterA(config)#ip route 172.16.3.0 255.255.255.0 serial 2/0</w:t>
      </w:r>
    </w:p>
    <w:p w14:paraId="0FBDFAB0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>!</w:t>
      </w:r>
      <w:r>
        <w:rPr>
          <w:rFonts w:ascii="等线" w:eastAsia="等线" w:hAnsi="等线" w:cs="等线" w:hint="eastAsia"/>
          <w:szCs w:val="21"/>
        </w:rPr>
        <w:t>配置串口</w:t>
      </w:r>
    </w:p>
    <w:p w14:paraId="0646F12E" w14:textId="77777777" w:rsidR="009A79C0" w:rsidRDefault="0011729A">
      <w:pPr>
        <w:rPr>
          <w:rFonts w:ascii="等线" w:eastAsia="等线" w:hAnsi="等线" w:cs="等线"/>
          <w:b/>
          <w:szCs w:val="21"/>
        </w:rPr>
      </w:pPr>
      <w:r>
        <w:rPr>
          <w:rFonts w:ascii="等线" w:eastAsia="等线" w:hAnsi="等线" w:cs="等线" w:hint="eastAsia"/>
          <w:b/>
          <w:szCs w:val="21"/>
        </w:rPr>
        <w:t>验证</w:t>
      </w:r>
      <w:r>
        <w:rPr>
          <w:rFonts w:ascii="等线" w:eastAsia="等线" w:hAnsi="等线" w:cs="等线" w:hint="eastAsia"/>
          <w:b/>
          <w:szCs w:val="21"/>
        </w:rPr>
        <w:t>RouterA</w:t>
      </w:r>
      <w:r>
        <w:rPr>
          <w:rFonts w:ascii="等线" w:eastAsia="等线" w:hAnsi="等线" w:cs="等线" w:hint="eastAsia"/>
          <w:b/>
          <w:szCs w:val="21"/>
        </w:rPr>
        <w:t>上的静态路由</w:t>
      </w:r>
    </w:p>
    <w:p w14:paraId="6A9F30E0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>RouterA(config)#exit</w:t>
      </w:r>
    </w:p>
    <w:p w14:paraId="7822DFEE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szCs w:val="21"/>
        </w:rPr>
        <w:t>RouterA#show ip route</w:t>
      </w:r>
    </w:p>
    <w:p w14:paraId="6CF5B681" w14:textId="77777777" w:rsidR="009A79C0" w:rsidRDefault="0011729A">
      <w:pPr>
        <w:rPr>
          <w:rFonts w:ascii="等线" w:eastAsia="等线" w:hAnsi="等线" w:cs="等线"/>
          <w:szCs w:val="21"/>
        </w:rPr>
      </w:pPr>
      <w:r>
        <w:rPr>
          <w:rFonts w:ascii="等线" w:eastAsia="等线" w:hAnsi="等线" w:cs="等线" w:hint="eastAsia"/>
          <w:noProof/>
        </w:rPr>
        <w:lastRenderedPageBreak/>
        <w:drawing>
          <wp:inline distT="0" distB="0" distL="114300" distR="114300" wp14:anchorId="4AE69C18" wp14:editId="0BFF1CD7">
            <wp:extent cx="5091430" cy="2914015"/>
            <wp:effectExtent l="0" t="0" r="13970" b="635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7553F" w14:textId="77777777" w:rsidR="009A79C0" w:rsidRDefault="009A79C0"/>
    <w:sectPr w:rsidR="009A79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6E167" w14:textId="77777777" w:rsidR="0011729A" w:rsidRDefault="0011729A" w:rsidP="00B65D98">
      <w:r>
        <w:separator/>
      </w:r>
    </w:p>
  </w:endnote>
  <w:endnote w:type="continuationSeparator" w:id="0">
    <w:p w14:paraId="15442F4A" w14:textId="77777777" w:rsidR="0011729A" w:rsidRDefault="0011729A" w:rsidP="00B65D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752604" w14:textId="77777777" w:rsidR="0011729A" w:rsidRDefault="0011729A" w:rsidP="00B65D98">
      <w:r>
        <w:separator/>
      </w:r>
    </w:p>
  </w:footnote>
  <w:footnote w:type="continuationSeparator" w:id="0">
    <w:p w14:paraId="514352D4" w14:textId="77777777" w:rsidR="0011729A" w:rsidRDefault="0011729A" w:rsidP="00B65D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AB89F07"/>
    <w:multiLevelType w:val="singleLevel"/>
    <w:tmpl w:val="FAB89F07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00000021"/>
    <w:multiLevelType w:val="multilevel"/>
    <w:tmpl w:val="00000021"/>
    <w:lvl w:ilvl="0">
      <w:start w:val="1"/>
      <w:numFmt w:val="bullet"/>
      <w:lvlText w:val="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27"/>
    <w:multiLevelType w:val="multilevel"/>
    <w:tmpl w:val="00000027"/>
    <w:lvl w:ilvl="0">
      <w:start w:val="1"/>
      <w:numFmt w:val="bullet"/>
      <w:lvlText w:val="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left" w:pos="1440"/>
        </w:tabs>
        <w:ind w:left="36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785445"/>
    <w:multiLevelType w:val="hybridMultilevel"/>
    <w:tmpl w:val="5352E000"/>
    <w:lvl w:ilvl="0" w:tplc="991EB99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C SYSTEM">
    <w15:presenceInfo w15:providerId="None" w15:userId="MC SYSTE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A79C0"/>
    <w:rsid w:val="0011729A"/>
    <w:rsid w:val="002C3AE9"/>
    <w:rsid w:val="006D36A0"/>
    <w:rsid w:val="009A79C0"/>
    <w:rsid w:val="00AD1D29"/>
    <w:rsid w:val="00B65D98"/>
    <w:rsid w:val="16296409"/>
    <w:rsid w:val="2949573E"/>
    <w:rsid w:val="3DC52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1FA641DF"/>
  <w15:docId w15:val="{7A2A90DC-81C5-4FD4-B632-6C3188305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图"/>
    <w:basedOn w:val="a"/>
    <w:next w:val="a"/>
    <w:qFormat/>
    <w:pPr>
      <w:spacing w:before="120" w:after="120"/>
      <w:jc w:val="center"/>
    </w:pPr>
    <w:rPr>
      <w:szCs w:val="21"/>
    </w:rPr>
  </w:style>
  <w:style w:type="paragraph" w:styleId="a4">
    <w:name w:val="header"/>
    <w:basedOn w:val="a"/>
    <w:link w:val="a5"/>
    <w:rsid w:val="00B65D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B65D98"/>
    <w:rPr>
      <w:rFonts w:ascii="Times New Roman" w:eastAsia="宋体" w:hAnsi="Times New Roman" w:cs="Times New Roman"/>
      <w:kern w:val="2"/>
      <w:sz w:val="18"/>
      <w:szCs w:val="18"/>
    </w:rPr>
  </w:style>
  <w:style w:type="paragraph" w:styleId="a6">
    <w:name w:val="footer"/>
    <w:basedOn w:val="a"/>
    <w:link w:val="a7"/>
    <w:rsid w:val="00B65D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B65D98"/>
    <w:rPr>
      <w:rFonts w:ascii="Times New Roman" w:eastAsia="宋体" w:hAnsi="Times New Roman" w:cs="Times New Roman"/>
      <w:kern w:val="2"/>
      <w:sz w:val="18"/>
      <w:szCs w:val="18"/>
    </w:rPr>
  </w:style>
  <w:style w:type="paragraph" w:styleId="a8">
    <w:name w:val="List Paragraph"/>
    <w:basedOn w:val="a"/>
    <w:uiPriority w:val="99"/>
    <w:rsid w:val="00B65D9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576</Words>
  <Characters>3287</Characters>
  <Application>Microsoft Office Word</Application>
  <DocSecurity>0</DocSecurity>
  <Lines>27</Lines>
  <Paragraphs>7</Paragraphs>
  <ScaleCrop>false</ScaleCrop>
  <Company/>
  <LinksUpToDate>false</LinksUpToDate>
  <CharactersWithSpaces>3856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MSI-1</dc:creator>
  <cp:lastModifiedBy>DingNing</cp:lastModifiedBy>
  <cp:revision>5</cp:revision>
  <dcterms:created xsi:type="dcterms:W3CDTF">2021-11-23T00:19:00Z</dcterms:created>
  <dcterms:modified xsi:type="dcterms:W3CDTF">2021-11-30T15:53:00Z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7B418EA26DF44AE9B5867EF185CED05C</vt:lpwstr>
  </property>
</Properties>
</file>