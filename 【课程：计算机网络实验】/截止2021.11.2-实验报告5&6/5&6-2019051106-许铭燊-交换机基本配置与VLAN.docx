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计算机网络实验</w:t>
      </w:r>
      <w:r>
        <w:rPr>
          <w:rFonts w:hint="eastAsia"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>
      <w:pPr>
        <w:spacing w:line="420" w:lineRule="exact"/>
        <w:rPr>
          <w:rFonts w:hint="eastAsia" w:ascii="宋体" w:hAnsi="宋体"/>
          <w:sz w:val="22"/>
          <w:szCs w:val="32"/>
          <w:u w:val="single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交换机基本配置与vlan的划分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hint="eastAsia" w:ascii="宋体" w:hAnsi="宋体"/>
          <w:sz w:val="22"/>
          <w:szCs w:val="32"/>
          <w:u w:val="single"/>
        </w:rPr>
        <w:t xml:space="preserve">         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潘冰</w:t>
      </w:r>
      <w:r>
        <w:rPr>
          <w:rFonts w:eastAsia="楷体_GB2312"/>
          <w:sz w:val="28"/>
          <w:szCs w:val="28"/>
          <w:u w:val="single"/>
        </w:rPr>
        <w:t xml:space="preserve">       </w:t>
      </w:r>
    </w:p>
    <w:p>
      <w:pPr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           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验证型</w:t>
      </w:r>
      <w:r>
        <w:rPr>
          <w:rFonts w:eastAsia="楷体_GB2312"/>
          <w:sz w:val="28"/>
          <w:szCs w:val="28"/>
          <w:u w:val="single"/>
        </w:rPr>
        <w:t xml:space="preserve">   </w:t>
      </w:r>
    </w:p>
    <w:p>
      <w:pPr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计算机网络实验室</w:t>
      </w:r>
      <w:r>
        <w:rPr>
          <w:rFonts w:eastAsia="楷体_GB2312"/>
          <w:sz w:val="28"/>
          <w:szCs w:val="28"/>
          <w:u w:val="single"/>
        </w:rPr>
        <w:t xml:space="preserve"> </w:t>
      </w:r>
    </w:p>
    <w:p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许铭燊</w:t>
      </w:r>
      <w:r>
        <w:rPr>
          <w:rFonts w:eastAsia="楷体_GB2312"/>
          <w:sz w:val="28"/>
          <w:szCs w:val="28"/>
          <w:u w:val="single"/>
        </w:rPr>
        <w:t xml:space="preserve">      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2019051106</w:t>
      </w:r>
      <w:r>
        <w:rPr>
          <w:rFonts w:eastAsia="楷体_GB2312"/>
          <w:sz w:val="28"/>
          <w:szCs w:val="28"/>
          <w:u w:val="single"/>
        </w:rPr>
        <w:t xml:space="preserve">                        </w:t>
      </w:r>
    </w:p>
    <w:p>
      <w:pPr>
        <w:numPr>
          <w:ins w:id="0" w:author="赵 阔" w:date="2006-06-11T14:06:00Z"/>
        </w:num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hint="eastAsia" w:eastAsia="楷体_GB2312"/>
          <w:sz w:val="28"/>
          <w:szCs w:val="28"/>
          <w:u w:val="single"/>
        </w:rPr>
        <w:t>智能科学</w:t>
      </w:r>
      <w:r>
        <w:rPr>
          <w:rFonts w:eastAsia="楷体_GB2312"/>
          <w:sz w:val="28"/>
          <w:szCs w:val="28"/>
          <w:u w:val="single"/>
        </w:rPr>
        <w:t xml:space="preserve">与工程     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信息安全                  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2021</w:t>
      </w:r>
      <w:r>
        <w:rPr>
          <w:rFonts w:hint="eastAsia"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10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12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 xml:space="preserve">日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午～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10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12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 xml:space="preserve">日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 xml:space="preserve">午 </w:t>
      </w:r>
    </w:p>
    <w:p/>
    <w:p>
      <w:pPr>
        <w:rPr>
          <w:rFonts w:ascii="宋体" w:hAnsi="宋体"/>
          <w:b/>
          <w:bCs/>
          <w:sz w:val="21"/>
          <w:szCs w:val="21"/>
        </w:rPr>
      </w:pPr>
      <w:bookmarkStart w:id="0" w:name="_Toc161223626"/>
      <w:r>
        <w:rPr>
          <w:rFonts w:ascii="宋体" w:hAnsi="宋体"/>
          <w:b/>
          <w:bCs/>
          <w:sz w:val="21"/>
          <w:szCs w:val="21"/>
        </w:rPr>
        <w:t>【</w:t>
      </w:r>
      <w:r>
        <w:rPr>
          <w:rFonts w:hint="eastAsia" w:ascii="宋体" w:hAnsi="宋体"/>
          <w:b/>
          <w:bCs/>
          <w:sz w:val="21"/>
          <w:szCs w:val="21"/>
        </w:rPr>
        <w:t>实验目的</w:t>
      </w:r>
      <w:r>
        <w:rPr>
          <w:rFonts w:ascii="宋体" w:hAnsi="宋体"/>
          <w:b/>
          <w:bCs/>
          <w:sz w:val="21"/>
          <w:szCs w:val="21"/>
        </w:rPr>
        <w:t>】</w:t>
      </w:r>
      <w:bookmarkEnd w:id="0"/>
    </w:p>
    <w:p>
      <w:pPr>
        <w:numPr>
          <w:ilvl w:val="1"/>
          <w:numId w:val="1"/>
        </w:numPr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  <w:lang w:eastAsia="zh-CN"/>
        </w:rPr>
        <w:t>了解交换机的配置方式</w:t>
      </w:r>
    </w:p>
    <w:p>
      <w:pPr>
        <w:numPr>
          <w:ilvl w:val="1"/>
          <w:numId w:val="1"/>
        </w:numPr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  <w:lang w:eastAsia="zh-CN"/>
        </w:rPr>
        <w:t>掌握交换机命令行各种操作模式的区别以及模式之间的切换。</w:t>
      </w:r>
    </w:p>
    <w:p>
      <w:pPr>
        <w:numPr>
          <w:ilvl w:val="1"/>
          <w:numId w:val="1"/>
        </w:numPr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  <w:lang w:eastAsia="zh-CN"/>
        </w:rPr>
        <w:t>查询交换机系统和配置信息，掌握当前交换机的工作转状态。</w:t>
      </w:r>
    </w:p>
    <w:p>
      <w:pPr>
        <w:numPr>
          <w:ilvl w:val="1"/>
          <w:numId w:val="1"/>
        </w:numPr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</w:rPr>
        <w:t>理解基于交换机端口的VLAN划分。</w:t>
      </w:r>
    </w:p>
    <w:p>
      <w:pPr>
        <w:rPr>
          <w:rFonts w:hint="eastAsia" w:ascii="宋体" w:hAnsi="宋体"/>
          <w:b/>
          <w:bCs/>
          <w:color w:val="auto"/>
          <w:sz w:val="21"/>
          <w:szCs w:val="21"/>
        </w:rPr>
      </w:pPr>
      <w:bookmarkStart w:id="1" w:name="_Toc161223627"/>
      <w:r>
        <w:rPr>
          <w:rFonts w:ascii="宋体" w:hAnsi="宋体"/>
          <w:b/>
          <w:bCs/>
          <w:color w:val="auto"/>
          <w:sz w:val="21"/>
          <w:szCs w:val="21"/>
        </w:rPr>
        <w:t>【</w:t>
      </w:r>
      <w:r>
        <w:rPr>
          <w:rFonts w:hint="eastAsia" w:ascii="宋体" w:hAnsi="宋体"/>
          <w:b/>
          <w:bCs/>
          <w:color w:val="auto"/>
          <w:sz w:val="21"/>
          <w:szCs w:val="21"/>
        </w:rPr>
        <w:t>实验内容</w:t>
      </w:r>
      <w:r>
        <w:rPr>
          <w:rFonts w:ascii="宋体" w:hAnsi="宋体"/>
          <w:b/>
          <w:bCs/>
          <w:color w:val="auto"/>
          <w:sz w:val="21"/>
          <w:szCs w:val="21"/>
        </w:rPr>
        <w:t>】</w:t>
      </w:r>
      <w:bookmarkEnd w:id="1"/>
    </w:p>
    <w:p>
      <w:pPr>
        <w:numPr>
          <w:ilvl w:val="1"/>
          <w:numId w:val="1"/>
        </w:numPr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  <w:lang w:eastAsia="zh-CN"/>
        </w:rPr>
        <w:t>命令行下交换机各种模式切换。</w:t>
      </w:r>
    </w:p>
    <w:p>
      <w:pPr>
        <w:numPr>
          <w:ilvl w:val="1"/>
          <w:numId w:val="1"/>
        </w:numPr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  <w:lang w:eastAsia="zh-CN"/>
        </w:rPr>
        <w:t>查看并熟悉交换机的配置信息。</w:t>
      </w:r>
    </w:p>
    <w:p>
      <w:pPr>
        <w:numPr>
          <w:ilvl w:val="1"/>
          <w:numId w:val="1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用命令行方式在（同一台</w:t>
      </w:r>
      <w:r>
        <w:rPr>
          <w:rFonts w:hint="eastAsia"/>
          <w:sz w:val="21"/>
          <w:szCs w:val="21"/>
          <w:lang w:eastAsia="zh-CN"/>
        </w:rPr>
        <w:t>和不同交换机两种环境</w:t>
      </w:r>
      <w:r>
        <w:rPr>
          <w:rFonts w:hint="eastAsia"/>
          <w:sz w:val="21"/>
          <w:szCs w:val="21"/>
        </w:rPr>
        <w:t>）交换机上配置（不同的）</w:t>
      </w:r>
      <w:r>
        <w:rPr>
          <w:sz w:val="21"/>
          <w:szCs w:val="21"/>
        </w:rPr>
        <w:t>VLAN</w:t>
      </w:r>
      <w:r>
        <w:rPr>
          <w:rFonts w:hint="eastAsia"/>
          <w:sz w:val="21"/>
          <w:szCs w:val="21"/>
        </w:rPr>
        <w:t>。</w:t>
      </w:r>
    </w:p>
    <w:p>
      <w:pPr>
        <w:numPr>
          <w:ilvl w:val="1"/>
          <w:numId w:val="1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在两个交换机上配置TRUNK。</w:t>
      </w:r>
    </w:p>
    <w:p>
      <w:pPr>
        <w:numPr>
          <w:ilvl w:val="1"/>
          <w:numId w:val="1"/>
        </w:numPr>
        <w:rPr>
          <w:rFonts w:hint="eastAsia" w:ascii="宋体" w:hAnsi="宋体"/>
          <w:sz w:val="21"/>
          <w:szCs w:val="21"/>
        </w:rPr>
      </w:pPr>
      <w:r>
        <w:rPr>
          <w:rFonts w:hint="eastAsia"/>
          <w:sz w:val="21"/>
          <w:szCs w:val="21"/>
        </w:rPr>
        <w:t>测试同一VLAN的用户可以通信，而不同的VLAN的用户不能直接通信。</w:t>
      </w:r>
    </w:p>
    <w:p>
      <w:pPr>
        <w:numPr>
          <w:ilvl w:val="1"/>
          <w:numId w:val="1"/>
        </w:numPr>
        <w:rPr>
          <w:rFonts w:hint="eastAsia"/>
          <w:sz w:val="21"/>
          <w:szCs w:val="21"/>
        </w:rPr>
      </w:pPr>
    </w:p>
    <w:p>
      <w:pPr>
        <w:rPr>
          <w:rFonts w:hint="eastAsia" w:ascii="宋体" w:hAnsi="宋体"/>
          <w:b/>
          <w:bCs/>
          <w:color w:val="auto"/>
          <w:sz w:val="21"/>
          <w:szCs w:val="21"/>
          <w:lang w:eastAsia="zh-CN"/>
        </w:rPr>
      </w:pPr>
      <w:r>
        <w:rPr>
          <w:rFonts w:hint="eastAsia" w:ascii="宋体" w:hAnsi="宋体"/>
          <w:b/>
          <w:bCs/>
          <w:color w:val="auto"/>
          <w:sz w:val="21"/>
          <w:szCs w:val="21"/>
          <w:lang w:eastAsia="zh-CN"/>
        </w:rPr>
        <w:t>【实验原理】</w:t>
      </w:r>
    </w:p>
    <w:p>
      <w:pPr>
        <w:rPr>
          <w:rFonts w:hint="eastAsia" w:ascii="宋体" w:hAnsi="宋体"/>
          <w:b/>
          <w:bCs/>
          <w:color w:val="auto"/>
          <w:sz w:val="21"/>
          <w:szCs w:val="21"/>
          <w:lang w:eastAsia="zh-CN"/>
        </w:rPr>
      </w:pPr>
      <w:r>
        <w:rPr>
          <w:rFonts w:hint="eastAsia" w:ascii="宋体" w:hAnsi="宋体"/>
          <w:b/>
          <w:bCs/>
          <w:color w:val="auto"/>
          <w:sz w:val="21"/>
          <w:szCs w:val="21"/>
          <w:lang w:eastAsia="zh-CN"/>
        </w:rPr>
        <w:t>交换机原理</w:t>
      </w:r>
    </w:p>
    <w:p>
      <w:pP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auto"/>
          <w:sz w:val="21"/>
          <w:szCs w:val="21"/>
          <w:lang w:eastAsia="zh-CN"/>
        </w:rPr>
        <w:t>交换机工作在数据链路层。拥有一条很宽的内部总线和内部交换机构。端口都挂在内部总线上，交换机具有记忆功能，端口处理程序会查找内存中的地址表，以确定目的</w:t>
      </w:r>
      <w: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  <w:t>MAC地址的NIC挂接在那个端口上，再通过内部交换机构将数据包传送到目的端口。</w:t>
      </w:r>
    </w:p>
    <w:p>
      <w:pP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  <w:t>交换机将网络分段，有过滤和转发功能，能有效地隔离广播风暴，避免共享冲突。</w:t>
      </w:r>
    </w:p>
    <w:p>
      <w:pP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/>
          <w:b/>
          <w:bCs/>
          <w:color w:val="auto"/>
          <w:sz w:val="21"/>
          <w:szCs w:val="21"/>
          <w:lang w:val="en-US" w:eastAsia="zh-CN"/>
        </w:rPr>
        <w:t>交换机的配置</w:t>
      </w:r>
      <w: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  <w:t>：</w:t>
      </w:r>
    </w:p>
    <w:p>
      <w:pPr>
        <w:numPr>
          <w:ilvl w:val="0"/>
          <w:numId w:val="2"/>
        </w:numP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  <w:t>通过交换机的console口配置</w:t>
      </w:r>
    </w:p>
    <w:p>
      <w:pPr>
        <w:numPr>
          <w:ilvl w:val="0"/>
          <w:numId w:val="0"/>
        </w:numP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  <w:t>第一次配置时必须通过此方式，且需要使用配置线缆连接。</w:t>
      </w:r>
    </w:p>
    <w:p>
      <w:pPr>
        <w:numPr>
          <w:ilvl w:val="0"/>
          <w:numId w:val="0"/>
        </w:numP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  <w:t>连接：交换机console口---主机com口。配置：可通过windows超级终端进入配置。</w:t>
      </w:r>
    </w:p>
    <w:p>
      <w:pPr>
        <w:numPr>
          <w:ilvl w:val="0"/>
          <w:numId w:val="0"/>
        </w:numP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2"/>
        </w:numP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  <w:t>远程配置</w:t>
      </w:r>
    </w:p>
    <w:p>
      <w:pPr>
        <w:numPr>
          <w:ilvl w:val="0"/>
          <w:numId w:val="0"/>
        </w:numP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  <w:t>连接：交换机RJ45口--主机RJ45口。配置：Telnet或web浏览器方式。</w:t>
      </w:r>
    </w:p>
    <w:p>
      <w:pPr>
        <w:numPr>
          <w:ilvl w:val="0"/>
          <w:numId w:val="0"/>
        </w:numP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  <w:t>使用Telnet登录交换机前需要用交换机的console端口配置好交换机的一下内容：</w:t>
      </w:r>
    </w:p>
    <w:p>
      <w:pPr>
        <w:numPr>
          <w:ilvl w:val="0"/>
          <w:numId w:val="0"/>
        </w:numP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  <w:t>在被管理的交换机上配置管理用的IP地址；</w:t>
      </w:r>
    </w:p>
    <w:p>
      <w:pPr>
        <w:numPr>
          <w:ilvl w:val="0"/>
          <w:numId w:val="0"/>
        </w:numP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  <w:t>在被管理的交换机上建立具有管理权限的用户帐户。</w:t>
      </w:r>
    </w:p>
    <w:p>
      <w:pPr>
        <w:numPr>
          <w:ilvl w:val="0"/>
          <w:numId w:val="0"/>
        </w:numP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  <w:t>关于交换机管理IP地址的配置：</w:t>
      </w:r>
    </w:p>
    <w:p>
      <w:pPr>
        <w:numPr>
          <w:ilvl w:val="0"/>
          <w:numId w:val="0"/>
        </w:numP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  <w:t>Switch&gt;enable    !进入特权模式</w:t>
      </w:r>
    </w:p>
    <w:p>
      <w:pPr>
        <w:numPr>
          <w:ilvl w:val="0"/>
          <w:numId w:val="0"/>
        </w:numP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  <w:t>Switch#configure terminal   !进入全局模式</w:t>
      </w:r>
    </w:p>
    <w:p>
      <w:pPr>
        <w:numPr>
          <w:ilvl w:val="0"/>
          <w:numId w:val="0"/>
        </w:numP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  <w:t>Switch(config)#interface vlan 1    !进入交换机管理接口配置方式</w:t>
      </w:r>
    </w:p>
    <w:p>
      <w:pPr>
        <w:numPr>
          <w:ilvl w:val="0"/>
          <w:numId w:val="0"/>
        </w:numP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  <w:t>Switch(config-if)#ip address 192.168.0.1 255.255.255.0  !配置交换机管理接口的IP地址</w:t>
      </w:r>
    </w:p>
    <w:p>
      <w:pPr>
        <w:numPr>
          <w:ilvl w:val="0"/>
          <w:numId w:val="0"/>
        </w:numP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  <w:t>Switch(config-if)#no shutdown  !开启交换机管理接口</w:t>
      </w:r>
    </w:p>
    <w:p>
      <w:pPr>
        <w:numPr>
          <w:ilvl w:val="0"/>
          <w:numId w:val="0"/>
        </w:numPr>
        <w:rPr>
          <w:rFonts w:hint="eastAsia" w:ascii="宋体" w:hAnsi="宋体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/>
          <w:b/>
          <w:bCs/>
          <w:color w:val="auto"/>
          <w:sz w:val="21"/>
          <w:szCs w:val="21"/>
          <w:lang w:val="en-US" w:eastAsia="zh-CN"/>
        </w:rPr>
        <w:t>交换机命令行模式</w:t>
      </w: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73675" cy="3562350"/>
            <wp:effectExtent l="0" t="0" r="14605" b="3810"/>
            <wp:docPr id="1" name="图片 1" descr="2021-10-26_074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-10-26_07473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/>
          <w:bCs/>
          <w:sz w:val="21"/>
          <w:szCs w:val="21"/>
          <w:lang w:eastAsia="zh-CN"/>
        </w:rPr>
        <w:drawing>
          <wp:inline distT="0" distB="0" distL="114300" distR="114300">
            <wp:extent cx="5269865" cy="4577715"/>
            <wp:effectExtent l="0" t="0" r="3175" b="9525"/>
            <wp:docPr id="2" name="图片 2" descr="2021-10-26_082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-10-26_08254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eastAsia"/>
          <w:b/>
          <w:bCs/>
          <w:color w:val="FF0000"/>
          <w:sz w:val="21"/>
          <w:szCs w:val="21"/>
        </w:rPr>
      </w:pPr>
      <w:r>
        <w:rPr>
          <w:rFonts w:ascii="宋体" w:hAnsi="宋体"/>
          <w:b/>
          <w:bCs/>
          <w:sz w:val="21"/>
          <w:szCs w:val="21"/>
        </w:rPr>
        <w:t>【</w:t>
      </w:r>
      <w:r>
        <w:rPr>
          <w:rFonts w:hint="eastAsia" w:ascii="宋体" w:hAnsi="宋体"/>
          <w:b/>
          <w:bCs/>
          <w:sz w:val="21"/>
          <w:szCs w:val="21"/>
        </w:rPr>
        <w:t>实验目的</w:t>
      </w:r>
      <w:r>
        <w:rPr>
          <w:rFonts w:ascii="宋体" w:hAnsi="宋体"/>
          <w:b/>
          <w:bCs/>
          <w:sz w:val="21"/>
          <w:szCs w:val="21"/>
        </w:rPr>
        <w:t>】</w:t>
      </w:r>
    </w:p>
    <w:p>
      <w:pPr>
        <w:numPr>
          <w:ilvl w:val="1"/>
          <w:numId w:val="3"/>
        </w:numPr>
        <w:rPr>
          <w:rFonts w:hint="eastAsia" w:ascii="宋体" w:hAnsi="宋体"/>
          <w:sz w:val="21"/>
          <w:szCs w:val="21"/>
        </w:rPr>
      </w:pPr>
      <w:r>
        <w:rPr>
          <w:rFonts w:hint="eastAsia"/>
          <w:sz w:val="21"/>
          <w:szCs w:val="21"/>
        </w:rPr>
        <w:t>了解</w:t>
      </w:r>
      <w:r>
        <w:rPr>
          <w:rFonts w:hint="eastAsia"/>
          <w:sz w:val="21"/>
          <w:szCs w:val="21"/>
          <w:lang w:val="en-US" w:eastAsia="zh-CN"/>
        </w:rPr>
        <w:t>VLAN 之间的通信过程与实现方式。</w:t>
      </w:r>
    </w:p>
    <w:p>
      <w:pPr>
        <w:numPr>
          <w:ilvl w:val="1"/>
          <w:numId w:val="3"/>
        </w:numPr>
        <w:rPr>
          <w:rFonts w:hint="eastAsia" w:ascii="宋体" w:hAnsi="宋体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熟悉三层交换和路由器实现VLAN之间通信的配置与实现</w:t>
      </w:r>
    </w:p>
    <w:p>
      <w:pPr>
        <w:rPr>
          <w:rFonts w:hint="eastAsia"/>
          <w:b/>
          <w:bCs/>
          <w:sz w:val="21"/>
          <w:szCs w:val="21"/>
        </w:rPr>
      </w:pPr>
      <w:r>
        <w:rPr>
          <w:rFonts w:ascii="宋体" w:hAnsi="宋体"/>
          <w:b/>
          <w:bCs/>
          <w:sz w:val="21"/>
          <w:szCs w:val="21"/>
        </w:rPr>
        <w:t>【</w:t>
      </w:r>
      <w:r>
        <w:rPr>
          <w:rFonts w:hint="eastAsia"/>
          <w:b/>
          <w:bCs/>
          <w:sz w:val="21"/>
          <w:szCs w:val="21"/>
        </w:rPr>
        <w:t>实验内容</w:t>
      </w:r>
      <w:r>
        <w:rPr>
          <w:rFonts w:ascii="宋体" w:hAnsi="宋体"/>
          <w:b/>
          <w:bCs/>
          <w:sz w:val="21"/>
          <w:szCs w:val="21"/>
        </w:rPr>
        <w:t>】</w:t>
      </w:r>
    </w:p>
    <w:p>
      <w:pPr>
        <w:numPr>
          <w:ilvl w:val="1"/>
          <w:numId w:val="3"/>
        </w:numPr>
        <w:rPr>
          <w:rFonts w:hint="eastAsia"/>
          <w:sz w:val="21"/>
          <w:szCs w:val="21"/>
        </w:rPr>
      </w:pPr>
      <w:r>
        <w:rPr>
          <w:rFonts w:hint="eastAsia" w:ascii="宋体" w:hAnsi="宋体" w:cs="Courier New"/>
          <w:sz w:val="21"/>
          <w:szCs w:val="21"/>
        </w:rPr>
        <w:t>通过三层交换机实现VLAN间互相通信。</w:t>
      </w:r>
    </w:p>
    <w:p>
      <w:pPr>
        <w:numPr>
          <w:ilvl w:val="1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在三层交换机上创建</w:t>
      </w:r>
      <w:r>
        <w:rPr>
          <w:sz w:val="21"/>
          <w:szCs w:val="21"/>
        </w:rPr>
        <w:t>VLAN</w:t>
      </w:r>
      <w:r>
        <w:rPr>
          <w:rFonts w:hint="eastAsia"/>
          <w:sz w:val="21"/>
          <w:szCs w:val="21"/>
        </w:rPr>
        <w:t>，给</w:t>
      </w:r>
      <w:r>
        <w:rPr>
          <w:sz w:val="21"/>
          <w:szCs w:val="21"/>
        </w:rPr>
        <w:t>VLAN</w:t>
      </w:r>
      <w:r>
        <w:rPr>
          <w:rFonts w:hint="eastAsia"/>
          <w:sz w:val="21"/>
          <w:szCs w:val="21"/>
        </w:rPr>
        <w:t>分配</w:t>
      </w:r>
      <w:r>
        <w:rPr>
          <w:sz w:val="21"/>
          <w:szCs w:val="21"/>
        </w:rPr>
        <w:t>IP</w:t>
      </w:r>
      <w:r>
        <w:rPr>
          <w:rFonts w:hint="eastAsia"/>
          <w:sz w:val="21"/>
          <w:szCs w:val="21"/>
        </w:rPr>
        <w:t>地址，向</w:t>
      </w:r>
      <w:r>
        <w:rPr>
          <w:sz w:val="21"/>
          <w:szCs w:val="21"/>
        </w:rPr>
        <w:t>VLAN</w:t>
      </w:r>
      <w:r>
        <w:rPr>
          <w:rFonts w:hint="eastAsia"/>
          <w:sz w:val="21"/>
          <w:szCs w:val="21"/>
        </w:rPr>
        <w:t>中添加交换机端口，并激活路由选择协议的操作。</w:t>
      </w:r>
    </w:p>
    <w:p>
      <w:pPr>
        <w:numPr>
          <w:ilvl w:val="1"/>
          <w:numId w:val="4"/>
        </w:numPr>
        <w:rPr>
          <w:rFonts w:hint="eastAsia"/>
          <w:sz w:val="21"/>
          <w:szCs w:val="21"/>
        </w:rPr>
      </w:pPr>
      <w:bookmarkStart w:id="2" w:name="_Toc90698890"/>
      <w:r>
        <w:rPr>
          <w:rFonts w:hint="eastAsia"/>
          <w:sz w:val="21"/>
          <w:szCs w:val="21"/>
        </w:rPr>
        <w:t>在</w:t>
      </w:r>
      <w:r>
        <w:rPr>
          <w:rFonts w:hint="eastAsia"/>
          <w:sz w:val="21"/>
          <w:szCs w:val="21"/>
          <w:lang w:eastAsia="zh-CN"/>
        </w:rPr>
        <w:t>两层</w:t>
      </w:r>
      <w:r>
        <w:rPr>
          <w:rFonts w:hint="eastAsia"/>
          <w:sz w:val="21"/>
          <w:szCs w:val="21"/>
        </w:rPr>
        <w:t>交换机间创建</w:t>
      </w:r>
      <w:r>
        <w:rPr>
          <w:sz w:val="21"/>
          <w:szCs w:val="21"/>
        </w:rPr>
        <w:t>VLAN</w:t>
      </w:r>
      <w:r>
        <w:rPr>
          <w:rFonts w:hint="eastAsia"/>
          <w:sz w:val="21"/>
          <w:szCs w:val="21"/>
        </w:rPr>
        <w:t>，向</w:t>
      </w:r>
      <w:r>
        <w:rPr>
          <w:sz w:val="21"/>
          <w:szCs w:val="21"/>
        </w:rPr>
        <w:t>VLAN</w:t>
      </w:r>
      <w:r>
        <w:rPr>
          <w:rFonts w:hint="eastAsia"/>
          <w:sz w:val="21"/>
          <w:szCs w:val="21"/>
        </w:rPr>
        <w:t>中添加交换机端口，配置</w:t>
      </w:r>
      <w:r>
        <w:rPr>
          <w:sz w:val="21"/>
          <w:szCs w:val="21"/>
        </w:rPr>
        <w:t>Trunk</w:t>
      </w:r>
      <w:r>
        <w:rPr>
          <w:rFonts w:hint="eastAsia"/>
          <w:sz w:val="21"/>
          <w:szCs w:val="21"/>
        </w:rPr>
        <w:t>端口</w:t>
      </w:r>
    </w:p>
    <w:p>
      <w:pPr>
        <w:numPr>
          <w:ilvl w:val="1"/>
          <w:numId w:val="4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在路由器上创建子接口，设置包封装格式，并激活路由选择协议的操作</w:t>
      </w:r>
    </w:p>
    <w:p>
      <w:pPr>
        <w:numPr>
          <w:ilvl w:val="1"/>
          <w:numId w:val="4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测试不同</w:t>
      </w:r>
      <w:r>
        <w:rPr>
          <w:sz w:val="21"/>
          <w:szCs w:val="21"/>
        </w:rPr>
        <w:t>VLAN</w:t>
      </w:r>
      <w:r>
        <w:rPr>
          <w:rFonts w:hint="eastAsia"/>
          <w:sz w:val="21"/>
          <w:szCs w:val="21"/>
        </w:rPr>
        <w:t>间通信。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szCs w:val="21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三层交换机实现VLAN之间通信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【实验原理】</w:t>
      </w:r>
    </w:p>
    <w:p>
      <w:pPr>
        <w:ind w:firstLine="420"/>
        <w:rPr>
          <w:rFonts w:hint="eastAsia"/>
          <w:sz w:val="21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三层交换机实现VLAN互访的原理是，利用三层交换机的路由功能，通过识别数据包的IP地址，查找路由表进行选路转发。三层交换机利用</w:t>
      </w:r>
      <w:r>
        <w:rPr>
          <w:rFonts w:hint="eastAsia"/>
          <w:b/>
          <w:sz w:val="21"/>
          <w:szCs w:val="21"/>
        </w:rPr>
        <w:t>直连路由</w:t>
      </w:r>
      <w:r>
        <w:rPr>
          <w:rFonts w:hint="eastAsia"/>
          <w:sz w:val="21"/>
          <w:szCs w:val="21"/>
        </w:rPr>
        <w:t>可以实现不同VLAN之间的互访。三层交换机给接口配置IP地址，采用SVI(交换虚拟接口)的方式实现VLAN间互访。SVI是指为交换机中的VLAN创建虚拟接口，并且分配IP地址。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szCs w:val="21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直连路由：为三层设备的接口配置IP地址，并且激活该端口，三层设备会自动产生该接口IP地址所在网段的直连路由信息。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1"/>
          <w:szCs w:val="21"/>
          <w:lang w:val="en-US" w:eastAsia="zh-CN"/>
        </w:rPr>
      </w:pPr>
    </w:p>
    <w:bookmarkEnd w:id="2"/>
    <w:p>
      <w:pPr>
        <w:rPr>
          <w:rFonts w:hint="eastAsia" w:ascii="宋体" w:hAnsi="宋体"/>
          <w:b/>
          <w:bCs/>
          <w:sz w:val="21"/>
          <w:szCs w:val="21"/>
        </w:rPr>
      </w:pPr>
      <w:r>
        <w:rPr>
          <w:rFonts w:ascii="宋体" w:hAnsi="宋体"/>
          <w:b/>
          <w:bCs/>
          <w:sz w:val="21"/>
          <w:szCs w:val="21"/>
        </w:rPr>
        <w:t>【</w:t>
      </w:r>
      <w:r>
        <w:rPr>
          <w:rFonts w:hint="eastAsia" w:ascii="宋体" w:hAnsi="宋体"/>
          <w:b/>
          <w:bCs/>
          <w:sz w:val="21"/>
          <w:szCs w:val="21"/>
        </w:rPr>
        <w:t>实验环境</w:t>
      </w:r>
      <w:r>
        <w:rPr>
          <w:rFonts w:hint="eastAsia" w:ascii="宋体" w:hAnsi="宋体"/>
          <w:b/>
          <w:bCs/>
          <w:sz w:val="21"/>
          <w:szCs w:val="21"/>
          <w:lang w:val="en-US" w:eastAsia="zh-CN"/>
        </w:rPr>
        <w:t>1</w:t>
      </w:r>
      <w:r>
        <w:rPr>
          <w:rFonts w:ascii="宋体" w:hAnsi="宋体"/>
          <w:b/>
          <w:bCs/>
          <w:sz w:val="21"/>
          <w:szCs w:val="21"/>
        </w:rPr>
        <w:t>】</w:t>
      </w:r>
    </w:p>
    <w:p>
      <w:pPr>
        <w:numPr>
          <w:ilvl w:val="1"/>
          <w:numId w:val="4"/>
        </w:numPr>
        <w:rPr>
          <w:rFonts w:hint="eastAsia"/>
          <w:sz w:val="21"/>
          <w:szCs w:val="21"/>
        </w:rPr>
      </w:pPr>
      <w:r>
        <w:rPr>
          <w:rFonts w:hint="eastAsia" w:ascii="宋体" w:hAnsi="宋体"/>
          <w:b/>
          <w:bCs/>
          <w:sz w:val="21"/>
          <w:szCs w:val="21"/>
        </w:rPr>
        <w:t>实验设备</w:t>
      </w:r>
      <w:r>
        <w:rPr>
          <w:rFonts w:hint="eastAsia" w:ascii="宋体" w:hAnsi="宋体"/>
          <w:bCs/>
          <w:sz w:val="21"/>
          <w:szCs w:val="21"/>
        </w:rPr>
        <w:t>：一台二层交换机(S2126G)，一台三层交换机(S3550)，二台PC机。</w:t>
      </w:r>
    </w:p>
    <w:p>
      <w:pPr>
        <w:numPr>
          <w:ilvl w:val="1"/>
          <w:numId w:val="4"/>
        </w:numPr>
        <w:rPr>
          <w:rFonts w:hint="eastAsia" w:ascii="宋体" w:hAnsi="宋体"/>
          <w:b/>
          <w:bCs/>
          <w:sz w:val="21"/>
          <w:szCs w:val="21"/>
        </w:rPr>
      </w:pPr>
      <w:r>
        <w:rPr>
          <w:rFonts w:hint="eastAsia" w:ascii="宋体" w:hAnsi="宋体"/>
          <w:b/>
          <w:bCs/>
          <w:sz w:val="21"/>
          <w:szCs w:val="21"/>
        </w:rPr>
        <w:t>拓扑结构：</w:t>
      </w:r>
    </w:p>
    <w:p>
      <w:pPr>
        <w:rPr>
          <w:rFonts w:hint="eastAsia" w:ascii="宋体" w:hAnsi="宋体"/>
          <w:b/>
          <w:bCs/>
          <w:sz w:val="21"/>
          <w:szCs w:val="21"/>
        </w:rPr>
      </w:pPr>
      <w:r>
        <w:rPr>
          <w:rFonts w:ascii="宋体" w:hAnsi="宋体"/>
          <w:b/>
          <w:bCs/>
          <w:sz w:val="21"/>
          <w:szCs w:val="21"/>
        </w:rPr>
        <mc:AlternateContent>
          <mc:Choice Requires="wpg">
            <w:drawing>
              <wp:inline distT="0" distB="0" distL="114300" distR="114300">
                <wp:extent cx="4800600" cy="1981200"/>
                <wp:effectExtent l="0" t="0" r="15240" b="15875"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1981200"/>
                          <a:chOff x="0" y="0"/>
                          <a:chExt cx="7560" cy="3120"/>
                        </a:xfrm>
                      </wpg:grpSpPr>
                      <wps:wsp>
                        <wps:cNvPr id="21" name="矩形 21"/>
                        <wps:cNvSpPr>
                          <a:spLocks noChangeAspect="1" noTextEdit="1"/>
                        </wps:cNvSpPr>
                        <wps:spPr>
                          <a:xfrm>
                            <a:off x="0" y="0"/>
                            <a:ext cx="7560" cy="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2" name="直接连接符 22"/>
                        <wps:cNvCnPr/>
                        <wps:spPr>
                          <a:xfrm>
                            <a:off x="879" y="1171"/>
                            <a:ext cx="5421" cy="77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99C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  <a:effectLst>
                            <a:outerShdw dist="17961" dir="2699999" algn="ctr" rotWithShape="0">
                              <a:srgbClr val="000000"/>
                            </a:outerShdw>
                          </a:effectLst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3" name="图片 498" descr="PC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60" y="926"/>
                            <a:ext cx="720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图片 499" descr="PC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120" y="926"/>
                            <a:ext cx="720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5" name="文本框 25"/>
                        <wps:cNvSpPr txBox="1"/>
                        <wps:spPr>
                          <a:xfrm>
                            <a:off x="360" y="624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PC1</w:t>
                              </w:r>
                            </w:p>
                          </w:txbxContent>
                        </wps:txbx>
                        <wps:bodyPr lIns="78638" tIns="39319" rIns="78638" bIns="39319" upright="1"/>
                      </wps:wsp>
                      <wps:wsp>
                        <wps:cNvPr id="26" name="文本框 26"/>
                        <wps:cNvSpPr txBox="1"/>
                        <wps:spPr>
                          <a:xfrm>
                            <a:off x="6120" y="624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PC3</w:t>
                              </w:r>
                            </w:p>
                          </w:txbxContent>
                        </wps:txbx>
                        <wps:bodyPr lIns="78638" tIns="39319" rIns="78638" bIns="39319" upright="1"/>
                      </wps:wsp>
                      <wps:wsp>
                        <wps:cNvPr id="27" name="文本框 27"/>
                        <wps:cNvSpPr txBox="1"/>
                        <wps:spPr>
                          <a:xfrm>
                            <a:off x="1800" y="0"/>
                            <a:ext cx="1800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hint="eastAsia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SwitchA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：三层交换</w:t>
                              </w:r>
                            </w:p>
                          </w:txbxContent>
                        </wps:txbx>
                        <wps:bodyPr lIns="78638" tIns="39319" rIns="78638" bIns="39319" upright="1"/>
                      </wps:wsp>
                      <pic:pic xmlns:pic="http://schemas.openxmlformats.org/drawingml/2006/picture">
                        <pic:nvPicPr>
                          <pic:cNvPr id="28" name="图片 503" descr="Route-processor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140" y="878"/>
                            <a:ext cx="1080" cy="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" name="直接连接符 29"/>
                        <wps:cNvCnPr/>
                        <wps:spPr>
                          <a:xfrm rot="2700000" flipH="1" flipV="1">
                            <a:off x="1455" y="1202"/>
                            <a:ext cx="306" cy="1536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99C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  <a:effectLst>
                            <a:outerShdw dist="17961" dir="2699999" algn="ctr" rotWithShape="0">
                              <a:srgbClr val="000000"/>
                            </a:outerShdw>
                          </a:effectLst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0" name="图片 505" descr="PC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87" y="2438"/>
                            <a:ext cx="673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" name="文本框 31"/>
                        <wps:cNvSpPr txBox="1"/>
                        <wps:spPr>
                          <a:xfrm>
                            <a:off x="540" y="2168"/>
                            <a:ext cx="759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PC2</w:t>
                              </w:r>
                            </w:p>
                          </w:txbxContent>
                        </wps:txbx>
                        <wps:bodyPr lIns="78638" tIns="39319" rIns="78638" bIns="39319" upright="1"/>
                      </wps:wsp>
                      <wps:wsp>
                        <wps:cNvPr id="32" name="文本框 32"/>
                        <wps:cNvSpPr txBox="1"/>
                        <wps:spPr>
                          <a:xfrm>
                            <a:off x="3960" y="468"/>
                            <a:ext cx="1800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hint="eastAsia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SwitchB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：二层交换</w:t>
                              </w:r>
                            </w:p>
                          </w:txbxContent>
                        </wps:txbx>
                        <wps:bodyPr lIns="78638" tIns="39319" rIns="78638" bIns="39319" upright="1"/>
                      </wps:wsp>
                      <wps:wsp>
                        <wps:cNvPr id="33" name="文本框 33"/>
                        <wps:cNvSpPr txBox="1"/>
                        <wps:spPr>
                          <a:xfrm>
                            <a:off x="1080" y="2028"/>
                            <a:ext cx="18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20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4" name="文本框 34"/>
                        <wps:cNvSpPr txBox="1"/>
                        <wps:spPr>
                          <a:xfrm>
                            <a:off x="288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5" name="文本框 35"/>
                        <wps:cNvSpPr txBox="1"/>
                        <wps:spPr>
                          <a:xfrm>
                            <a:off x="3600" y="1248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6" name="文本框 36"/>
                        <wps:cNvSpPr txBox="1"/>
                        <wps:spPr>
                          <a:xfrm>
                            <a:off x="144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7" name="文本框 37"/>
                        <wps:cNvSpPr txBox="1"/>
                        <wps:spPr>
                          <a:xfrm>
                            <a:off x="5400" y="1560"/>
                            <a:ext cx="180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8" name="文本框 38"/>
                        <wps:cNvSpPr txBox="1"/>
                        <wps:spPr>
                          <a:xfrm>
                            <a:off x="522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9" name="文本框 39"/>
                        <wps:cNvSpPr txBox="1"/>
                        <wps:spPr>
                          <a:xfrm>
                            <a:off x="1800" y="1309"/>
                            <a:ext cx="108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F0/15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40" name="文本框 40"/>
                        <wps:cNvSpPr txBox="1"/>
                        <wps:spPr>
                          <a:xfrm>
                            <a:off x="180" y="1249"/>
                            <a:ext cx="18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41" name="图片 516" descr="second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60" y="468"/>
                            <a:ext cx="700" cy="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2" name="文本框 42"/>
                        <wps:cNvSpPr txBox="1"/>
                        <wps:spPr>
                          <a:xfrm>
                            <a:off x="4500" y="2028"/>
                            <a:ext cx="3060" cy="10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VLAN 10：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网络号：192.168.10.0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指定网关：192.168.10.254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56pt;width:378pt;" coordsize="7560,3120" o:gfxdata="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">
                <o:lock v:ext="edit" aspectratio="f"/>
                <v:rect id="_x0000_s1026" o:spid="_x0000_s1026" o:spt="1" style="position:absolute;left:0;top:0;height:3120;width:7560;" filled="f" stroked="f" coordsize="21600,21600" o:gfxdata="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R/LN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text="t" aspectratio="t"/>
                </v:rect>
                <v:line id="_x0000_s1026" o:spid="_x0000_s1026" o:spt="20" style="position:absolute;left:879;top:1171;height:77;width:5421;" filled="f" stroked="t" coordsize="21600,21600" o:gfxdata="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MjEbO8AAAA&#10;2w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99CC" joinstyle="round"/>
                  <v:imagedata o:title=""/>
                  <o:lock v:ext="edit" aspectratio="f"/>
                  <v:shadow on="t" color="#000000" offset="1pt,1pt" origin="0f,0f" matrix="65536f,0f,0f,65536f"/>
                </v:line>
                <v:shape id="图片 498" o:spid="_x0000_s1026" o:spt="75" alt="PC" type="#_x0000_t75" style="position:absolute;left:360;top:926;height:634;width:720;" filled="f" o:preferrelative="t" stroked="f" coordsize="21600,21600" o:gfxdata="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LZcq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" o:title=""/>
                  <o:lock v:ext="edit" aspectratio="t"/>
                </v:shape>
                <v:shape id="图片 499" o:spid="_x0000_s1026" o:spt="75" alt="PC" type="#_x0000_t75" style="position:absolute;left:6120;top:926;height:634;width:720;" filled="f" o:preferrelative="t" stroked="f" coordsize="21600,21600" o:gfxdata="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cQPX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" o:title=""/>
                  <o:lock v:ext="edit" aspectratio="t"/>
                </v:shape>
                <v:shape id="_x0000_s1026" o:spid="_x0000_s1026" o:spt="202" type="#_x0000_t202" style="position:absolute;left:360;top:624;height:468;width:900;" filled="f" stroked="f" coordsize="21600,21600" o:gfxdata="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nVAa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PC1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120;top:624;height:468;width:900;" filled="f" stroked="f" coordsize="21600,21600" o:gfxdata="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6p94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PC3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800;top:0;height:527;width:1800;" filled="f" stroked="f" coordsize="21600,21600" o:gfxdata="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Xre4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hint="eastAsia"/>
                            <w:b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color w:val="000000"/>
                            <w:sz w:val="18"/>
                            <w:szCs w:val="18"/>
                          </w:rPr>
                          <w:t>SwitchA</w:t>
                        </w:r>
                        <w:r>
                          <w:rPr>
                            <w:rFonts w:hint="eastAsia"/>
                            <w:b/>
                            <w:color w:val="000000"/>
                            <w:sz w:val="18"/>
                            <w:szCs w:val="18"/>
                          </w:rPr>
                          <w:t>：三层交换</w:t>
                        </w:r>
                      </w:p>
                    </w:txbxContent>
                  </v:textbox>
                </v:shape>
                <v:shape id="图片 503" o:spid="_x0000_s1026" o:spt="75" alt="Route-processor" type="#_x0000_t75" style="position:absolute;left:4140;top:878;height:412;width:1080;" filled="f" o:preferrelative="t" stroked="f" coordsize="21600,21600" o:gfxdata="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wQNmq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7" o:title=""/>
                  <o:lock v:ext="edit" aspectratio="t"/>
                </v:shape>
                <v:line id="_x0000_s1026" o:spid="_x0000_s1026" o:spt="20" style="position:absolute;left:1455;top:1202;flip:x y;height:1536;width:306;rotation:2949120f;" filled="f" stroked="t" coordsize="21600,21600" o:gfxdata="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C+1eK/&#10;AAAA2wAAAA8AAAAAAAAAAQAgAAAAIgAAAGRycy9kb3ducmV2LnhtbFBLAQIUABQAAAAIAIdO4kAz&#10;LwWeOwAAADkAAAAQAAAAAAAAAAEAIAAAAA4BAABkcnMvc2hhcGV4bWwueG1sUEsFBgAAAAAGAAYA&#10;WwEAALgDAAAAAA==&#10;">
                  <v:fill on="f" focussize="0,0"/>
                  <v:stroke weight="2pt" color="#0099CC" joinstyle="round"/>
                  <v:imagedata o:title=""/>
                  <o:lock v:ext="edit" aspectratio="f"/>
                  <v:shadow on="t" color="#000000" offset="1pt,1pt" origin="0f,0f" matrix="65536f,0f,0f,65536f"/>
                </v:line>
                <v:shape id="图片 505" o:spid="_x0000_s1026" o:spt="75" alt="PC" type="#_x0000_t75" style="position:absolute;left:587;top:2438;height:593;width:673;" filled="f" o:preferrelative="t" stroked="f" coordsize="21600,21600" o:gfxdata="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DJp+A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6" o:title=""/>
                  <o:lock v:ext="edit" aspectratio="t"/>
                </v:shape>
                <v:shape id="_x0000_s1026" o:spid="_x0000_s1026" o:spt="202" type="#_x0000_t202" style="position:absolute;left:540;top:2168;height:484;width:759;" filled="f" stroked="f" coordsize="21600,21600" o:gfxdata="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JfQt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PC2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960;top:468;height:371;width:1800;" filled="f" stroked="f" coordsize="21600,21600" o:gfxdata="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EVOw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hint="eastAsia"/>
                            <w:b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color w:val="000000"/>
                            <w:sz w:val="18"/>
                            <w:szCs w:val="18"/>
                          </w:rPr>
                          <w:t>SwitchB</w:t>
                        </w:r>
                        <w:r>
                          <w:rPr>
                            <w:rFonts w:hint="eastAsia"/>
                            <w:b/>
                            <w:color w:val="000000"/>
                            <w:sz w:val="18"/>
                            <w:szCs w:val="18"/>
                          </w:rPr>
                          <w:t>：二层交换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080;top:2028;height:468;width:1800;" filled="f" stroked="f" coordsize="21600,21600" o:gfxdata="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NRE4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20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880;top:780;height:468;width:900;" filled="f" stroked="f" coordsize="21600,21600" o:gfxdata="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PdyV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F0/24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600;top:1248;height:468;width:900;" filled="f" stroked="f" coordsize="21600,21600" o:gfxdata="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cXkO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F0/24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440;top:780;height:468;width:900;" filled="f" stroked="f" coordsize="21600,21600" o:gfxdata="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ij53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F0/5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5400;top:1560;height:624;width:1800;" filled="f" stroked="f" coordsize="21600,21600" o:gfxdata="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fvQuK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10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5220;top:780;height:468;width:900;" filled="f" stroked="f" coordsize="21600,21600" o:gfxdata="UEsDBAoAAAAAAIdO4kAAAAAAAAAAAAAAAAAEAAAAZHJzL1BLAwQUAAAACACHTuJA9nDWkLkAAADb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xrHxS/wBcv0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Zw1pC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F0/5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800;top:1309;height:468;width:1080;" filled="f" stroked="f" coordsize="21600,21600" o:gfxdata="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PHML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F0/15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80;top:1249;height:468;width:1800;" filled="f" stroked="f" coordsize="21600,21600" o:gfxdata="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ACp6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10</w:t>
                        </w:r>
                      </w:p>
                    </w:txbxContent>
                  </v:textbox>
                </v:shape>
                <v:shape id="图片 516" o:spid="_x0000_s1026" o:spt="75" alt="second" type="#_x0000_t75" style="position:absolute;left:2160;top:468;height:786;width:700;" filled="f" o:preferrelative="t" stroked="f" coordsize="21600,21600" o:gfxdata="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sW9N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t"/>
                </v:shape>
                <v:shape id="_x0000_s1026" o:spid="_x0000_s1026" o:spt="202" type="#_x0000_t202" style="position:absolute;left:4500;top:2028;height:1092;width:3060;" fillcolor="#FFFFFF" filled="t" stroked="t" coordsize="21600,21600" o:gfxdata="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Vpyyi/&#10;AAAA2wAAAA8AAAAAAAAAAQAgAAAAIgAAAGRycy9kb3ducmV2LnhtbFBLAQIUABQAAAAIAIdO4kAz&#10;LwWeOwAAADkAAAAQAAAAAAAAAAEAIAAAAA4BAABkcnMvc2hhcGV4bWwueG1sUEsFBgAAAAAGAAYA&#10;WwEAALgD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VLAN 10：</w:t>
                        </w:r>
                      </w:p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网络号：192.168.10.0</w:t>
                        </w:r>
                      </w:p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指定网关：192.168.10.254</w:t>
                        </w:r>
                      </w:p>
                      <w:p>
                        <w:pPr>
                          <w:rPr>
                            <w:rFonts w:hint="eastAsia"/>
                          </w:rPr>
                        </w:pP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  <w:r>
        <w:rPr>
          <w:rFonts w:hint="eastAsia" w:ascii="宋体" w:hAnsi="宋体"/>
          <w:b/>
          <w:bCs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1981200</wp:posOffset>
                </wp:positionV>
                <wp:extent cx="2171700" cy="693420"/>
                <wp:effectExtent l="4445" t="4445" r="18415" b="18415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VLAN 20：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网络号：192.168.20.0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指定网关：192.168.20.254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3pt;margin-top:156pt;height:54.6pt;width:171pt;z-index:251720704;mso-width-relative:page;mso-height-relative:page;" fillcolor="#FFFFFF" filled="t" stroked="t" coordsize="21600,21600" o:gfxdata="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rqybSNgAAAALAQAADwAAAAAAAAABACAAAAAiAAAAZHJzL2Rvd25yZXYueG1sUEsBAhQA&#10;FAAAAAgAh07iQF9hhSbyAQAA6gMAAA4AAAAAAAAAAQAgAAAAJwEAAGRycy9lMm9Eb2MueG1sUEsF&#10;BgAAAAAGAAYAWQEAAIs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VLAN 20：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网络号：192.168.20.0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指定网关：192.168.20.254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ascii="宋体" w:hAnsi="宋体"/>
          <w:b/>
          <w:bCs/>
          <w:sz w:val="21"/>
          <w:szCs w:val="21"/>
        </w:rPr>
      </w:pPr>
    </w:p>
    <w:p>
      <w:pPr>
        <w:rPr>
          <w:rFonts w:hint="eastAsia" w:ascii="宋体" w:hAnsi="宋体"/>
          <w:b/>
          <w:bCs/>
          <w:sz w:val="21"/>
          <w:szCs w:val="21"/>
        </w:rPr>
      </w:pPr>
    </w:p>
    <w:p>
      <w:pPr>
        <w:rPr>
          <w:rFonts w:hint="eastAsia" w:ascii="宋体" w:hAnsi="宋体"/>
          <w:b/>
          <w:bCs/>
          <w:sz w:val="21"/>
          <w:szCs w:val="21"/>
        </w:rPr>
      </w:pPr>
    </w:p>
    <w:p>
      <w:pPr>
        <w:numPr>
          <w:ilvl w:val="1"/>
          <w:numId w:val="4"/>
        </w:numPr>
        <w:rPr>
          <w:rFonts w:hint="eastAsia" w:ascii="宋体" w:hAnsi="宋体"/>
          <w:b/>
          <w:bCs/>
          <w:sz w:val="21"/>
          <w:szCs w:val="21"/>
        </w:rPr>
      </w:pPr>
      <w:r>
        <w:rPr>
          <w:rFonts w:hint="eastAsia" w:ascii="宋体" w:hAnsi="宋体"/>
          <w:b/>
          <w:bCs/>
          <w:sz w:val="21"/>
          <w:szCs w:val="21"/>
        </w:rPr>
        <w:t>实验说明：</w:t>
      </w:r>
    </w:p>
    <w:p>
      <w:pPr>
        <w:numPr>
          <w:ilvl w:val="2"/>
          <w:numId w:val="4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每个实验平台分为2个小组，每组一实验拓扑与所需设备如上图所示。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每个小组4个人，共同完成上述实验内容。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 w:eastAsia="宋体"/>
          <w:sz w:val="21"/>
          <w:szCs w:val="21"/>
          <w:lang w:val="en-US" w:eastAsia="zh-CN"/>
        </w:rPr>
        <w:drawing>
          <wp:inline distT="0" distB="0" distL="114300" distR="114300">
            <wp:extent cx="5266690" cy="2847340"/>
            <wp:effectExtent l="0" t="0" r="6350" b="2540"/>
            <wp:docPr id="7" name="图片 7" descr="2021-10-26_10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-10-26_10135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/>
    <w:p>
      <w:r>
        <w:drawing>
          <wp:inline distT="0" distB="0" distL="0" distR="0">
            <wp:extent cx="5274310" cy="2966720"/>
            <wp:effectExtent l="0" t="0" r="1397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966720"/>
            <wp:effectExtent l="0" t="0" r="1397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966720"/>
            <wp:effectExtent l="0" t="0" r="1397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966720"/>
            <wp:effectExtent l="0" t="0" r="1397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lvl w:ilvl="0" w:tentative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">
    <w:nsid w:val="0000000F"/>
    <w:multiLevelType w:val="singleLevel"/>
    <w:tmpl w:val="0000000F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00000017"/>
    <w:multiLevelType w:val="singleLevel"/>
    <w:tmpl w:val="00000017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00000021"/>
    <w:multiLevelType w:val="multilevel"/>
    <w:tmpl w:val="00000021"/>
    <w:lvl w:ilvl="0" w:tentative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4">
    <w:nsid w:val="00000027"/>
    <w:multiLevelType w:val="multilevel"/>
    <w:tmpl w:val="00000027"/>
    <w:lvl w:ilvl="0" w:tentative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赵 阔">
    <w15:presenceInfo w15:providerId="None" w15:userId="赵 阔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7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7861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microsoft.com/office/2011/relationships/people" Target="people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2021-11-01T11:17:26Z</dcterms:created>
  <dc:creator>26757</dc:creator>
  <cp:lastModifiedBy>26757</cp:lastModifiedBy>
  <dcterms:modified xsi:type="dcterms:W3CDTF">2021-11-01T11:24:34Z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