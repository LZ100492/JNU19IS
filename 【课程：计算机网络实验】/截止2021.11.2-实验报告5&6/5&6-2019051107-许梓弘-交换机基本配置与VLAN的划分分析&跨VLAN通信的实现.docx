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楷体_GB2312" w:cs="Times New Roman"/>
          <w:b/>
          <w:sz w:val="44"/>
          <w:szCs w:val="44"/>
        </w:rPr>
      </w:pPr>
      <w:r>
        <w:rPr>
          <w:rFonts w:ascii="Times New Roman" w:hAnsi="Times New Roman" w:eastAsia="楷体_GB2312" w:cs="Times New Roman"/>
          <w:b/>
          <w:sz w:val="44"/>
          <w:szCs w:val="44"/>
        </w:rPr>
        <w:t>暨南大学本科实验报告专用纸</w:t>
      </w:r>
    </w:p>
    <w:p>
      <w:pPr>
        <w:spacing w:line="420" w:lineRule="exact"/>
        <w:rPr>
          <w:rFonts w:ascii="Times New Roman" w:hAnsi="Times New Roman" w:eastAsia="楷体_GB2312" w:cs="Times New Roman"/>
          <w:sz w:val="28"/>
          <w:szCs w:val="28"/>
        </w:rPr>
      </w:pPr>
      <w:r>
        <w:rPr>
          <w:rFonts w:ascii="Times New Roman" w:hAnsi="Times New Roman" w:eastAsia="楷体_GB2312" w:cs="Times New Roman"/>
          <w:sz w:val="28"/>
          <w:szCs w:val="28"/>
        </w:rPr>
        <w:t>课程名称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 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计算机网络实验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   </w:t>
      </w:r>
      <w:r>
        <w:rPr>
          <w:rFonts w:ascii="Times New Roman" w:hAnsi="Times New Roman" w:eastAsia="楷体_GB2312" w:cs="Times New Roman"/>
          <w:sz w:val="28"/>
          <w:szCs w:val="28"/>
        </w:rPr>
        <w:t>成绩评定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  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 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</w:t>
      </w:r>
    </w:p>
    <w:p>
      <w:pPr>
        <w:spacing w:line="420" w:lineRule="exact"/>
        <w:rPr>
          <w:rFonts w:hint="eastAsia" w:ascii="Times New Roman" w:hAnsi="Times New Roman" w:eastAsia="楷体_GB2312" w:cs="Times New Roman"/>
          <w:sz w:val="28"/>
          <w:szCs w:val="28"/>
          <w:lang w:val="en-US" w:eastAsia="zh-CN"/>
        </w:rPr>
      </w:pPr>
      <w:r>
        <w:rPr>
          <w:rFonts w:ascii="Times New Roman" w:hAnsi="Times New Roman" w:eastAsia="楷体_GB2312" w:cs="Times New Roman"/>
          <w:sz w:val="28"/>
          <w:szCs w:val="28"/>
        </w:rPr>
        <w:t>实验项目名称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交换机基本配置与VLAN的划分以及跨VLAN通信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eastAsia="楷体_GB2312" w:cs="Times New Roman"/>
          <w:sz w:val="28"/>
          <w:szCs w:val="28"/>
        </w:rPr>
        <w:t>指导教师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潘冰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</w:t>
      </w:r>
    </w:p>
    <w:p>
      <w:pPr>
        <w:spacing w:line="420" w:lineRule="exact"/>
        <w:rPr>
          <w:rFonts w:ascii="Times New Roman" w:hAnsi="Times New Roman" w:eastAsia="楷体_GB2312" w:cs="Times New Roman"/>
          <w:sz w:val="28"/>
          <w:szCs w:val="28"/>
          <w:u w:val="single"/>
        </w:rPr>
      </w:pPr>
      <w:r>
        <w:rPr>
          <w:rFonts w:ascii="Times New Roman" w:hAnsi="Times New Roman" w:eastAsia="楷体_GB2312" w:cs="Times New Roman"/>
          <w:sz w:val="28"/>
          <w:szCs w:val="28"/>
        </w:rPr>
        <w:t>实验项目编号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 05&amp;06  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实验项目类型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验证型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实验地点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B402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</w:t>
      </w:r>
    </w:p>
    <w:p>
      <w:pPr>
        <w:spacing w:line="420" w:lineRule="exact"/>
        <w:rPr>
          <w:rFonts w:hint="eastAsia" w:ascii="Times New Roman" w:hAnsi="Times New Roman" w:eastAsia="楷体_GB2312" w:cs="Times New Roman"/>
          <w:sz w:val="28"/>
          <w:szCs w:val="28"/>
          <w:u w:val="single"/>
          <w:lang w:val="en-US" w:eastAsia="zh-CN"/>
        </w:rPr>
      </w:pPr>
      <w:r>
        <w:rPr>
          <w:rFonts w:ascii="Times New Roman" w:hAnsi="Times New Roman" w:eastAsia="楷体_GB2312" w:cs="Times New Roman"/>
          <w:sz w:val="28"/>
          <w:szCs w:val="28"/>
        </w:rPr>
        <w:t>学生姓名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  许梓弘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eastAsia="楷体_GB2312" w:cs="Times New Roman"/>
          <w:sz w:val="28"/>
          <w:szCs w:val="28"/>
        </w:rPr>
        <w:t>学号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    2019051107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</w:t>
      </w:r>
    </w:p>
    <w:p>
      <w:pPr>
        <w:numPr>
          <w:ins w:id="0" w:author="MC SYSTEM" w:date="2006-06-11T14:06:00Z"/>
        </w:numPr>
        <w:spacing w:line="420" w:lineRule="exact"/>
        <w:rPr>
          <w:rFonts w:ascii="Times New Roman" w:hAnsi="Times New Roman" w:eastAsia="楷体_GB2312" w:cs="Times New Roman"/>
          <w:sz w:val="28"/>
          <w:szCs w:val="28"/>
          <w:u w:val="single"/>
        </w:rPr>
      </w:pPr>
      <w:r>
        <w:rPr>
          <w:rFonts w:ascii="Times New Roman" w:hAnsi="Times New Roman" w:eastAsia="楷体_GB2312" w:cs="Times New Roman"/>
          <w:sz w:val="28"/>
          <w:szCs w:val="28"/>
        </w:rPr>
        <w:t>学院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智能科学与工程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</w:t>
      </w:r>
      <w:r>
        <w:rPr>
          <w:rFonts w:ascii="Times New Roman" w:hAnsi="Times New Roman" w:eastAsia="楷体_GB2312" w:cs="Times New Roman"/>
          <w:sz w:val="28"/>
          <w:szCs w:val="28"/>
        </w:rPr>
        <w:t>系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      </w:t>
      </w:r>
      <w:r>
        <w:rPr>
          <w:rFonts w:ascii="Times New Roman" w:hAnsi="Times New Roman" w:eastAsia="楷体_GB2312" w:cs="Times New Roman"/>
          <w:sz w:val="28"/>
          <w:szCs w:val="28"/>
        </w:rPr>
        <w:t>专业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  信息安全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  </w:t>
      </w:r>
    </w:p>
    <w:p>
      <w:pPr>
        <w:spacing w:line="420" w:lineRule="exact"/>
        <w:rPr>
          <w:rFonts w:ascii="Times New Roman" w:hAnsi="Times New Roman" w:eastAsia="楷体_GB2312" w:cs="Times New Roman"/>
          <w:sz w:val="28"/>
          <w:szCs w:val="28"/>
        </w:rPr>
      </w:pPr>
      <w:r>
        <w:rPr>
          <w:rFonts w:ascii="Times New Roman" w:hAnsi="Times New Roman" w:eastAsia="楷体_GB2312" w:cs="Times New Roman"/>
          <w:sz w:val="28"/>
          <w:szCs w:val="28"/>
        </w:rPr>
        <w:t>实验时间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2021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年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10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月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19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日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下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午～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10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月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26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日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下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午</w:t>
      </w:r>
    </w:p>
    <w:p>
      <w:pPr>
        <w:spacing w:line="420" w:lineRule="exact"/>
        <w:rPr>
          <w:rFonts w:hint="eastAsia" w:eastAsia="楷体_GB2312" w:cs="Times New Roman"/>
          <w:sz w:val="28"/>
          <w:szCs w:val="28"/>
          <w:u w:val="single"/>
          <w:lang w:val="en-US" w:eastAsia="zh-CN"/>
        </w:rPr>
      </w:pPr>
    </w:p>
    <w:p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实验目的</w:t>
      </w:r>
    </w:p>
    <w:p>
      <w:pPr>
        <w:numPr>
          <w:ilvl w:val="1"/>
          <w:numId w:val="2"/>
        </w:num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了解交换机的配置方式</w:t>
      </w:r>
    </w:p>
    <w:p>
      <w:pPr>
        <w:numPr>
          <w:ilvl w:val="1"/>
          <w:numId w:val="2"/>
        </w:num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掌握交换机命令行各种操作模式的区别以及模式之间的切换。</w:t>
      </w:r>
    </w:p>
    <w:p>
      <w:pPr>
        <w:numPr>
          <w:ilvl w:val="1"/>
          <w:numId w:val="2"/>
        </w:num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查询交换机系统和配置信息，掌握当前交换机的工作转状态。</w:t>
      </w:r>
    </w:p>
    <w:p>
      <w:pPr>
        <w:numPr>
          <w:ilvl w:val="1"/>
          <w:numId w:val="2"/>
        </w:num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理解基于交换机端口的VLAN划分。</w:t>
      </w:r>
    </w:p>
    <w:p>
      <w:pPr>
        <w:pStyle w:val="8"/>
        <w:numPr>
          <w:ilvl w:val="1"/>
          <w:numId w:val="3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了解VLAN 之间的通信过程与实现方式。</w:t>
      </w:r>
    </w:p>
    <w:p>
      <w:pPr>
        <w:pStyle w:val="8"/>
        <w:numPr>
          <w:ilvl w:val="1"/>
          <w:numId w:val="3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熟悉三层交换和路由器实现VLAN之间通信的配置与实现</w:t>
      </w:r>
    </w:p>
    <w:p>
      <w:pPr>
        <w:numPr>
          <w:ilvl w:val="0"/>
          <w:numId w:val="1"/>
        </w:numPr>
        <w:rPr>
          <w:rFonts w:ascii="宋体" w:hAnsi="宋体"/>
          <w:b/>
          <w:bCs/>
          <w:color w:val="000000"/>
          <w:sz w:val="28"/>
          <w:szCs w:val="28"/>
        </w:rPr>
      </w:pPr>
      <w:r>
        <w:rPr>
          <w:rFonts w:hint="eastAsia" w:ascii="宋体" w:hAnsi="宋体"/>
          <w:b/>
          <w:bCs/>
          <w:color w:val="000000"/>
          <w:sz w:val="28"/>
          <w:szCs w:val="28"/>
        </w:rPr>
        <w:t>实验内容</w:t>
      </w:r>
    </w:p>
    <w:p>
      <w:pPr>
        <w:numPr>
          <w:ilvl w:val="1"/>
          <w:numId w:val="2"/>
        </w:numPr>
        <w:spacing w:line="276" w:lineRule="auto"/>
        <w:ind w:left="1434" w:hanging="357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命令行下交换机各种模式切换。</w:t>
      </w:r>
    </w:p>
    <w:p>
      <w:pPr>
        <w:numPr>
          <w:ilvl w:val="1"/>
          <w:numId w:val="2"/>
        </w:numPr>
        <w:spacing w:line="276" w:lineRule="auto"/>
        <w:ind w:left="1434" w:hanging="357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查看并熟悉交换机的配置信息。</w:t>
      </w:r>
    </w:p>
    <w:p>
      <w:pPr>
        <w:numPr>
          <w:ilvl w:val="1"/>
          <w:numId w:val="2"/>
        </w:numPr>
        <w:spacing w:line="276" w:lineRule="auto"/>
        <w:ind w:left="1434" w:hanging="357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用命令行方式在（同一台和不同交换机两种环境）交换机上配置（不同的）</w:t>
      </w:r>
      <w:r>
        <w:rPr>
          <w:rFonts w:ascii="宋体" w:hAnsi="宋体"/>
          <w:sz w:val="24"/>
        </w:rPr>
        <w:t>VLAN</w:t>
      </w:r>
      <w:r>
        <w:rPr>
          <w:rFonts w:hint="eastAsia" w:ascii="宋体" w:hAnsi="宋体"/>
          <w:sz w:val="24"/>
        </w:rPr>
        <w:t>。</w:t>
      </w:r>
    </w:p>
    <w:p>
      <w:pPr>
        <w:numPr>
          <w:ilvl w:val="1"/>
          <w:numId w:val="2"/>
        </w:numPr>
        <w:spacing w:line="276" w:lineRule="auto"/>
        <w:ind w:left="1434" w:hanging="357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在两个交换机上配置TRUNK。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sz w:val="24"/>
        </w:rPr>
        <w:t>测试同一VLAN的用户可以通信，而不同的VLAN的用户不能直接通信。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通过三层交换机实现VLAN间互相通信。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在三层交换机上创建VLAN，给VLAN分配IP地址，向VLAN中添加交换机端口，并激活路由选择协议的操作。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在两层交换机间创建VLAN，向VLAN中添加交换机端口，配置Trunk端口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在路由器上创建子接口，设置包封装格式，并激活路由选择协议的操作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测试不同VLAN间通信。</w:t>
      </w:r>
    </w:p>
    <w:p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实验器件、仪器和设备</w:t>
      </w:r>
    </w:p>
    <w:p>
      <w:pPr>
        <w:numPr>
          <w:ilvl w:val="1"/>
          <w:numId w:val="1"/>
        </w:numPr>
        <w:tabs>
          <w:tab w:val="left" w:pos="1440"/>
        </w:tabs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实验五：</w:t>
      </w:r>
    </w:p>
    <w:p>
      <w:pPr>
        <w:tabs>
          <w:tab w:val="left" w:pos="1440"/>
        </w:tabs>
        <w:ind w:left="840"/>
        <w:rPr>
          <w:szCs w:val="21"/>
        </w:rPr>
      </w:pPr>
      <w:r>
        <w:rPr>
          <w:rFonts w:hint="eastAsia" w:ascii="宋体" w:hAnsi="宋体"/>
          <w:b/>
          <w:bCs/>
          <w:szCs w:val="21"/>
        </w:rPr>
        <w:t>实验设备</w:t>
      </w:r>
      <w:r>
        <w:rPr>
          <w:rFonts w:hint="eastAsia" w:ascii="宋体" w:hAnsi="宋体"/>
          <w:bCs/>
          <w:szCs w:val="21"/>
        </w:rPr>
        <w:t>：两台交换机（二层），三台PC机。</w:t>
      </w:r>
    </w:p>
    <w:p>
      <w:pPr>
        <w:tabs>
          <w:tab w:val="left" w:pos="1440"/>
        </w:tabs>
        <w:ind w:left="840"/>
        <w:rPr>
          <w:szCs w:val="21"/>
        </w:rPr>
      </w:pPr>
      <w:r>
        <w:rPr>
          <w:rFonts w:hint="eastAsia" w:ascii="宋体" w:hAnsi="宋体"/>
          <w:b/>
          <w:bCs/>
          <w:szCs w:val="21"/>
        </w:rPr>
        <w:t>拓扑结构：</w:t>
      </w:r>
    </w:p>
    <w:p>
      <w:pPr>
        <w:tabs>
          <w:tab w:val="left" w:pos="1440"/>
        </w:tabs>
        <w:ind w:left="840"/>
        <w:rPr>
          <w:rFonts w:ascii="宋体" w:hAnsi="宋体"/>
          <w:b/>
          <w:bCs/>
          <w:szCs w:val="21"/>
        </w:rPr>
      </w:pPr>
      <w:r>
        <w:rPr>
          <w:rFonts w:ascii="宋体" w:hAnsi="宋体"/>
          <w:b/>
          <w:bCs/>
          <w:szCs w:val="21"/>
        </w:rPr>
        <mc:AlternateContent>
          <mc:Choice Requires="wpg">
            <w:drawing>
              <wp:inline distT="0" distB="0" distL="0" distR="0">
                <wp:extent cx="4800600" cy="1981200"/>
                <wp:effectExtent l="0" t="0" r="0" b="0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1981200"/>
                          <a:chOff x="0" y="0"/>
                          <a:chExt cx="7560" cy="3120"/>
                        </a:xfrm>
                      </wpg:grpSpPr>
                      <wps:wsp>
                        <wps:cNvPr id="21" name="图片 8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7560" cy="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直线 9"/>
                        <wps:cNvCnPr>
                          <a:cxnSpLocks noChangeShapeType="1"/>
                        </wps:cNvCnPr>
                        <wps:spPr bwMode="auto">
                          <a:xfrm>
                            <a:off x="879" y="1171"/>
                            <a:ext cx="5421" cy="7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6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12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" name="文本框 12"/>
                        <wps:cNvSpPr txBox="1">
                          <a:spLocks noChangeArrowheads="1"/>
                        </wps:cNvSpPr>
                        <wps:spPr bwMode="auto">
                          <a:xfrm>
                            <a:off x="36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PC1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26" name="文本框 13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PC3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27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980" y="468"/>
                            <a:ext cx="1260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>SwitchA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140" y="878"/>
                            <a:ext cx="1080" cy="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直线 17"/>
                        <wps:cNvCnPr>
                          <a:cxnSpLocks noChangeShapeType="1"/>
                        </wps:cNvCnPr>
                        <wps:spPr bwMode="auto">
                          <a:xfrm rot="2700000" flipH="1" flipV="1">
                            <a:off x="1455" y="1202"/>
                            <a:ext cx="306" cy="15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0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980" y="936"/>
                            <a:ext cx="1080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40" y="2496"/>
                            <a:ext cx="673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" name="文本框 15"/>
                        <wps:cNvSpPr txBox="1">
                          <a:spLocks noChangeArrowheads="1"/>
                        </wps:cNvSpPr>
                        <wps:spPr bwMode="auto">
                          <a:xfrm>
                            <a:off x="540" y="2168"/>
                            <a:ext cx="759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PC2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33" name="文本框 20"/>
                        <wps:cNvSpPr txBox="1">
                          <a:spLocks noChangeArrowheads="1"/>
                        </wps:cNvSpPr>
                        <wps:spPr bwMode="auto">
                          <a:xfrm>
                            <a:off x="4140" y="468"/>
                            <a:ext cx="1226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SwitchB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34" name="文本框 21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2028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文本框 22"/>
                        <wps:cNvSpPr txBox="1">
                          <a:spLocks noChangeArrowheads="1"/>
                        </wps:cNvSpPr>
                        <wps:spPr bwMode="auto">
                          <a:xfrm>
                            <a:off x="288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文本框 23"/>
                        <wps:cNvSpPr txBox="1">
                          <a:spLocks noChangeArrowheads="1"/>
                        </wps:cNvSpPr>
                        <wps:spPr bwMode="auto">
                          <a:xfrm>
                            <a:off x="3600" y="1248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文本框 2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文本框 25"/>
                        <wps:cNvSpPr txBox="1">
                          <a:spLocks noChangeArrowheads="1"/>
                        </wps:cNvSpPr>
                        <wps:spPr bwMode="auto">
                          <a:xfrm>
                            <a:off x="5400" y="1560"/>
                            <a:ext cx="180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文本框 26"/>
                        <wps:cNvSpPr txBox="1">
                          <a:spLocks noChangeArrowheads="1"/>
                        </wps:cNvSpPr>
                        <wps:spPr bwMode="auto">
                          <a:xfrm>
                            <a:off x="522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文本框 27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1309"/>
                            <a:ext cx="108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文本框 28"/>
                        <wps:cNvSpPr txBox="1">
                          <a:spLocks noChangeArrowheads="1"/>
                        </wps:cNvSpPr>
                        <wps:spPr bwMode="auto">
                          <a:xfrm>
                            <a:off x="180" y="1249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56pt;width:378pt;" coordsize="7560,3120" o:gfxdata="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C5s8AC/AAAApQEAABkA&#10;AABkcnMvX3JlbHMvZTJvRG9jLnhtbC5yZWxzvZDBisIwEIbvC/sOYe7btD0sspj2IoJXcR9gSKZp&#10;sJmEJIq+vYFlQUHw5nFm+L//Y9bjxS/iTCm7wAq6pgVBrINxbBX8HrZfKxC5IBtcApOCK2UYh8+P&#10;9Z4WLDWUZxezqBTOCuZS4o+UWc/kMTchEtfLFJLHUsdkZUR9REuyb9tvme4ZMDwwxc4oSDvTgzhc&#10;Y21+zQ7T5DRtgj554vKkQjpfuysQk6WiwJNx+Lfsm8gW5HOH7j0O3b+DfHjucAN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">
                <o:lock v:ext="edit" aspectratio="f"/>
                <v:rect id="图片 8" o:spid="_x0000_s1026" o:spt="1" style="position:absolute;left:0;top:0;height:3120;width:7560;" filled="f" stroked="f" coordsize="21600,21600" o:gfxdata="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R/LN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text="t" aspectratio="t"/>
                </v:rect>
                <v:line id="直线 9" o:spid="_x0000_s1026" o:spt="20" style="position:absolute;left:879;top:1171;height:77;width:5421;" filled="f" stroked="t" coordsize="21600,21600" o:gfxdata="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MjEbO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99CC" joinstyle="round"/>
                  <v:imagedata o:title=""/>
                  <o:lock v:ext="edit" aspectratio="f"/>
                  <v:shadow on="t" color="#000000" offset="1pt,1pt" origin="0f,0f" matrix="65536f,0f,0f,65536f"/>
                </v:line>
                <v:shape id="图片 10" o:spid="_x0000_s1026" o:spt="75" type="#_x0000_t75" style="position:absolute;left:360;top:926;height:634;width:720;" filled="f" o:preferrelative="t" stroked="f" coordsize="21600,21600" o:gfxdata="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LZc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图片 11" o:spid="_x0000_s1026" o:spt="75" type="#_x0000_t75" style="position:absolute;left:6120;top:926;height:634;width:720;" filled="f" o:preferrelative="t" stroked="f" coordsize="21600,21600" o:gfxdata="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cQPX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" o:title=""/>
                  <o:lock v:ext="edit" aspectratio="t"/>
                </v:shape>
                <v:shape id="文本框 12" o:spid="_x0000_s1026" o:spt="202" type="#_x0000_t202" style="position:absolute;left:360;top:624;height:468;width:900;" filled="f" stroked="f" coordsize="21600,21600" o:gfxdata="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nVAa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PC1</w:t>
                        </w:r>
                      </w:p>
                    </w:txbxContent>
                  </v:textbox>
                </v:shape>
                <v:shape id="文本框 13" o:spid="_x0000_s1026" o:spt="202" type="#_x0000_t202" style="position:absolute;left:6120;top:624;height:468;width:900;" filled="f" stroked="f" coordsize="21600,21600" o:gfxdata="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p94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PC3</w:t>
                        </w:r>
                      </w:p>
                    </w:txbxContent>
                  </v:textbox>
                </v:shape>
                <v:shape id="文本框 14" o:spid="_x0000_s1026" o:spt="202" type="#_x0000_t202" style="position:absolute;left:1980;top:468;height:527;width:1260;" filled="f" stroked="f" coordsize="21600,21600" o:gfxdata="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Xre4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sz w:val="24"/>
                          </w:rPr>
                          <w:t>SwitchA</w:t>
                        </w:r>
                      </w:p>
                    </w:txbxContent>
                  </v:textbox>
                </v:shape>
                <v:shape id="图片 16" o:spid="_x0000_s1026" o:spt="75" type="#_x0000_t75" style="position:absolute;left:4140;top:878;height:412;width:1080;" filled="f" o:preferrelative="t" stroked="f" coordsize="21600,21600" o:gfxdata="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wQNmq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5" o:title=""/>
                  <o:lock v:ext="edit" aspectratio="t"/>
                </v:shape>
                <v:line id="直线 17" o:spid="_x0000_s1026" o:spt="20" style="position:absolute;left:1455;top:1202;flip:x y;height:1536;width:306;rotation:2949120f;" filled="f" stroked="t" coordsize="21600,21600" o:gfxdata="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C+1eK/&#10;AAAA2wAAAA8AAAAAAAAAAQAgAAAAIgAAAGRycy9kb3ducmV2LnhtbFBLAQIUABQAAAAIAIdO4kAz&#10;LwWeOwAAADkAAAAQAAAAAAAAAAEAIAAAAA4BAABkcnMvc2hhcGV4bWwueG1sUEsFBgAAAAAGAAYA&#10;WwEAALgDAAAAAA==&#10;">
                  <v:fill on="f" focussize="0,0"/>
                  <v:stroke weight="2pt" color="#0099CC" joinstyle="round"/>
                  <v:imagedata o:title=""/>
                  <o:lock v:ext="edit" aspectratio="f"/>
                  <v:shadow on="t" color="#000000" offset="1pt,1pt" origin="0f,0f" matrix="65536f,0f,0f,65536f"/>
                </v:line>
                <v:shape id="图片 18" o:spid="_x0000_s1026" o:spt="75" type="#_x0000_t75" style="position:absolute;left:1980;top:936;height:411;width:1080;" filled="f" o:preferrelative="t" stroked="f" coordsize="21600,21600" o:gfxdata="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e/rLG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5" o:title=""/>
                  <o:lock v:ext="edit" aspectratio="t"/>
                </v:shape>
                <v:shape id="图片 19" o:spid="_x0000_s1026" o:spt="75" type="#_x0000_t75" style="position:absolute;left:540;top:2496;height:593;width:673;" filled="f" o:preferrelative="t" stroked="f" coordsize="21600,21600" o:gfxdata="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ajo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文本框 15" o:spid="_x0000_s1026" o:spt="202" type="#_x0000_t202" style="position:absolute;left:540;top:2168;height:484;width:759;" filled="f" stroked="f" coordsize="21600,21600" o:gfxdata="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EVOw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PC2</w:t>
                        </w:r>
                      </w:p>
                    </w:txbxContent>
                  </v:textbox>
                </v:shape>
                <v:shape id="文本框 20" o:spid="_x0000_s1026" o:spt="202" type="#_x0000_t202" style="position:absolute;left:4140;top:468;height:371;width:1226;" filled="f" stroked="f" coordsize="21600,21600" o:gfxdata="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nrW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SwitchB</w:t>
                        </w:r>
                      </w:p>
                    </w:txbxContent>
                  </v:textbox>
                </v:shape>
                <v:shape id="文本框 21" o:spid="_x0000_s1026" o:spt="202" type="#_x0000_t202" style="position:absolute;left:1080;top:2028;height:468;width:1800;" filled="f" stroked="f" coordsize="21600,21600" o:gfxdata="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Pdy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20</w:t>
                        </w:r>
                      </w:p>
                    </w:txbxContent>
                  </v:textbox>
                </v:shape>
                <v:shape id="文本框 22" o:spid="_x0000_s1026" o:spt="202" type="#_x0000_t202" style="position:absolute;left:2880;top:780;height:468;width:900;" filled="f" stroked="f" coordsize="21600,21600" o:gfxdata="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cXk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文本框 23" o:spid="_x0000_s1026" o:spt="202" type="#_x0000_t202" style="position:absolute;left:3600;top:1248;height:468;width:900;" filled="f" stroked="f" coordsize="21600,21600" o:gfxdata="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j53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文本框 24" o:spid="_x0000_s1026" o:spt="202" type="#_x0000_t202" style="position:absolute;left:1440;top:780;height:468;width:900;" filled="f" stroked="f" coordsize="21600,21600" o:gfxdata="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fvQu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文本框 25" o:spid="_x0000_s1026" o:spt="202" type="#_x0000_t202" style="position:absolute;left:5400;top:1560;height:624;width:1800;" filled="f" stroked="f" coordsize="21600,21600" o:gfxdata="UEsDBAoAAAAAAIdO4kAAAAAAAAAAAAAAAAAEAAAAZHJzL1BLAwQUAAAACACHTuJA9nDWkLkAAADb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xrHxS/wBcv0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Zw1pC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v:shape id="文本框 26" o:spid="_x0000_s1026" o:spt="202" type="#_x0000_t202" style="position:absolute;left:5220;top:780;height:468;width:900;" filled="f" stroked="f" coordsize="21600,21600" o:gfxdata="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PHM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文本框 27" o:spid="_x0000_s1026" o:spt="202" type="#_x0000_t202" style="position:absolute;left:1800;top:1309;height:468;width:1080;" filled="f" stroked="f" coordsize="21600,21600" o:gfxdata="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ACp6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F0/15</w:t>
                        </w:r>
                      </w:p>
                    </w:txbxContent>
                  </v:textbox>
                </v:shape>
                <v:shape id="文本框 28" o:spid="_x0000_s1026" o:spt="202" type="#_x0000_t202" style="position:absolute;left:180;top:1249;height:468;width:1800;" filled="f" stroked="f" coordsize="21600,21600" o:gfxdata="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TAx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tabs>
          <w:tab w:val="left" w:pos="1440"/>
        </w:tabs>
        <w:ind w:left="840"/>
        <w:rPr>
          <w:rFonts w:ascii="宋体" w:hAnsi="宋体"/>
          <w:b/>
          <w:bCs/>
          <w:szCs w:val="21"/>
        </w:rPr>
      </w:pPr>
    </w:p>
    <w:p>
      <w:pPr>
        <w:pStyle w:val="8"/>
        <w:numPr>
          <w:ilvl w:val="1"/>
          <w:numId w:val="1"/>
        </w:numPr>
        <w:ind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实验六：</w:t>
      </w:r>
    </w:p>
    <w:p>
      <w:pPr>
        <w:pStyle w:val="8"/>
        <w:numPr>
          <w:ilvl w:val="0"/>
          <w:numId w:val="5"/>
        </w:numPr>
        <w:ind w:left="420" w:leftChars="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三层交换机：</w:t>
      </w:r>
    </w:p>
    <w:p>
      <w:pPr>
        <w:numPr>
          <w:ilvl w:val="0"/>
          <w:numId w:val="0"/>
        </w:numPr>
        <w:ind w:left="1080" w:leftChars="0"/>
        <w:rPr>
          <w:rFonts w:hint="eastAsia"/>
          <w:sz w:val="21"/>
          <w:szCs w:val="21"/>
        </w:rPr>
      </w:pPr>
      <w:r>
        <w:rPr>
          <w:rFonts w:hint="eastAsia" w:ascii="宋体" w:hAnsi="宋体"/>
          <w:b/>
          <w:bCs/>
          <w:sz w:val="21"/>
          <w:szCs w:val="21"/>
        </w:rPr>
        <w:t>实验设备</w:t>
      </w:r>
      <w:r>
        <w:rPr>
          <w:rFonts w:hint="eastAsia" w:ascii="宋体" w:hAnsi="宋体"/>
          <w:bCs/>
          <w:sz w:val="21"/>
          <w:szCs w:val="21"/>
        </w:rPr>
        <w:t>：一台二层交换机(S2126G)，一台三层交换机(S3550)，二台PC机。</w:t>
      </w:r>
    </w:p>
    <w:p>
      <w:pPr>
        <w:numPr>
          <w:ilvl w:val="0"/>
          <w:numId w:val="0"/>
        </w:numPr>
        <w:ind w:left="1080" w:leftChars="0"/>
        <w:rPr>
          <w:rFonts w:hint="eastAsia" w:ascii="宋体" w:hAnsi="宋体"/>
          <w:b/>
          <w:bCs/>
          <w:sz w:val="21"/>
          <w:szCs w:val="21"/>
        </w:rPr>
      </w:pPr>
      <w:r>
        <w:rPr>
          <w:rFonts w:hint="eastAsia" w:ascii="宋体" w:hAnsi="宋体"/>
          <w:b/>
          <w:bCs/>
          <w:sz w:val="21"/>
          <w:szCs w:val="21"/>
        </w:rPr>
        <w:t>拓扑结构：</w:t>
      </w:r>
    </w:p>
    <w:p>
      <w:pPr>
        <w:pStyle w:val="8"/>
        <w:numPr>
          <w:ilvl w:val="0"/>
          <w:numId w:val="0"/>
        </w:numPr>
        <w:ind w:leftChars="20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ascii="宋体" w:hAnsi="宋体"/>
          <w:b/>
          <w:bCs/>
          <w:sz w:val="21"/>
          <w:szCs w:val="21"/>
        </w:rPr>
        <mc:AlternateContent>
          <mc:Choice Requires="wpg">
            <w:drawing>
              <wp:inline distT="0" distB="0" distL="114300" distR="114300">
                <wp:extent cx="4800600" cy="1981200"/>
                <wp:effectExtent l="0" t="0" r="15240" b="15875"/>
                <wp:docPr id="66" name="组合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1981200"/>
                          <a:chOff x="0" y="0"/>
                          <a:chExt cx="7560" cy="3120"/>
                        </a:xfrm>
                      </wpg:grpSpPr>
                      <wps:wsp>
                        <wps:cNvPr id="10" name="矩形 10"/>
                        <wps:cNvSpPr>
                          <a:spLocks noChangeAspect="1" noTextEdit="1"/>
                        </wps:cNvSpPr>
                        <wps:spPr>
                          <a:xfrm>
                            <a:off x="0" y="0"/>
                            <a:ext cx="7560" cy="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" name="直接连接符 11"/>
                        <wps:cNvCnPr/>
                        <wps:spPr>
                          <a:xfrm>
                            <a:off x="879" y="1171"/>
                            <a:ext cx="5421" cy="77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99C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outerShdw dist="17961" dir="2699999" algn="ctr" rotWithShape="0">
                              <a:srgbClr val="000000"/>
                            </a:outerShdw>
                          </a:effectLst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98" descr="PC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6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图片 499" descr="PC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12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文本框 14"/>
                        <wps:cNvSpPr txBox="1"/>
                        <wps:spPr>
                          <a:xfrm>
                            <a:off x="36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PC1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wps:wsp>
                        <wps:cNvPr id="15" name="文本框 15"/>
                        <wps:cNvSpPr txBox="1"/>
                        <wps:spPr>
                          <a:xfrm>
                            <a:off x="612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PC3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wps:wsp>
                        <wps:cNvPr id="16" name="文本框 16"/>
                        <wps:cNvSpPr txBox="1"/>
                        <wps:spPr>
                          <a:xfrm>
                            <a:off x="1800" y="0"/>
                            <a:ext cx="1800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SwitchA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：三层交换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pic:pic xmlns:pic="http://schemas.openxmlformats.org/drawingml/2006/picture">
                        <pic:nvPicPr>
                          <pic:cNvPr id="17" name="图片 503" descr="Route-processor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140" y="878"/>
                            <a:ext cx="1080" cy="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直接连接符 18"/>
                        <wps:cNvCnPr/>
                        <wps:spPr>
                          <a:xfrm rot="2700000" flipH="1" flipV="1">
                            <a:off x="1455" y="1202"/>
                            <a:ext cx="306" cy="1536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99C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outerShdw dist="17961" dir="2699999" algn="ctr" rotWithShape="0">
                              <a:srgbClr val="000000"/>
                            </a:outerShdw>
                          </a:effectLst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9" name="图片 505" descr="PC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87" y="2438"/>
                            <a:ext cx="673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0" name="文本框 50"/>
                        <wps:cNvSpPr txBox="1"/>
                        <wps:spPr>
                          <a:xfrm>
                            <a:off x="540" y="2168"/>
                            <a:ext cx="759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PC2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wps:wsp>
                        <wps:cNvPr id="51" name="文本框 51"/>
                        <wps:cNvSpPr txBox="1"/>
                        <wps:spPr>
                          <a:xfrm>
                            <a:off x="3960" y="468"/>
                            <a:ext cx="1800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SwitchB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：二层交换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wps:wsp>
                        <wps:cNvPr id="54" name="文本框 54"/>
                        <wps:cNvSpPr txBox="1"/>
                        <wps:spPr>
                          <a:xfrm>
                            <a:off x="1080" y="2028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20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5" name="文本框 55"/>
                        <wps:cNvSpPr txBox="1"/>
                        <wps:spPr>
                          <a:xfrm>
                            <a:off x="288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6" name="文本框 56"/>
                        <wps:cNvSpPr txBox="1"/>
                        <wps:spPr>
                          <a:xfrm>
                            <a:off x="3600" y="1248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7" name="文本框 57"/>
                        <wps:cNvSpPr txBox="1"/>
                        <wps:spPr>
                          <a:xfrm>
                            <a:off x="144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8" name="文本框 58"/>
                        <wps:cNvSpPr txBox="1"/>
                        <wps:spPr>
                          <a:xfrm>
                            <a:off x="5400" y="1560"/>
                            <a:ext cx="180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9" name="文本框 59"/>
                        <wps:cNvSpPr txBox="1"/>
                        <wps:spPr>
                          <a:xfrm>
                            <a:off x="522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0" name="文本框 60"/>
                        <wps:cNvSpPr txBox="1"/>
                        <wps:spPr>
                          <a:xfrm>
                            <a:off x="1800" y="1309"/>
                            <a:ext cx="108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F0/15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1" name="文本框 61"/>
                        <wps:cNvSpPr txBox="1"/>
                        <wps:spPr>
                          <a:xfrm>
                            <a:off x="180" y="1249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62" name="图片 516" descr="second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160" y="468"/>
                            <a:ext cx="700" cy="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3" name="文本框 63"/>
                        <wps:cNvSpPr txBox="1"/>
                        <wps:spPr>
                          <a:xfrm>
                            <a:off x="4500" y="2028"/>
                            <a:ext cx="3060" cy="10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VLAN 10：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网络号：192.168.10.0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指定网关：192.168.10.254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56pt;width:378pt;" coordsize="7560,3120" o:gfxdata="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NydHYcYAAAApAgAAGQAAAGRycy9fcmVscy9lMm9Eb2MueG1sLnJlbHO9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N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">
                <o:lock v:ext="edit" aspectratio="f"/>
                <v:rect id="_x0000_s1026" o:spid="_x0000_s1026" o:spt="1" style="position:absolute;left:0;top:0;height:3120;width:7560;" filled="f" stroked="f" coordsize="21600,21600" o:gfxdata="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P6Q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text="t" aspectratio="t"/>
                </v:rect>
                <v:line id="_x0000_s1026" o:spid="_x0000_s1026" o:spt="20" style="position:absolute;left:879;top:1171;height:77;width:5421;" filled="f" stroked="t" coordsize="21600,21600" o:gfxdata="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Z1FebsAAADb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99CC" joinstyle="round"/>
                  <v:imagedata o:title=""/>
                  <o:lock v:ext="edit" aspectratio="f"/>
                  <v:shadow on="t" color="#000000" offset="1pt,1pt" origin="0f,0f" matrix="65536f,0f,0f,65536f"/>
                </v:line>
                <v:shape id="图片 498" o:spid="_x0000_s1026" o:spt="75" alt="PC" type="#_x0000_t75" style="position:absolute;left:360;top:926;height:634;width:720;" filled="f" o:preferrelative="t" stroked="f" coordsize="21600,21600" o:gfxdata="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w34D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图片 499" o:spid="_x0000_s1026" o:spt="75" alt="PC" type="#_x0000_t75" style="position:absolute;left:6120;top:926;height:634;width:720;" filled="f" o:preferrelative="t" stroked="f" coordsize="21600,21600" o:gfxdata="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EFdl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_x0000_s1026" o:spid="_x0000_s1026" o:spt="202" type="#_x0000_t202" style="position:absolute;left:360;top:624;height:468;width:900;" filled="f" stroked="f" coordsize="21600,21600" o:gfxdata="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rVS9O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PC1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120;top:624;height:468;width:900;" filled="f" stroked="f" coordsize="21600,21600" o:gfxdata="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EGYrV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PC3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00;top:0;height:527;width:1800;" filled="f" stroked="f" coordsize="21600,21600" o:gfxdata="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0yxS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color w:val="000000"/>
                            <w:sz w:val="18"/>
                            <w:szCs w:val="18"/>
                          </w:rPr>
                          <w:t>SwitchA</w:t>
                        </w:r>
                        <w:r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  <w:t>：三层交换</w:t>
                        </w:r>
                      </w:p>
                    </w:txbxContent>
                  </v:textbox>
                </v:shape>
                <v:shape id="图片 503" o:spid="_x0000_s1026" o:spt="75" alt="Route-processor" type="#_x0000_t75" style="position:absolute;left:4140;top:878;height:412;width:1080;" filled="f" o:preferrelative="t" stroked="f" coordsize="21600,21600" o:gfxdata="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42il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" o:title=""/>
                  <o:lock v:ext="edit" aspectratio="t"/>
                </v:shape>
                <v:line id="_x0000_s1026" o:spid="_x0000_s1026" o:spt="20" style="position:absolute;left:1455;top:1202;flip:x y;height:1536;width:306;rotation:2949120f;" filled="f" stroked="t" coordsize="21600,21600" o:gfxdata="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Z66xL4A&#10;AADb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99CC" joinstyle="round"/>
                  <v:imagedata o:title=""/>
                  <o:lock v:ext="edit" aspectratio="f"/>
                  <v:shadow on="t" color="#000000" offset="1pt,1pt" origin="0f,0f" matrix="65536f,0f,0f,65536f"/>
                </v:line>
                <v:shape id="图片 505" o:spid="_x0000_s1026" o:spt="75" alt="PC" type="#_x0000_t75" style="position:absolute;left:587;top:2438;height:593;width:673;" filled="f" o:preferrelative="t" stroked="f" coordsize="21600,21600" o:gfxdata="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alqf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_x0000_s1026" o:spid="_x0000_s1026" o:spt="202" type="#_x0000_t202" style="position:absolute;left:540;top:2168;height:484;width:759;" filled="f" stroked="f" coordsize="21600,21600" o:gfxdata="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gSQj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PC2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960;top:468;height:371;width:1800;" filled="f" stroked="f" coordsize="21600,21600" o:gfxdata="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SDU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color w:val="000000"/>
                            <w:sz w:val="18"/>
                            <w:szCs w:val="18"/>
                          </w:rPr>
                          <w:t>SwitchB</w:t>
                        </w:r>
                        <w:r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  <w:t>：二层交换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080;top:2028;height:468;width:1800;" filled="f" stroked="f" coordsize="21600,21600" o:gfxdata="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4jk1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20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880;top:780;height:468;width:900;" filled="f" stroked="f" coordsize="21600,21600" o:gfxdata="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rpyu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600;top:1248;height:468;width:900;" filled="f" stroked="f" coordsize="21600,21600" o:gfxdata="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fAL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440;top:780;height:468;width:900;" filled="f" stroked="f" coordsize="21600,21600" o:gfxdata="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MKd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400;top:1560;height:624;width:1800;" filled="f" stroked="f" coordsize="21600,21600" o:gfxdata="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rrzMw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220;top:780;height:468;width:900;" filled="f" stroked="f" coordsize="21600,21600" o:gfxdata="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45a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00;top:1309;height:468;width:1080;" filled="f" stroked="f" coordsize="21600,21600" o:gfxdata="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19Yu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F0/15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0;top:1249;height:468;width:1800;" filled="f" stroked="f" coordsize="21600,21600" o:gfxdata="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+VA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v:shape id="图片 516" o:spid="_x0000_s1026" o:spt="75" alt="second" type="#_x0000_t75" style="position:absolute;left:2160;top:468;height:786;width:700;" filled="f" o:preferrelative="t" stroked="f" coordsize="21600,21600" o:gfxdata="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BxNs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t"/>
                </v:shape>
                <v:shape id="_x0000_s1026" o:spid="_x0000_s1026" o:spt="202" type="#_x0000_t202" style="position:absolute;left:4500;top:2028;height:1092;width:3060;" fillcolor="#FFFFFF" filled="t" stroked="t" coordsize="21600,21600" o:gfxdata="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ZAy074A&#10;AADbAAAADwAAAAAAAAABACAAAAAiAAAAZHJzL2Rvd25yZXYueG1sUEsBAhQAFAAAAAgAh07iQDMv&#10;BZ47AAAAOQAAABAAAAAAAAAAAQAgAAAADQEAAGRycy9zaGFwZXhtbC54bWxQSwUGAAAAAAYABgBb&#10;AQAAtwM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VLAN 10：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网络号：192.168.10.0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指定网关：192.168.10.254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8"/>
        <w:ind w:left="0" w:leftChars="0" w:firstLine="0" w:firstLineChars="0"/>
        <w:rPr>
          <w:rFonts w:ascii="宋体" w:hAnsi="宋体"/>
          <w:b/>
          <w:bCs/>
          <w:sz w:val="24"/>
        </w:rPr>
      </w:pPr>
    </w:p>
    <w:p>
      <w:pPr>
        <w:pStyle w:val="8"/>
        <w:ind w:left="840" w:firstLine="0" w:firstLineChars="0"/>
        <w:rPr>
          <w:rFonts w:ascii="宋体" w:hAnsi="宋体"/>
          <w:b/>
          <w:bCs/>
          <w:sz w:val="24"/>
        </w:rPr>
      </w:pPr>
    </w:p>
    <w:p>
      <w:pPr>
        <w:pStyle w:val="8"/>
        <w:numPr>
          <w:ilvl w:val="0"/>
          <w:numId w:val="6"/>
        </w:numPr>
        <w:ind w:left="840" w:firstLine="0" w:firstLineChars="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路由器：</w:t>
      </w:r>
    </w:p>
    <w:p>
      <w:pPr>
        <w:tabs>
          <w:tab w:val="left" w:pos="1440"/>
        </w:tabs>
        <w:ind w:left="840"/>
        <w:rPr>
          <w:szCs w:val="21"/>
        </w:rPr>
      </w:pPr>
      <w:r>
        <w:rPr>
          <w:rFonts w:hint="eastAsia" w:ascii="宋体" w:hAnsi="宋体"/>
          <w:b/>
          <w:bCs/>
          <w:szCs w:val="21"/>
        </w:rPr>
        <w:t>实验设备</w:t>
      </w:r>
      <w:r>
        <w:rPr>
          <w:rFonts w:hint="eastAsia" w:ascii="宋体" w:hAnsi="宋体"/>
          <w:bCs/>
          <w:szCs w:val="21"/>
        </w:rPr>
        <w:t>：一台交换机（二层或三层），一台路由器，二台PC机。</w:t>
      </w:r>
    </w:p>
    <w:p>
      <w:pPr>
        <w:tabs>
          <w:tab w:val="left" w:pos="1440"/>
        </w:tabs>
        <w:ind w:left="840"/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拓扑结构：</w:t>
      </w:r>
    </w:p>
    <w:p>
      <w:pPr>
        <w:jc w:val="center"/>
        <w:rPr>
          <w:szCs w:val="21"/>
        </w:rPr>
      </w:pPr>
      <w:r>
        <w:rPr>
          <w:rFonts w:ascii="宋体" w:hAnsi="宋体"/>
          <w:b/>
          <w:bCs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643890</wp:posOffset>
                </wp:positionV>
                <wp:extent cx="2171700" cy="0"/>
                <wp:effectExtent l="0" t="0" r="0" b="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71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0pt;margin-top:50.7pt;height:0pt;width:171pt;z-index:251662336;mso-width-relative:page;mso-height-relative:page;" filled="f" stroked="t" coordsize="21600,21600" o:gfxdata="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Vp0TNNYAAAAL&#10;AQAADwAAAAAAAAABACAAAAAiAAAAZHJzL2Rvd25yZXYueG1sUEsBAhQAFAAAAAgAh07iQIGTJTXl&#10;AQAArA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宋体" w:hAnsi="宋体"/>
          <w:b/>
          <w:bCs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0</wp:posOffset>
                </wp:positionV>
                <wp:extent cx="2171700" cy="1238250"/>
                <wp:effectExtent l="4445" t="4445" r="18415" b="698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238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SubInterface:fastethernet 1/0.10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VLAN 10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IP Subnet:192.168.10.0/24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SubInterface:fastethernet 1/0.20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VLAN 20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IP Subnet:192.168.20.0/24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0pt;height:97.5pt;width:171pt;z-index:251661312;mso-width-relative:page;mso-height-relative:page;" fillcolor="#FFFFFF" filled="t" stroked="t" coordsize="21600,21600" o:gfxdata="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PvqOAtgAAAAIAQAADwAAAAAAAAABACAAAAAi&#10;AAAAZHJzL2Rvd25yZXYueG1sUEsBAhQAFAAAAAgAh07iQCF806hDAgAAigQAAA4AAAAAAAAAAQAg&#10;AAAAJwEAAGRycy9lMm9Eb2MueG1sUEsFBgAAAAAGAAYAWQEAANw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SubInterface:fastethernet 1/0.10</w:t>
                      </w:r>
                    </w:p>
                    <w:p>
                      <w:r>
                        <w:rPr>
                          <w:rFonts w:hint="eastAsia"/>
                        </w:rPr>
                        <w:t>VLAN 10</w:t>
                      </w:r>
                    </w:p>
                    <w:p>
                      <w:r>
                        <w:rPr>
                          <w:rFonts w:hint="eastAsia"/>
                        </w:rPr>
                        <w:t>IP Subnet:192.168.10.0/24</w:t>
                      </w:r>
                    </w:p>
                    <w:p>
                      <w:r>
                        <w:rPr>
                          <w:rFonts w:hint="eastAsia"/>
                        </w:rPr>
                        <w:t>SubInterface:fastethernet 1/0.20</w:t>
                      </w:r>
                    </w:p>
                    <w:p>
                      <w:r>
                        <w:rPr>
                          <w:rFonts w:hint="eastAsia"/>
                        </w:rPr>
                        <w:t>VLAN 20</w:t>
                      </w:r>
                    </w:p>
                    <w:p>
                      <w:r>
                        <w:rPr>
                          <w:rFonts w:hint="eastAsia"/>
                        </w:rPr>
                        <w:t>IP Subnet:192.168.20.0/24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  <w:szCs w:val="21"/>
        </w:rPr>
        <w:drawing>
          <wp:inline distT="0" distB="0" distL="0" distR="0">
            <wp:extent cx="3787140" cy="2316480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Cs w:val="21"/>
        </w:rPr>
      </w:pPr>
      <w:r>
        <w:rPr>
          <w:rFonts w:hint="eastAsia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0</wp:posOffset>
                </wp:positionV>
                <wp:extent cx="2171700" cy="693420"/>
                <wp:effectExtent l="4445" t="4445" r="18415" b="18415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VLAN 20：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网络号：192.168.20.0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指定网关：192.168.20.254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2pt;margin-top:0pt;height:54.6pt;width:171pt;z-index:251664384;mso-width-relative:page;mso-height-relative:page;" fillcolor="#FFFFFF" filled="t" stroked="t" coordsize="21600,21600" o:gfxdata="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H8dTK2AAAAAgBAAAPAAAAAAAAAAEAIAAAACIA&#10;AABkcnMvZG93bnJldi54bWxQSwECFAAUAAAACACHTuJAcktpuEICAACJBAAADgAAAAAAAAABACAA&#10;AAAn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VLAN 20：</w:t>
                      </w:r>
                    </w:p>
                    <w:p>
                      <w:r>
                        <w:rPr>
                          <w:rFonts w:hint="eastAsia"/>
                        </w:rPr>
                        <w:t>网络号：192.168.20.0</w:t>
                      </w:r>
                    </w:p>
                    <w:p>
                      <w:r>
                        <w:rPr>
                          <w:rFonts w:hint="eastAsia"/>
                        </w:rPr>
                        <w:t>指定网关：192.168.20.254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宋体" w:hAnsi="宋体"/>
          <w:b/>
          <w:bCs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1943100" cy="693420"/>
                <wp:effectExtent l="4445" t="4445" r="18415" b="1841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VLAN 10：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网络号：192.168.10.0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指定网关：192.168.10.254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3pt;margin-top:0pt;height:54.6pt;width:153pt;z-index:251663360;mso-width-relative:page;mso-height-relative:page;" fillcolor="#FFFFFF" filled="t" stroked="t" coordsize="21600,21600" o:gfxdata="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KRYojVAAAACAEAAA8AAAAAAAAAAQAgAAAAIgAAAGRy&#10;cy9kb3ducmV2LnhtbFBLAQIUABQAAAAIAIdO4kBWatibQQIAAIkEAAAOAAAAAAAAAAEAIAAAACQ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VLAN 10：</w:t>
                      </w:r>
                    </w:p>
                    <w:p>
                      <w:r>
                        <w:rPr>
                          <w:rFonts w:hint="eastAsia"/>
                        </w:rPr>
                        <w:t>网络号：192.168.10.0</w:t>
                      </w:r>
                    </w:p>
                    <w:p>
                      <w:r>
                        <w:rPr>
                          <w:rFonts w:hint="eastAsia"/>
                        </w:rPr>
                        <w:t>指定网关：192.168.10.254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jc w:val="center"/>
        <w:rPr>
          <w:szCs w:val="21"/>
        </w:rPr>
      </w:pPr>
    </w:p>
    <w:p>
      <w:pPr>
        <w:rPr>
          <w:rFonts w:hint="eastAsia" w:ascii="宋体" w:hAnsi="宋体"/>
          <w:b/>
          <w:bCs/>
          <w:sz w:val="21"/>
          <w:szCs w:val="21"/>
        </w:rPr>
      </w:pPr>
      <w:r>
        <w:rPr>
          <w:rFonts w:hint="eastAsia" w:ascii="宋体" w:hAnsi="宋体"/>
          <w:b/>
          <w:bCs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1981200</wp:posOffset>
                </wp:positionV>
                <wp:extent cx="2171700" cy="693420"/>
                <wp:effectExtent l="4445" t="4445" r="18415" b="1841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VLAN 20：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网络号：192.168.20.0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指定网关：192.168.20.254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3pt;margin-top:156pt;height:54.6pt;width:171pt;z-index:251660288;mso-width-relative:page;mso-height-relative:page;" fillcolor="#FFFFFF" filled="t" stroked="t" coordsize="21600,21600" o:gfxdata="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K6sm0jYAAAACwEAAA8AAAAAAAAAAQAg&#10;AAAAIgAAAGRycy9kb3ducmV2LnhtbFBLAQIUABQAAAAIAIdO4kCvMfpPDgIAADgEAAAOAAAAAAAA&#10;AAEAIAAAACcBAABkcnMvZTJvRG9jLnhtbFBLBQYAAAAABgAGAFkBAACn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VLAN 20：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网络号：192.168.20.0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指定网关：192.168.20.254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="宋体" w:hAnsi="宋体"/>
          <w:b/>
          <w:bCs/>
          <w:sz w:val="21"/>
          <w:szCs w:val="21"/>
        </w:rPr>
      </w:pPr>
    </w:p>
    <w:p>
      <w:pPr>
        <w:rPr>
          <w:rFonts w:hint="eastAsia" w:ascii="宋体" w:hAnsi="宋体"/>
          <w:b/>
          <w:bCs/>
          <w:sz w:val="21"/>
          <w:szCs w:val="21"/>
        </w:rPr>
      </w:pPr>
    </w:p>
    <w:p>
      <w:pPr>
        <w:rPr>
          <w:rFonts w:hint="eastAsia" w:ascii="宋体" w:hAnsi="宋体"/>
          <w:b/>
          <w:bCs/>
          <w:sz w:val="21"/>
          <w:szCs w:val="21"/>
        </w:rPr>
      </w:pPr>
    </w:p>
    <w:p>
      <w:pPr>
        <w:pStyle w:val="8"/>
        <w:numPr>
          <w:ilvl w:val="0"/>
          <w:numId w:val="0"/>
        </w:numPr>
        <w:ind w:left="840" w:leftChars="0"/>
        <w:rPr>
          <w:rFonts w:hint="default" w:ascii="宋体" w:hAnsi="宋体"/>
          <w:b/>
          <w:bCs/>
          <w:sz w:val="24"/>
          <w:lang w:val="en-US" w:eastAsia="zh-CN"/>
        </w:rPr>
      </w:pPr>
    </w:p>
    <w:p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实验步骤和测试分析</w:t>
      </w:r>
    </w:p>
    <w:p>
      <w:pPr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实验五：</w:t>
      </w:r>
    </w:p>
    <w:p>
      <w:pPr>
        <w:ind w:left="84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第一步 登录到交换机，我们实验设备为第五个机柜。</w:t>
      </w: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第二步：在交换机A（SwitchA）上建立2个VLAN 10 ，VLAN 20。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SwitchA(config)#vlan 10       ！创建VLAN 10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SwitchA(config-vlan)#exit     ！返回到全局模式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SwitchA(config)#vlan 20       ！创建VLAN 20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SwitchA(config-vlan)#end      !返回到特权模式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SwitchA#show vlan              !显示VLAN的配置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第三步：将端口0/5、0/15C1分别放入VLAN10和VLAN20。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SwitchA(config)#interface fastethernet 0/5  ！进入接口F0/5配置模式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access vlan 10       ！将F0/5分配给VLAN 10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SwitchA(config-if)#exit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SwitchA(config)#interface fastethernet 0/15 ！进入接口F0/15配置模式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access vlan 20       ！将 F0/15分配给VLAN 20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SwitchA(config-if)#exit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第四步：把交换机SwitchA与SwitchB连接的0/24接口做成trunk模式。(Tag VLAN)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SwitchA(config)#interface fastethernet 0/24 ！进入接口0/24配置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mode trunk       ！配置Trunk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SwitchA(config-if)#end   ！ 退出到特权模式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第五步：显示VLAN配置和trunk配置。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 #show vlan             ！ 显示VLAN配置信息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 #show interface fastethernet 0/24 switchport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或 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 #show interface fastethernet 0/24 trunk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第六步：返回到RCMS，选S2，并登录到交换机B</w:t>
      </w: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操作方式同第一步。注意，交换机改名为SwitchB。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第七步：在交换机Switch B上建立VLAN 10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SwitchB(config)#vlan 10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SwitchB(config-vlan)#exit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第八步：把端口0/5 放入VLAN 10中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SwitchB(config)#interface fastethernet 0/5     ！进入接口F0/5配置模式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SwitchB(config-if)#switch access vlan 10          ！将F 0/5分配给VLAN 10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SwitchB(config-if)#exit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第九步：把交换机SwitchB与SwitchA连接的0/24接口做成trunk模式。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SwitchB(config)#interface fastethernet 0/24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SwitchB(config-if)#switchport mode trunk         ！配置Trunk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SwitchB(config-if)#end   ！ 退出到特权模式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第十步：显示VLAN配置和trunk配置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SwitchB #show vlan           ！ 显示VLAN配置信息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SwitchB #show interface fastethernet 0/24 switchport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或 SwitchB #show interface fastethernet 0/24 trunk</w:t>
      </w: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drawing>
          <wp:inline distT="0" distB="0" distL="0" distR="0">
            <wp:extent cx="5273040" cy="2788920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第十一步：检测与实验结果分析</w:t>
      </w:r>
    </w:p>
    <w:p>
      <w:pPr>
        <w:ind w:left="840"/>
        <w:rPr>
          <w:rFonts w:hint="eastAsia"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通过ping测试配置结果。PC1和PC3属于同一个VLAN，可以直接通信。PC2和PC1或PC3不能直接通信。</w:t>
      </w:r>
    </w:p>
    <w:p>
      <w:pPr>
        <w:ind w:left="840"/>
        <w:rPr>
          <w:rFonts w:hint="default" w:ascii="宋体" w:hAnsi="宋体" w:eastAsia="宋体"/>
          <w:b/>
          <w:bCs/>
          <w:sz w:val="24"/>
          <w:lang w:val="en-US" w:eastAsia="zh-CN"/>
        </w:rPr>
      </w:pPr>
    </w:p>
    <w:p>
      <w:pPr>
        <w:ind w:left="84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IP地址：</w:t>
      </w:r>
    </w:p>
    <w:p>
      <w:pPr>
        <w:ind w:left="84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 xml:space="preserve">PC1:10.1.50.249 </w:t>
      </w:r>
    </w:p>
    <w:p>
      <w:pPr>
        <w:ind w:left="84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PC2:10.1.50.253</w:t>
      </w: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PC3:10.1.50.4</w:t>
      </w:r>
    </w:p>
    <w:p>
      <w:pPr>
        <w:ind w:left="840"/>
        <w:rPr>
          <w:rFonts w:hint="eastAsia" w:ascii="宋体" w:hAnsi="宋体"/>
          <w:b/>
          <w:bCs/>
          <w:sz w:val="24"/>
          <w:lang w:val="en-US" w:eastAsia="zh-CN"/>
        </w:rPr>
      </w:pPr>
    </w:p>
    <w:p>
      <w:pPr>
        <w:ind w:left="84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测试结果：</w:t>
      </w: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  <w:r>
        <w:rPr>
          <w:rFonts w:hint="default" w:ascii="宋体" w:hAnsi="宋体"/>
          <w:b/>
          <w:bCs/>
          <w:sz w:val="24"/>
          <w:lang w:val="en-US" w:eastAsia="zh-CN"/>
        </w:rPr>
        <w:drawing>
          <wp:inline distT="0" distB="0" distL="114300" distR="114300">
            <wp:extent cx="5266690" cy="7022465"/>
            <wp:effectExtent l="0" t="0" r="6350" b="3175"/>
            <wp:docPr id="3" name="图片 3" descr="33696a49319a0d682ba085ab4567d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3696a49319a0d682ba085ab4567db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  <w:r>
        <w:rPr>
          <w:rFonts w:hint="default" w:ascii="宋体" w:hAnsi="宋体"/>
          <w:b/>
          <w:bCs/>
          <w:sz w:val="24"/>
          <w:lang w:val="en-US" w:eastAsia="zh-CN"/>
        </w:rPr>
        <w:drawing>
          <wp:inline distT="0" distB="0" distL="114300" distR="114300">
            <wp:extent cx="5266690" cy="7022465"/>
            <wp:effectExtent l="0" t="0" r="6350" b="3175"/>
            <wp:docPr id="4" name="图片 4" descr="08407cb7b8a040fead2f22f14aced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8407cb7b8a040fead2f22f14acedf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  <w:r>
        <w:rPr>
          <w:rFonts w:hint="default" w:ascii="宋体" w:hAnsi="宋体"/>
          <w:b/>
          <w:bCs/>
          <w:sz w:val="24"/>
          <w:lang w:val="en-US" w:eastAsia="zh-CN"/>
        </w:rPr>
        <w:drawing>
          <wp:inline distT="0" distB="0" distL="114300" distR="114300">
            <wp:extent cx="5266690" cy="7022465"/>
            <wp:effectExtent l="0" t="0" r="6350" b="3175"/>
            <wp:docPr id="5" name="图片 5" descr="5bf8913caa2f1c05bb5412c354a82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bf8913caa2f1c05bb5412c354a820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可以看出PC1可以和PC3通信，PC2不能和其他的通信</w:t>
      </w: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接线图：</w:t>
      </w:r>
    </w:p>
    <w:p>
      <w:pPr>
        <w:ind w:left="840"/>
        <w:rPr>
          <w:rFonts w:hint="eastAsia"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drawing>
          <wp:inline distT="0" distB="0" distL="0" distR="0">
            <wp:extent cx="3505200" cy="3505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7"/>
        </w:numPr>
        <w:ind w:firstLineChars="0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实验六</w:t>
      </w:r>
    </w:p>
    <w:p>
      <w:pPr>
        <w:pStyle w:val="8"/>
        <w:numPr>
          <w:ilvl w:val="0"/>
          <w:numId w:val="8"/>
        </w:numPr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三层交换机实现VLAN之间通信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第一步 登录到交换机</w:t>
      </w:r>
    </w:p>
    <w:p>
      <w:pPr>
        <w:rPr>
          <w:rFonts w:hint="eastAsia"/>
          <w:b/>
          <w:bCs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第二步：在三层交换机</w:t>
      </w:r>
      <w:r>
        <w:rPr>
          <w:rFonts w:hint="eastAsia" w:ascii="宋体" w:hAnsi="宋体"/>
          <w:b/>
          <w:sz w:val="24"/>
          <w:szCs w:val="24"/>
        </w:rPr>
        <w:t>S3550(SwitchA)上建立2个VLAN，VLAN 10 和VLAN 20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SwitchA(config)#vlan 10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SwitchA(config-vlan)#exit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SwitchA(config)#vlan 20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SwitchA(config-vlan)#exit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第三步：把PC1和PC2所在的端口，分别放入VLAN10和VLAN20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SwitchA(config)#interface fastethernet 0/5    ！进入接口F0/5配置模式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SwitchA(config-if)#switchport access vlan 10  !将端口F0/5分配给VLAN 10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SwitchA(config)#interface fastethernet 0/15</w:t>
      </w: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 xml:space="preserve">  !进入接口F0/15配置模式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SwitchA(config-if)#switch access vlan 20      !将接口F0/15分配给VLAN 20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第四步：在交换机SwitchA上将与SwitchB相连的端口（假设为0/24端口）定义为tag vlan模式（trunk模式）。用于与SwitchB连接。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SwitchA(config)#interface fastethernet 0/24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SwitchA(config-if)#switchport mode trunk    !将F0/24接口配置成trunk模式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第五步：显示VLAN配置和Trunk配置</w:t>
      </w:r>
    </w:p>
    <w:p>
      <w:pPr>
        <w:ind w:left="36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SwitchA(config-if)#end   ！ 退出到特权模式</w:t>
      </w:r>
    </w:p>
    <w:p>
      <w:pPr>
        <w:ind w:left="360"/>
        <w:rPr>
          <w:rFonts w:hint="eastAsia"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S</w:t>
      </w:r>
      <w:r>
        <w:rPr>
          <w:rFonts w:hint="eastAsia" w:ascii="宋体" w:hAnsi="宋体"/>
          <w:sz w:val="24"/>
          <w:szCs w:val="24"/>
        </w:rPr>
        <w:t>1#show vlan</w:t>
      </w:r>
      <w:r>
        <w:rPr>
          <w:rFonts w:hint="eastAsia" w:ascii="宋体" w:hAnsi="宋体"/>
          <w:b/>
          <w:sz w:val="24"/>
          <w:szCs w:val="24"/>
        </w:rPr>
        <w:t xml:space="preserve">          </w:t>
      </w:r>
      <w:r>
        <w:rPr>
          <w:rFonts w:hint="eastAsia" w:ascii="宋体" w:hAnsi="宋体"/>
          <w:sz w:val="24"/>
          <w:szCs w:val="24"/>
        </w:rPr>
        <w:t xml:space="preserve">   ！ 显示VLAN配置信息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S</w:t>
      </w:r>
      <w:r>
        <w:rPr>
          <w:rFonts w:hint="eastAsia" w:ascii="宋体" w:hAnsi="宋体"/>
          <w:sz w:val="24"/>
          <w:szCs w:val="24"/>
        </w:rPr>
        <w:t>1#show interface fastethernet 0/24 switchport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或 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S</w:t>
      </w:r>
      <w:r>
        <w:rPr>
          <w:rFonts w:hint="eastAsia" w:ascii="宋体" w:hAnsi="宋体"/>
          <w:sz w:val="24"/>
          <w:szCs w:val="24"/>
        </w:rPr>
        <w:t>1#show interface fastethernet 0/24 trunk</w:t>
      </w:r>
    </w:p>
    <w:p>
      <w:pPr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73040" cy="3954780"/>
            <wp:effectExtent l="0" t="0" r="0" b="7620"/>
            <wp:docPr id="92" name="图片 92" descr="8def9e05c1fbac518879c38f8847fa8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8def9e05c1fbac518879c38f8847fa86_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第六步：设置三层交换机VLAN间通讯。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 xml:space="preserve">SwitchA(config)#interface vlan 10    </w:t>
      </w:r>
      <w:r>
        <w:rPr>
          <w:rFonts w:hint="eastAsia" w:ascii="宋体" w:hAnsi="宋体"/>
          <w:sz w:val="24"/>
          <w:szCs w:val="24"/>
        </w:rPr>
        <w:t xml:space="preserve">       ！创建虚拟接口VLAN 10（VLAN接口配置模式）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SwitchA(config-if)#ip address 192.168.10.254  255.255.255.0</w:t>
      </w:r>
      <w:r>
        <w:rPr>
          <w:rFonts w:hint="eastAsia" w:ascii="宋体" w:hAnsi="宋体"/>
          <w:sz w:val="24"/>
          <w:szCs w:val="24"/>
        </w:rPr>
        <w:t xml:space="preserve">  ！配置虚拟接口VLAN 10的地址为192.168.10.254，子网掩码为255.255.255.0</w:t>
      </w:r>
      <w:r>
        <w:rPr>
          <w:rFonts w:hint="eastAsia" w:ascii="宋体" w:hAnsi="宋体"/>
          <w:sz w:val="24"/>
          <w:szCs w:val="24"/>
          <w:lang w:eastAsia="zh-CN"/>
        </w:rPr>
        <w:t>。</w:t>
      </w:r>
      <w:r>
        <w:rPr>
          <w:rFonts w:hint="eastAsia" w:ascii="宋体" w:hAnsi="宋体"/>
          <w:color w:val="FF0000"/>
          <w:sz w:val="24"/>
          <w:szCs w:val="24"/>
          <w:lang w:eastAsia="zh-CN"/>
        </w:rPr>
        <w:t>给</w:t>
      </w:r>
      <w:r>
        <w:rPr>
          <w:rFonts w:hint="eastAsia" w:ascii="宋体" w:hAnsi="宋体"/>
          <w:color w:val="FF0000"/>
          <w:sz w:val="24"/>
          <w:szCs w:val="24"/>
          <w:lang w:val="en-US" w:eastAsia="zh-CN"/>
        </w:rPr>
        <w:t>VLAN分配的IP地址就是这个网段的网关地址，在该网段中，计算机的网关地址彦设置成这个地址</w:t>
      </w:r>
      <w:r>
        <w:rPr>
          <w:rFonts w:hint="eastAsia" w:ascii="宋体" w:hAnsi="宋体"/>
          <w:sz w:val="24"/>
          <w:szCs w:val="24"/>
          <w:lang w:val="en-US" w:eastAsia="zh-CN"/>
        </w:rPr>
        <w:t>！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SwitchA(config-if)#no shutdown  ！开启接口。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 xml:space="preserve">SwitchA(config)#interface vlan 20 </w:t>
      </w:r>
      <w:r>
        <w:rPr>
          <w:rFonts w:hint="eastAsia" w:ascii="宋体" w:hAnsi="宋体"/>
          <w:sz w:val="24"/>
          <w:szCs w:val="24"/>
        </w:rPr>
        <w:t xml:space="preserve"> ！创建虚拟接口VLAN 20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 xml:space="preserve">SwitchA(config-vlan)#ip address 192.168.20.254  255.255.255.0 </w:t>
      </w:r>
      <w:r>
        <w:rPr>
          <w:rFonts w:hint="eastAsia" w:ascii="宋体" w:hAnsi="宋体"/>
          <w:sz w:val="24"/>
          <w:szCs w:val="24"/>
        </w:rPr>
        <w:t xml:space="preserve"> ！配置虚拟接口VLAN 10的地址为192.168.10.254, 子网掩码为255.255.255.0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SwitchA(config-if)#no shutdown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第七步：在二层交换机s2126G(SwitchB)上创建VLAN 10，并将0/5端口划分给VALN10中。</w:t>
      </w:r>
    </w:p>
    <w:p>
      <w:pPr>
        <w:ind w:left="420" w:leftChars="20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返回到RCMS界面，选择一个二层交换机，如s3。操作同第一步,注意交换机改名为SwitchB。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SwitchB(config)#vlan 10！建立VLAN10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SwitchB(config-if)#interface fastethernet 0/5  ！进入接口F0/5配置模式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SwitchB(config-if)#switch access vlan 10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第八步：把交换机SwitchB连接的0/24接口做成trunk模式。用于和SwitchA交换机的连接</w:t>
      </w: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SwitchB(config)#interface fastethernet 0/24</w:t>
      </w: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SwitchB(config-if)#switchport mode trunk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</w:t>
      </w:r>
      <w:r>
        <w:rPr>
          <w:rFonts w:hint="eastAsia" w:ascii="宋体" w:hAnsi="宋体"/>
          <w:sz w:val="24"/>
          <w:szCs w:val="24"/>
        </w:rPr>
        <w:t>九</w:t>
      </w:r>
      <w:r>
        <w:rPr>
          <w:rFonts w:hint="eastAsia" w:ascii="宋体" w:hAnsi="宋体"/>
          <w:b/>
          <w:sz w:val="24"/>
          <w:szCs w:val="24"/>
        </w:rPr>
        <w:t>步：显示VLAN配置和Trunk配置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SwitchA(config-if)#end   ！ 退出到特权模式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 #show vlan</w:t>
      </w:r>
      <w:r>
        <w:rPr>
          <w:rFonts w:hint="eastAsia" w:ascii="宋体" w:hAnsi="宋体"/>
          <w:b/>
          <w:sz w:val="24"/>
          <w:szCs w:val="24"/>
        </w:rPr>
        <w:t xml:space="preserve">          </w:t>
      </w:r>
      <w:r>
        <w:rPr>
          <w:rFonts w:hint="eastAsia" w:ascii="宋体" w:hAnsi="宋体"/>
          <w:sz w:val="24"/>
          <w:szCs w:val="24"/>
        </w:rPr>
        <w:t xml:space="preserve">   ！ 显示VLAN配置信息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SwitchA #show interface fastethernet 0/24 switchport或 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 #show interface fastethernet 0/24 trunk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第十步：验证PC1和PC3或PC2和PC3的连通性。将PC1和PC3的默认网关设置为192.168.10.254，将PC2的默认网关设置为192.168.20.254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使用ping测试。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显示交换机的全部配置信息[可选]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SwitchA#show running-config  !显示交换机A的配置信息</w:t>
      </w:r>
    </w:p>
    <w:p>
      <w:pPr>
        <w:rPr>
          <w:rFonts w:hint="eastAsia" w:eastAsia="宋体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SwitchB#show running-config  !显示交换机B的配置信息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IP地址：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PC1:192.168.10.1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PC2:192.168.20.250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测试结果：</w:t>
      </w:r>
    </w:p>
    <w:p>
      <w:pPr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94" name="图片 94" descr="060f31310a66aac464422e9e01e0d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060f31310a66aac464422e9e01e0dd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93" name="图片 93" descr="7538487e51814b234a5ee874cf5c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7538487e51814b234a5ee874cf5c88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接线图：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95" name="图片 95" descr="4bd061ff3ad4ab91d1e1798d13c80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4bd061ff3ad4ab91d1e1798d13c809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（2</w:t>
      </w:r>
      <w:r>
        <w:rPr>
          <w:rFonts w:hint="eastAsia"/>
          <w:b/>
          <w:bCs/>
          <w:sz w:val="28"/>
          <w:szCs w:val="28"/>
          <w:lang w:eastAsia="zh-CN"/>
        </w:rPr>
        <w:t>）</w:t>
      </w: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路由器实现VLAN之间通信</w:t>
      </w:r>
    </w:p>
    <w:p>
      <w:pPr>
        <w:pStyle w:val="8"/>
        <w:ind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第一步 登录到交换机，我们组机柜为第五台。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第二步：在交换机上创建两个VLAN，分别是VLAN 10和VLAN 20。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SwitchA(config)#vlan 10    ！创建VLAN 10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SwitchA(config)#vlan 20    ！创建VLAN 20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SwitchA(config)#interface fastEthernet 0/1   ！进入接口F0/1配置模式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access vlan 10</w:t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！将F 0/1分配给VLAN 10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SwitchA(config)#interface fastEthernet 0/2   ！进入接口F0/2配置模式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access vlan 20        ！将F 0/2分配给VLAN 20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第三步：把交换机的0/24接口做成trunk模式。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SwitchA(config-if)#interface fastethernet 0/24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mode trunk         ！配置Trunk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第四步：显示VLAN配置和Trunk配置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SwitchA(config-if)#end   ！ 退出到特权模式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 #show vlan             ！ 显示VLAN配置信息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 #show interface fastethernet 0/24 switchport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或 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 #show interface fastethernet 0/24 trunk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第五步 在路由器上配置接口F0的子接口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PC1</w:t>
      </w:r>
      <w:r>
        <w:rPr>
          <w:rFonts w:hint="eastAsia" w:ascii="宋体" w:hAnsi="宋体"/>
          <w:sz w:val="24"/>
        </w:rPr>
        <w:t>传递数据给</w:t>
      </w:r>
      <w:r>
        <w:rPr>
          <w:rFonts w:ascii="宋体" w:hAnsi="宋体"/>
          <w:sz w:val="24"/>
        </w:rPr>
        <w:t>PC2</w:t>
      </w:r>
      <w:r>
        <w:rPr>
          <w:rFonts w:hint="eastAsia" w:ascii="宋体" w:hAnsi="宋体"/>
          <w:sz w:val="24"/>
        </w:rPr>
        <w:t>的过程是：</w:t>
      </w:r>
      <w:r>
        <w:rPr>
          <w:rFonts w:ascii="宋体" w:hAnsi="宋体"/>
          <w:sz w:val="24"/>
        </w:rPr>
        <w:t>PC1</w:t>
      </w:r>
      <w:r>
        <w:rPr>
          <w:rFonts w:hint="eastAsia" w:ascii="宋体" w:hAnsi="宋体"/>
          <w:sz w:val="24"/>
        </w:rPr>
        <w:t>交换机</w:t>
      </w:r>
      <w:r>
        <w:rPr>
          <w:rFonts w:ascii="宋体" w:hAnsi="宋体"/>
          <w:sz w:val="24"/>
        </w:rPr>
        <w:t></w:t>
      </w:r>
      <w:r>
        <w:rPr>
          <w:rFonts w:hint="eastAsia" w:ascii="宋体" w:hAnsi="宋体"/>
          <w:sz w:val="24"/>
        </w:rPr>
        <w:t>路由器</w:t>
      </w:r>
      <w:r>
        <w:rPr>
          <w:rFonts w:ascii="宋体" w:hAnsi="宋体"/>
          <w:sz w:val="24"/>
        </w:rPr>
        <w:t></w:t>
      </w:r>
      <w:r>
        <w:rPr>
          <w:rFonts w:hint="eastAsia" w:ascii="宋体" w:hAnsi="宋体"/>
          <w:sz w:val="24"/>
        </w:rPr>
        <w:t>交换机</w:t>
      </w:r>
      <w:r>
        <w:rPr>
          <w:rFonts w:ascii="宋体" w:hAnsi="宋体"/>
          <w:sz w:val="24"/>
        </w:rPr>
        <w:t>PC2</w:t>
      </w:r>
      <w:r>
        <w:rPr>
          <w:rFonts w:hint="eastAsia" w:ascii="宋体" w:hAnsi="宋体"/>
          <w:sz w:val="24"/>
        </w:rPr>
        <w:t>。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1、返回到RCMS，选r1，并登录到路由器R1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操作方式同第一步。注意，路由器可以改名为 hostname Router。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2、进入子接口配置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Router(config)#interface GigabitEthernet 0/1   ！进入路由器接口配置模式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Router(config-if)#no ip address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Router(config-if)#no shutdown      ！开启路由器接口f0。（路由器接口默认关闭）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Router(config)#interface GigabitEthernet 0/1.10 </w:t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！进入子接口F0.10配置模式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Router(config-subif)#encapsulation  dot1Q 10  ！封装802.1q，并指定VLAN号10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Router(config-subif)#ip add 192.168.10.254 255.255.255.0  ！配置子接口F0.10 IP地址.VLAN10的默认网关。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Router(config)#exit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Router(config)#Interface  Fastethernet 1/0.20    ！进入子接口F0.20配置模式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Router(config-subif)#encapsulation  dot1Q 20  ！封装802.1q，并指定VLAN号20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Router(config-subif)#ip address 192.168.20.254 255.255.255.0 ！配置子接口F0.20 IP地址。VLAN 20的默认网关。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第六步 验证接口配置和VLAN配置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Router(config)#exit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Router(config)#show interface brief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drawing>
          <wp:inline distT="0" distB="0" distL="0" distR="0">
            <wp:extent cx="5273040" cy="3108960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Router(config)#show vlan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drawing>
          <wp:inline distT="0" distB="0" distL="0" distR="0">
            <wp:extent cx="5273040" cy="2606040"/>
            <wp:effectExtent l="0" t="0" r="381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第七步 各VLAN内主机的配置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注意不同VLAN主机的网关地址分别是路由器两个子网的接口地址。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主机1（地址：1</w:t>
      </w:r>
      <w:r>
        <w:rPr>
          <w:rFonts w:ascii="宋体" w:hAnsi="宋体"/>
          <w:sz w:val="24"/>
        </w:rPr>
        <w:t>92.168.10.251</w:t>
      </w:r>
      <w:r>
        <w:rPr>
          <w:rFonts w:hint="eastAsia" w:ascii="宋体" w:hAnsi="宋体"/>
          <w:sz w:val="24"/>
        </w:rPr>
        <w:t>）：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drawing>
          <wp:inline distT="0" distB="0" distL="0" distR="0">
            <wp:extent cx="3893820" cy="406146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主机</w:t>
      </w:r>
      <w:r>
        <w:rPr>
          <w:rFonts w:ascii="宋体" w:hAnsi="宋体"/>
          <w:sz w:val="24"/>
        </w:rPr>
        <w:t>2</w:t>
      </w:r>
      <w:r>
        <w:rPr>
          <w:rFonts w:hint="eastAsia" w:ascii="宋体" w:hAnsi="宋体"/>
          <w:sz w:val="24"/>
        </w:rPr>
        <w:t>（地址：1</w:t>
      </w:r>
      <w:r>
        <w:rPr>
          <w:rFonts w:ascii="宋体" w:hAnsi="宋体"/>
          <w:sz w:val="24"/>
        </w:rPr>
        <w:t>92.168.20.250</w:t>
      </w:r>
      <w:r>
        <w:rPr>
          <w:rFonts w:hint="eastAsia" w:ascii="宋体" w:hAnsi="宋体"/>
          <w:sz w:val="24"/>
        </w:rPr>
        <w:t>）：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drawing>
          <wp:inline distT="0" distB="0" distL="0" distR="0">
            <wp:extent cx="3909060" cy="408432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第八步 测试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主机1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ping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主机2：</w:t>
      </w:r>
    </w:p>
    <w:p>
      <w:pPr>
        <w:pStyle w:val="8"/>
        <w:ind w:left="420" w:leftChars="0" w:firstLine="0" w:firstLineChars="0"/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 w:eastAsia="宋体"/>
          <w:sz w:val="24"/>
          <w:lang w:eastAsia="zh-CN"/>
        </w:rPr>
        <w:drawing>
          <wp:inline distT="0" distB="0" distL="114300" distR="114300">
            <wp:extent cx="5266690" cy="3950335"/>
            <wp:effectExtent l="0" t="0" r="6350" b="12065"/>
            <wp:docPr id="8" name="图片 8" descr="49902cf9456b43b65e74c2c53f90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9902cf9456b43b65e74c2c53f9077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420" w:leftChars="0" w:firstLine="0" w:firstLineChars="0"/>
        <w:rPr>
          <w:rFonts w:hint="eastAsia" w:ascii="宋体" w:hAnsi="宋体" w:eastAsia="宋体"/>
          <w:sz w:val="24"/>
          <w:lang w:eastAsia="zh-CN"/>
        </w:rPr>
      </w:pP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主机2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ping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主机1：</w:t>
      </w:r>
    </w:p>
    <w:p>
      <w:pPr>
        <w:pStyle w:val="8"/>
        <w:ind w:left="420" w:leftChars="0" w:firstLine="0" w:firstLineChars="0"/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 w:eastAsia="宋体"/>
          <w:sz w:val="24"/>
          <w:lang w:eastAsia="zh-CN"/>
        </w:rPr>
        <w:drawing>
          <wp:inline distT="0" distB="0" distL="114300" distR="114300">
            <wp:extent cx="5266690" cy="3950335"/>
            <wp:effectExtent l="0" t="0" r="6350" b="12065"/>
            <wp:docPr id="7" name="图片 7" descr="90b7e82035d66def51f6bb154533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0b7e82035d66def51f6bb154533fa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接线图</w:t>
      </w:r>
      <w:r>
        <w:rPr>
          <w:rFonts w:hint="eastAsia" w:ascii="宋体" w:hAnsi="宋体"/>
          <w:sz w:val="24"/>
        </w:rPr>
        <w:t>：</w:t>
      </w:r>
    </w:p>
    <w:p>
      <w:pPr>
        <w:pStyle w:val="8"/>
        <w:ind w:left="420" w:leftChars="0" w:firstLine="0" w:firstLineChars="0"/>
        <w:rPr>
          <w:rFonts w:hint="eastAsia" w:ascii="宋体" w:hAnsi="宋体" w:eastAsia="宋体"/>
          <w:b/>
          <w:bCs/>
          <w:sz w:val="24"/>
          <w:lang w:eastAsia="zh-CN"/>
        </w:rPr>
      </w:pPr>
      <w:r>
        <w:rPr>
          <w:rFonts w:hint="eastAsia" w:ascii="宋体" w:hAnsi="宋体" w:eastAsia="宋体"/>
          <w:b/>
          <w:bCs/>
          <w:sz w:val="24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9" name="图片 9" descr="d880721ca86393b7847154aaca73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880721ca86393b7847154aaca736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rPr>
          <w:rFonts w:hint="eastAsia" w:ascii="宋体" w:hAnsi="宋体"/>
          <w:b/>
          <w:bCs/>
          <w:sz w:val="24"/>
          <w:lang w:val="en-US" w:eastAsia="zh-CN"/>
        </w:rPr>
      </w:pPr>
    </w:p>
    <w:p>
      <w:pPr>
        <w:pStyle w:val="8"/>
        <w:numPr>
          <w:ilvl w:val="0"/>
          <w:numId w:val="0"/>
        </w:numPr>
        <w:rPr>
          <w:rFonts w:hint="default" w:ascii="宋体" w:hAnsi="宋体"/>
          <w:b/>
          <w:bCs/>
          <w:sz w:val="24"/>
          <w:lang w:val="en-US" w:eastAsia="zh-CN"/>
        </w:rPr>
      </w:pPr>
    </w:p>
    <w:p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实验小结</w:t>
      </w:r>
    </w:p>
    <w:p>
      <w:pPr>
        <w:pStyle w:val="8"/>
        <w:numPr>
          <w:ilvl w:val="0"/>
          <w:numId w:val="9"/>
        </w:numPr>
        <w:ind w:firstLineChars="0"/>
      </w:pPr>
      <w:r>
        <w:rPr>
          <w:rFonts w:hint="eastAsia" w:ascii="宋体" w:hAnsi="宋体"/>
          <w:sz w:val="24"/>
        </w:rPr>
        <w:t>学会了如何</w:t>
      </w:r>
      <w:r>
        <w:rPr>
          <w:rFonts w:hint="eastAsia" w:ascii="宋体" w:hAnsi="宋体"/>
          <w:sz w:val="24"/>
          <w:lang w:val="en-US" w:eastAsia="zh-CN"/>
        </w:rPr>
        <w:t>配置</w:t>
      </w:r>
      <w:r>
        <w:rPr>
          <w:rFonts w:hint="eastAsia" w:ascii="宋体" w:hAnsi="宋体"/>
          <w:sz w:val="24"/>
        </w:rPr>
        <w:t>交换机</w:t>
      </w:r>
      <w:r>
        <w:rPr>
          <w:rFonts w:hint="eastAsia" w:ascii="宋体" w:hAnsi="宋体"/>
          <w:sz w:val="24"/>
          <w:lang w:val="en-US" w:eastAsia="zh-CN"/>
        </w:rPr>
        <w:t>和划分VLAN，以及通过三层交换机或者路由器进行跨VLAN通信</w:t>
      </w:r>
      <w:r>
        <w:rPr>
          <w:rFonts w:hint="eastAsia" w:ascii="宋体" w:hAnsi="宋体"/>
          <w:sz w:val="24"/>
        </w:rPr>
        <w:t>。</w:t>
      </w:r>
    </w:p>
    <w:p>
      <w:pPr>
        <w:pStyle w:val="8"/>
        <w:numPr>
          <w:ilvl w:val="0"/>
          <w:numId w:val="9"/>
        </w:numPr>
        <w:ind w:firstLineChars="0"/>
      </w:pPr>
      <w:r>
        <w:rPr>
          <w:rFonts w:hint="eastAsia" w:ascii="宋体" w:hAnsi="宋体"/>
          <w:sz w:val="24"/>
        </w:rPr>
        <w:t>熟悉了如何组网，插线</w:t>
      </w:r>
      <w:r>
        <w:rPr>
          <w:rFonts w:hint="eastAsia" w:ascii="宋体" w:hAnsi="宋体"/>
          <w:sz w:val="24"/>
          <w:lang w:eastAsia="zh-CN"/>
        </w:rPr>
        <w:t>，</w:t>
      </w:r>
      <w:r>
        <w:rPr>
          <w:rFonts w:hint="eastAsia" w:ascii="宋体" w:hAnsi="宋体"/>
          <w:sz w:val="24"/>
          <w:lang w:val="en-US" w:eastAsia="zh-CN"/>
        </w:rPr>
        <w:t>提高动手能力</w:t>
      </w:r>
      <w:r>
        <w:rPr>
          <w:rFonts w:hint="eastAsia" w:ascii="宋体" w:hAnsi="宋体"/>
          <w:sz w:val="24"/>
        </w:rPr>
        <w:t>。</w:t>
      </w:r>
    </w:p>
    <w:p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思考：</w:t>
      </w:r>
    </w:p>
    <w:p>
      <w:pPr>
        <w:numPr>
          <w:ilvl w:val="0"/>
          <w:numId w:val="10"/>
        </w:numPr>
        <w:ind w:left="0" w:leftChars="0" w:firstLine="420" w:firstLineChars="200"/>
        <w:rPr>
          <w:rFonts w:hint="eastAsia"/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不同的VLAN之间为什么不能通信？</w:t>
      </w:r>
    </w:p>
    <w:p>
      <w:pPr>
        <w:numPr>
          <w:ilvl w:val="0"/>
          <w:numId w:val="10"/>
        </w:numPr>
        <w:ind w:left="0" w:leftChars="0" w:firstLine="420" w:firstLineChars="200"/>
        <w:rPr>
          <w:rFonts w:hint="eastAsia"/>
          <w:sz w:val="21"/>
          <w:szCs w:val="21"/>
        </w:rPr>
      </w:pPr>
      <w:r>
        <w:rPr>
          <w:rFonts w:hint="eastAsia"/>
          <w:bCs/>
          <w:sz w:val="21"/>
          <w:szCs w:val="21"/>
        </w:rPr>
        <w:t>如何删除一个VLAN？</w:t>
      </w:r>
    </w:p>
    <w:p>
      <w:pPr>
        <w:numPr>
          <w:ilvl w:val="0"/>
          <w:numId w:val="10"/>
        </w:numPr>
        <w:ind w:left="0" w:leftChars="0" w:firstLine="420" w:firstLine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Trunk作用是什么？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eastAsiaTheme="minorEastAsia" w:cstheme="minorEastAsia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11"/>
        </w:numPr>
        <w:ind w:firstLine="420" w:firstLineChars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网段不同</w:t>
      </w:r>
    </w:p>
    <w:p>
      <w:pPr>
        <w:numPr>
          <w:ilvl w:val="0"/>
          <w:numId w:val="11"/>
        </w:numPr>
        <w:ind w:firstLine="420" w:firstLineChars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可以通过switch(config)#no vlan 10删除VLAN 10。删除VLAN前先将VLAN中的端口移出。命令为：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switch(config)#interface fastethernet 0/5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Switch(config-if)# no switchport </w:t>
      </w:r>
    </w:p>
    <w:p>
      <w:pPr>
        <w:numPr>
          <w:numId w:val="0"/>
        </w:numPr>
        <w:ind w:firstLine="420" w:firstLineChars="0"/>
        <w:rPr>
          <w:rFonts w:hint="default" w:asciiTheme="minorEastAsia" w:hAnsiTheme="minorEastAsia" w:eastAsiaTheme="minorEastAsia" w:cstheme="minorEastAsia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3.Trunk可以连接不同交换机的相同Vlan来实现通信</w:t>
      </w:r>
      <w:bookmarkStart w:id="0" w:name="_GoBack"/>
      <w:bookmarkEnd w:id="0"/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eastAsiaTheme="minorEastAsia" w:cstheme="minorEastAsia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2"/>
    <w:multiLevelType w:val="multilevel"/>
    <w:tmpl w:val="00000002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">
    <w:nsid w:val="00000006"/>
    <w:multiLevelType w:val="multilevel"/>
    <w:tmpl w:val="00000006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00000014"/>
    <w:multiLevelType w:val="singleLevel"/>
    <w:tmpl w:val="00000014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3">
    <w:nsid w:val="00000023"/>
    <w:multiLevelType w:val="multilevel"/>
    <w:tmpl w:val="00000023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">
    <w:nsid w:val="2E2E5786"/>
    <w:multiLevelType w:val="multilevel"/>
    <w:tmpl w:val="2E2E5786"/>
    <w:lvl w:ilvl="0" w:tentative="0">
      <w:start w:val="1"/>
      <w:numFmt w:val="chineseCountingThousand"/>
      <w:lvlText w:val="%1、"/>
      <w:lvlJc w:val="left"/>
      <w:pPr>
        <w:ind w:left="720" w:hanging="720"/>
      </w:pPr>
      <w:rPr>
        <w:rFonts w:hint="default"/>
        <w:b/>
        <w:bCs/>
        <w:sz w:val="28"/>
        <w:szCs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b/>
        <w:bCs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234FA53"/>
    <w:multiLevelType w:val="singleLevel"/>
    <w:tmpl w:val="3234FA53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3321D065"/>
    <w:multiLevelType w:val="singleLevel"/>
    <w:tmpl w:val="3321D065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35006ED1"/>
    <w:multiLevelType w:val="multilevel"/>
    <w:tmpl w:val="35006ED1"/>
    <w:lvl w:ilvl="0" w:tentative="0">
      <w:start w:val="1"/>
      <w:numFmt w:val="chineseCountingThousand"/>
      <w:lvlText w:val="(%1)"/>
      <w:lvlJc w:val="left"/>
      <w:pPr>
        <w:ind w:left="840" w:hanging="420"/>
      </w:pPr>
      <w:rPr>
        <w:b/>
        <w:bCs/>
        <w:sz w:val="28"/>
        <w:szCs w:val="28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F462012"/>
    <w:multiLevelType w:val="singleLevel"/>
    <w:tmpl w:val="4F462012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66B32E95"/>
    <w:multiLevelType w:val="multilevel"/>
    <w:tmpl w:val="66B32E95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0">
    <w:nsid w:val="7C179671"/>
    <w:multiLevelType w:val="singleLevel"/>
    <w:tmpl w:val="7C17967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8"/>
  </w:num>
  <w:num w:numId="6">
    <w:abstractNumId w:val="6"/>
  </w:num>
  <w:num w:numId="7">
    <w:abstractNumId w:val="7"/>
  </w:num>
  <w:num w:numId="8">
    <w:abstractNumId w:val="5"/>
  </w:num>
  <w:num w:numId="9">
    <w:abstractNumId w:val="9"/>
  </w:num>
  <w:num w:numId="10">
    <w:abstractNumId w:val="2"/>
  </w:num>
  <w:num w:numId="11">
    <w:abstractNumId w:val="1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C SYSTEM">
    <w15:presenceInfo w15:providerId="None" w15:userId="MC SYSTE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D079B"/>
    <w:rsid w:val="03464142"/>
    <w:rsid w:val="037A1030"/>
    <w:rsid w:val="03A301AE"/>
    <w:rsid w:val="03C3657E"/>
    <w:rsid w:val="044D3F75"/>
    <w:rsid w:val="04B85DC7"/>
    <w:rsid w:val="04DD0E46"/>
    <w:rsid w:val="050E21AF"/>
    <w:rsid w:val="0513761D"/>
    <w:rsid w:val="053B14E2"/>
    <w:rsid w:val="0602684E"/>
    <w:rsid w:val="06B71133"/>
    <w:rsid w:val="06B96F3B"/>
    <w:rsid w:val="08CD35A1"/>
    <w:rsid w:val="090C3816"/>
    <w:rsid w:val="0AEB05CE"/>
    <w:rsid w:val="0C21299B"/>
    <w:rsid w:val="0D815AD9"/>
    <w:rsid w:val="0DA46B9E"/>
    <w:rsid w:val="0DF86BE5"/>
    <w:rsid w:val="104A50C1"/>
    <w:rsid w:val="118052D4"/>
    <w:rsid w:val="123004D0"/>
    <w:rsid w:val="12EE5C4B"/>
    <w:rsid w:val="14320D60"/>
    <w:rsid w:val="146B795D"/>
    <w:rsid w:val="16051FDC"/>
    <w:rsid w:val="163176E0"/>
    <w:rsid w:val="17312F5A"/>
    <w:rsid w:val="186D70AA"/>
    <w:rsid w:val="189909A9"/>
    <w:rsid w:val="18F91729"/>
    <w:rsid w:val="19B0346B"/>
    <w:rsid w:val="1B2942DD"/>
    <w:rsid w:val="1BAE7D16"/>
    <w:rsid w:val="1EF17195"/>
    <w:rsid w:val="1FA66101"/>
    <w:rsid w:val="22274B8D"/>
    <w:rsid w:val="2267794D"/>
    <w:rsid w:val="2385179E"/>
    <w:rsid w:val="23D64D6A"/>
    <w:rsid w:val="24EE2E0F"/>
    <w:rsid w:val="25B27F40"/>
    <w:rsid w:val="266524F6"/>
    <w:rsid w:val="28B91D66"/>
    <w:rsid w:val="290A49E7"/>
    <w:rsid w:val="2A222E5B"/>
    <w:rsid w:val="2A490E6F"/>
    <w:rsid w:val="2B5875B6"/>
    <w:rsid w:val="2D6C4431"/>
    <w:rsid w:val="2E053A72"/>
    <w:rsid w:val="2F195E2B"/>
    <w:rsid w:val="2FD82684"/>
    <w:rsid w:val="2FF76019"/>
    <w:rsid w:val="30276091"/>
    <w:rsid w:val="32707C9C"/>
    <w:rsid w:val="33013D23"/>
    <w:rsid w:val="33A92A6C"/>
    <w:rsid w:val="3454364D"/>
    <w:rsid w:val="347F049D"/>
    <w:rsid w:val="34D35668"/>
    <w:rsid w:val="35942C0F"/>
    <w:rsid w:val="35C311B5"/>
    <w:rsid w:val="35F50205"/>
    <w:rsid w:val="367F668C"/>
    <w:rsid w:val="36FF1558"/>
    <w:rsid w:val="378C5F02"/>
    <w:rsid w:val="378F6320"/>
    <w:rsid w:val="37995004"/>
    <w:rsid w:val="38CE28CC"/>
    <w:rsid w:val="38DC63C9"/>
    <w:rsid w:val="3951275A"/>
    <w:rsid w:val="3AB73F4A"/>
    <w:rsid w:val="3CE94D17"/>
    <w:rsid w:val="3D172CCA"/>
    <w:rsid w:val="3E051407"/>
    <w:rsid w:val="3E0A0DD6"/>
    <w:rsid w:val="3E9F0490"/>
    <w:rsid w:val="3F3A674B"/>
    <w:rsid w:val="3FC97520"/>
    <w:rsid w:val="414566B0"/>
    <w:rsid w:val="42917D0E"/>
    <w:rsid w:val="478619BD"/>
    <w:rsid w:val="47E83988"/>
    <w:rsid w:val="4838132E"/>
    <w:rsid w:val="4929717E"/>
    <w:rsid w:val="49912B99"/>
    <w:rsid w:val="4B8359AE"/>
    <w:rsid w:val="4C1D0BAD"/>
    <w:rsid w:val="4DB7294D"/>
    <w:rsid w:val="4EDA60F9"/>
    <w:rsid w:val="4F690ADE"/>
    <w:rsid w:val="501C4A9A"/>
    <w:rsid w:val="508B2B8F"/>
    <w:rsid w:val="514A2F6F"/>
    <w:rsid w:val="5283250F"/>
    <w:rsid w:val="546F791A"/>
    <w:rsid w:val="551E5E83"/>
    <w:rsid w:val="57AD1C83"/>
    <w:rsid w:val="57DC1C8E"/>
    <w:rsid w:val="5B641102"/>
    <w:rsid w:val="5B8658B2"/>
    <w:rsid w:val="5C41687B"/>
    <w:rsid w:val="5D3F74F5"/>
    <w:rsid w:val="5E2617A2"/>
    <w:rsid w:val="5EAA3AB2"/>
    <w:rsid w:val="5FDC6FF7"/>
    <w:rsid w:val="607B71A0"/>
    <w:rsid w:val="64CA6DCA"/>
    <w:rsid w:val="6A396C55"/>
    <w:rsid w:val="6AA17674"/>
    <w:rsid w:val="6BA13ECD"/>
    <w:rsid w:val="6BFA20C0"/>
    <w:rsid w:val="6C095B31"/>
    <w:rsid w:val="6C35284A"/>
    <w:rsid w:val="6D0B578F"/>
    <w:rsid w:val="6D134B0C"/>
    <w:rsid w:val="6DBC2366"/>
    <w:rsid w:val="6E7556F1"/>
    <w:rsid w:val="6E8E6CCD"/>
    <w:rsid w:val="6EE56A5E"/>
    <w:rsid w:val="6EFF442F"/>
    <w:rsid w:val="70096E04"/>
    <w:rsid w:val="70500747"/>
    <w:rsid w:val="706E522E"/>
    <w:rsid w:val="709B3A6F"/>
    <w:rsid w:val="734C0FC3"/>
    <w:rsid w:val="747D73F9"/>
    <w:rsid w:val="761F6AF7"/>
    <w:rsid w:val="77C8614B"/>
    <w:rsid w:val="78AC6E32"/>
    <w:rsid w:val="78C21F5C"/>
    <w:rsid w:val="79F8796F"/>
    <w:rsid w:val="7A09532A"/>
    <w:rsid w:val="7CD41A86"/>
    <w:rsid w:val="7CDC6AC6"/>
    <w:rsid w:val="7DE46285"/>
    <w:rsid w:val="7E061108"/>
    <w:rsid w:val="7F630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microsoft.com/office/2011/relationships/people" Target="people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2019-12-09T14:49:00Z</dcterms:created>
  <dc:creator>Administrator</dc:creator>
  <cp:lastModifiedBy>桃酥的酥</cp:lastModifiedBy>
  <dcterms:modified xsi:type="dcterms:W3CDTF">2021-11-01T12:48:19Z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A7AE250936A64E1795AFC0194D583134</vt:lpwstr>
  </property>
</Properties>
</file>