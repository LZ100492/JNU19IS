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r>
        <w:t>暨南大学本科实验报告专用纸</w:t>
      </w:r>
    </w:p>
    <w:p>
      <w:pPr>
        <w:spacing w:line="420" w:lineRule="exact"/>
        <w:outlineLvl w:val="9"/>
        <w:rPr>
          <w:rFonts w:eastAsia="楷体_GB2312"/>
          <w:sz w:val="28"/>
          <w:szCs w:val="28"/>
        </w:rPr>
      </w:pPr>
      <w:r>
        <w:rPr>
          <w:rFonts w:eastAsia="楷体_GB2312"/>
          <w:sz w:val="28"/>
          <w:szCs w:val="28"/>
        </w:rPr>
        <w:t>课程名称</w:t>
      </w:r>
      <w:r>
        <w:rPr>
          <w:rFonts w:eastAsia="楷体_GB2312"/>
          <w:sz w:val="28"/>
          <w:szCs w:val="28"/>
          <w:u w:val="single"/>
        </w:rPr>
        <w:t xml:space="preserve">     </w:t>
      </w:r>
      <w:r>
        <w:rPr>
          <w:rFonts w:hint="eastAsia" w:eastAsia="楷体_GB2312"/>
          <w:sz w:val="28"/>
          <w:szCs w:val="28"/>
          <w:u w:val="single"/>
        </w:rPr>
        <w:t>计算机网络实验</w:t>
      </w:r>
      <w:r>
        <w:rPr>
          <w:rFonts w:eastAsia="楷体_GB2312"/>
          <w:sz w:val="28"/>
          <w:szCs w:val="28"/>
          <w:u w:val="single"/>
        </w:rPr>
        <w:t xml:space="preserve">        </w:t>
      </w:r>
      <w:r>
        <w:rPr>
          <w:rFonts w:eastAsia="楷体_GB2312"/>
          <w:sz w:val="28"/>
          <w:szCs w:val="28"/>
        </w:rPr>
        <w:t>成绩评定</w:t>
      </w:r>
      <w:r>
        <w:rPr>
          <w:rFonts w:eastAsia="楷体_GB2312"/>
          <w:sz w:val="28"/>
          <w:szCs w:val="28"/>
          <w:u w:val="single"/>
        </w:rPr>
        <w:t xml:space="preserve">            </w:t>
      </w:r>
    </w:p>
    <w:p>
      <w:pPr>
        <w:spacing w:line="420" w:lineRule="exact"/>
        <w:outlineLvl w:val="9"/>
        <w:rPr>
          <w:rFonts w:eastAsia="楷体_GB2312"/>
          <w:sz w:val="28"/>
          <w:szCs w:val="28"/>
        </w:rPr>
      </w:pPr>
      <w:r>
        <w:rPr>
          <w:rFonts w:eastAsia="楷体_GB2312"/>
          <w:sz w:val="28"/>
          <w:szCs w:val="28"/>
        </w:rPr>
        <w:t>实验项目名称</w:t>
      </w:r>
      <w:r>
        <w:rPr>
          <w:rFonts w:hint="eastAsia" w:eastAsia="楷体_GB2312"/>
          <w:sz w:val="28"/>
          <w:szCs w:val="28"/>
          <w:u w:val="single"/>
          <w:lang w:val="en-US" w:eastAsia="zh-CN"/>
        </w:rPr>
        <w:t xml:space="preserve"> 数据链路层和网络层协议分析 </w:t>
      </w:r>
      <w:r>
        <w:rPr>
          <w:rFonts w:eastAsia="楷体_GB2312"/>
          <w:sz w:val="28"/>
          <w:szCs w:val="28"/>
        </w:rPr>
        <w:t>指导教师</w:t>
      </w:r>
      <w:r>
        <w:rPr>
          <w:rFonts w:eastAsia="楷体_GB2312"/>
          <w:sz w:val="28"/>
          <w:szCs w:val="28"/>
          <w:u w:val="single"/>
        </w:rPr>
        <w:t xml:space="preserve">  </w:t>
      </w:r>
      <w:r>
        <w:rPr>
          <w:rFonts w:hint="eastAsia" w:eastAsia="楷体_GB2312"/>
          <w:sz w:val="28"/>
          <w:szCs w:val="28"/>
          <w:u w:val="single"/>
        </w:rPr>
        <w:t>潘冰</w:t>
      </w:r>
      <w:r>
        <w:rPr>
          <w:rFonts w:eastAsia="楷体_GB2312"/>
          <w:sz w:val="28"/>
          <w:szCs w:val="28"/>
          <w:u w:val="single"/>
        </w:rPr>
        <w:t xml:space="preserve">     </w:t>
      </w:r>
    </w:p>
    <w:p>
      <w:pPr>
        <w:spacing w:line="420" w:lineRule="exact"/>
        <w:outlineLvl w:val="9"/>
        <w:rPr>
          <w:rFonts w:eastAsia="楷体_GB2312"/>
          <w:sz w:val="28"/>
          <w:szCs w:val="28"/>
          <w:u w:val="single"/>
        </w:rPr>
      </w:pPr>
      <w:r>
        <w:rPr>
          <w:rFonts w:eastAsia="楷体_GB2312"/>
          <w:sz w:val="28"/>
          <w:szCs w:val="28"/>
        </w:rPr>
        <w:t>实验项目编号</w:t>
      </w:r>
      <w:r>
        <w:rPr>
          <w:rFonts w:eastAsia="楷体_GB2312"/>
          <w:sz w:val="28"/>
          <w:szCs w:val="28"/>
          <w:u w:val="single"/>
        </w:rPr>
        <w:t xml:space="preserve">   </w:t>
      </w:r>
      <w:r>
        <w:rPr>
          <w:rFonts w:hint="eastAsia" w:eastAsia="楷体_GB2312"/>
          <w:sz w:val="28"/>
          <w:szCs w:val="28"/>
          <w:u w:val="single"/>
          <w:lang w:val="en-US" w:eastAsia="zh-CN"/>
        </w:rPr>
        <w:t xml:space="preserve"> 07 </w:t>
      </w:r>
      <w:r>
        <w:rPr>
          <w:rFonts w:eastAsia="楷体_GB2312"/>
          <w:sz w:val="28"/>
          <w:szCs w:val="28"/>
          <w:u w:val="single"/>
        </w:rPr>
        <w:t xml:space="preserve">   </w:t>
      </w:r>
      <w:r>
        <w:rPr>
          <w:rFonts w:eastAsia="楷体_GB2312"/>
          <w:sz w:val="28"/>
          <w:szCs w:val="28"/>
        </w:rPr>
        <w:t>实验项目类型</w:t>
      </w:r>
      <w:r>
        <w:rPr>
          <w:rFonts w:eastAsia="楷体_GB2312"/>
          <w:sz w:val="28"/>
          <w:szCs w:val="28"/>
          <w:u w:val="single"/>
        </w:rPr>
        <w:t xml:space="preserve"> </w:t>
      </w:r>
      <w:r>
        <w:rPr>
          <w:rFonts w:hint="eastAsia" w:eastAsia="楷体_GB2312"/>
          <w:sz w:val="28"/>
          <w:szCs w:val="28"/>
          <w:u w:val="single"/>
          <w:lang w:val="en-US" w:eastAsia="zh-CN"/>
        </w:rPr>
        <w:t>验证</w:t>
      </w:r>
      <w:r>
        <w:rPr>
          <w:rFonts w:eastAsia="楷体_GB2312"/>
          <w:sz w:val="28"/>
          <w:szCs w:val="28"/>
          <w:u w:val="single"/>
        </w:rPr>
        <w:t xml:space="preserve">  </w:t>
      </w:r>
      <w:r>
        <w:rPr>
          <w:rFonts w:eastAsia="楷体_GB2312"/>
          <w:sz w:val="28"/>
          <w:szCs w:val="28"/>
        </w:rPr>
        <w:t>实验地点</w:t>
      </w:r>
      <w:r>
        <w:rPr>
          <w:rFonts w:eastAsia="楷体_GB2312"/>
          <w:sz w:val="28"/>
          <w:szCs w:val="28"/>
          <w:u w:val="single"/>
        </w:rPr>
        <w:t xml:space="preserve">  </w:t>
      </w:r>
      <w:r>
        <w:rPr>
          <w:rFonts w:hint="eastAsia" w:eastAsia="楷体_GB2312"/>
          <w:sz w:val="28"/>
          <w:szCs w:val="28"/>
          <w:u w:val="single"/>
        </w:rPr>
        <w:t>b402</w:t>
      </w:r>
      <w:r>
        <w:rPr>
          <w:rFonts w:eastAsia="楷体_GB2312"/>
          <w:sz w:val="28"/>
          <w:szCs w:val="28"/>
          <w:u w:val="single"/>
        </w:rPr>
        <w:t xml:space="preserve">    </w:t>
      </w:r>
    </w:p>
    <w:p>
      <w:pPr>
        <w:spacing w:line="420" w:lineRule="exact"/>
        <w:outlineLvl w:val="9"/>
        <w:rPr>
          <w:rFonts w:eastAsia="楷体_GB2312"/>
          <w:sz w:val="28"/>
          <w:szCs w:val="28"/>
          <w:u w:val="single"/>
        </w:rPr>
      </w:pPr>
      <w:r>
        <w:rPr>
          <w:rFonts w:eastAsia="楷体_GB2312"/>
          <w:sz w:val="28"/>
          <w:szCs w:val="28"/>
        </w:rPr>
        <w:t>学生姓名</w:t>
      </w:r>
      <w:r>
        <w:rPr>
          <w:rFonts w:eastAsia="楷体_GB2312"/>
          <w:sz w:val="28"/>
          <w:szCs w:val="28"/>
          <w:u w:val="single"/>
        </w:rPr>
        <w:t xml:space="preserve">  </w:t>
      </w:r>
      <w:r>
        <w:rPr>
          <w:rFonts w:hint="eastAsia" w:eastAsia="楷体_GB2312"/>
          <w:sz w:val="28"/>
          <w:szCs w:val="28"/>
          <w:u w:val="single"/>
          <w:lang w:val="en-US" w:eastAsia="zh-CN"/>
        </w:rPr>
        <w:t xml:space="preserve">       邓芷灵</w:t>
      </w:r>
      <w:r>
        <w:rPr>
          <w:rFonts w:eastAsia="楷体_GB2312"/>
          <w:sz w:val="28"/>
          <w:szCs w:val="28"/>
          <w:u w:val="single"/>
        </w:rPr>
        <w:t xml:space="preserve">   </w:t>
      </w:r>
      <w:r>
        <w:rPr>
          <w:rFonts w:hint="eastAsia" w:eastAsia="楷体_GB2312"/>
          <w:sz w:val="28"/>
          <w:szCs w:val="28"/>
          <w:u w:val="single"/>
          <w:lang w:val="en-US" w:eastAsia="zh-CN"/>
        </w:rPr>
        <w:t xml:space="preserve">     </w:t>
      </w:r>
      <w:r>
        <w:rPr>
          <w:rFonts w:eastAsia="楷体_GB2312"/>
          <w:sz w:val="28"/>
          <w:szCs w:val="28"/>
          <w:u w:val="single"/>
        </w:rPr>
        <w:t xml:space="preserve"> </w:t>
      </w:r>
      <w:r>
        <w:rPr>
          <w:rFonts w:eastAsia="楷体_GB2312"/>
          <w:sz w:val="28"/>
          <w:szCs w:val="28"/>
        </w:rPr>
        <w:t>学号</w:t>
      </w:r>
      <w:r>
        <w:rPr>
          <w:rFonts w:eastAsia="楷体_GB2312"/>
          <w:sz w:val="28"/>
          <w:szCs w:val="28"/>
          <w:u w:val="single"/>
        </w:rPr>
        <w:t xml:space="preserve">    </w:t>
      </w:r>
      <w:r>
        <w:rPr>
          <w:rFonts w:hint="eastAsia" w:eastAsia="楷体_GB2312"/>
          <w:sz w:val="28"/>
          <w:szCs w:val="28"/>
          <w:u w:val="single"/>
        </w:rPr>
        <w:t>201</w:t>
      </w:r>
      <w:r>
        <w:rPr>
          <w:rFonts w:eastAsia="楷体_GB2312"/>
          <w:sz w:val="28"/>
          <w:szCs w:val="28"/>
          <w:u w:val="single"/>
        </w:rPr>
        <w:t>905</w:t>
      </w:r>
      <w:r>
        <w:rPr>
          <w:rFonts w:hint="eastAsia" w:eastAsia="楷体_GB2312"/>
          <w:sz w:val="28"/>
          <w:szCs w:val="28"/>
          <w:u w:val="single"/>
          <w:lang w:val="en-US" w:eastAsia="zh-CN"/>
        </w:rPr>
        <w:t>1115</w:t>
      </w:r>
      <w:r>
        <w:rPr>
          <w:rFonts w:eastAsia="楷体_GB2312"/>
          <w:sz w:val="28"/>
          <w:szCs w:val="28"/>
          <w:u w:val="single"/>
        </w:rPr>
        <w:t xml:space="preserve">          </w:t>
      </w:r>
    </w:p>
    <w:p>
      <w:pPr>
        <w:numPr>
          <w:ins w:id="0" w:author="MC SYSTEM" w:date=""/>
        </w:numPr>
        <w:spacing w:line="420" w:lineRule="exact"/>
        <w:outlineLvl w:val="9"/>
        <w:rPr>
          <w:rFonts w:eastAsia="楷体_GB2312"/>
          <w:sz w:val="28"/>
          <w:szCs w:val="28"/>
          <w:u w:val="single"/>
        </w:rPr>
      </w:pPr>
      <w:r>
        <w:rPr>
          <w:rFonts w:eastAsia="楷体_GB2312"/>
          <w:sz w:val="28"/>
          <w:szCs w:val="28"/>
        </w:rPr>
        <w:t>学院</w:t>
      </w:r>
      <w:r>
        <w:rPr>
          <w:rFonts w:eastAsia="楷体_GB2312"/>
          <w:sz w:val="28"/>
          <w:szCs w:val="28"/>
          <w:u w:val="single"/>
        </w:rPr>
        <w:t xml:space="preserve">   </w:t>
      </w:r>
      <w:r>
        <w:rPr>
          <w:rFonts w:hint="eastAsia" w:eastAsia="楷体_GB2312"/>
          <w:sz w:val="28"/>
          <w:szCs w:val="28"/>
          <w:u w:val="single"/>
        </w:rPr>
        <w:t>智能科学与工程学院</w:t>
      </w:r>
      <w:r>
        <w:rPr>
          <w:rFonts w:eastAsia="楷体_GB2312"/>
          <w:sz w:val="28"/>
          <w:szCs w:val="28"/>
          <w:u w:val="single"/>
        </w:rPr>
        <w:t xml:space="preserve">     </w:t>
      </w:r>
      <w:r>
        <w:rPr>
          <w:rFonts w:eastAsia="楷体_GB2312"/>
          <w:sz w:val="28"/>
          <w:szCs w:val="28"/>
        </w:rPr>
        <w:t>系</w:t>
      </w:r>
      <w:r>
        <w:rPr>
          <w:rFonts w:eastAsia="楷体_GB2312"/>
          <w:sz w:val="28"/>
          <w:szCs w:val="28"/>
          <w:u w:val="single"/>
        </w:rPr>
        <w:t xml:space="preserve">          </w:t>
      </w:r>
      <w:r>
        <w:rPr>
          <w:rFonts w:eastAsia="楷体_GB2312"/>
          <w:sz w:val="28"/>
          <w:szCs w:val="28"/>
        </w:rPr>
        <w:t>专业</w:t>
      </w:r>
      <w:r>
        <w:rPr>
          <w:rFonts w:eastAsia="楷体_GB2312"/>
          <w:sz w:val="28"/>
          <w:szCs w:val="28"/>
          <w:u w:val="single"/>
        </w:rPr>
        <w:t xml:space="preserve">  </w:t>
      </w:r>
      <w:r>
        <w:rPr>
          <w:rFonts w:hint="eastAsia" w:eastAsia="楷体_GB2312"/>
          <w:sz w:val="28"/>
          <w:szCs w:val="28"/>
          <w:u w:val="single"/>
          <w:lang w:val="en-US" w:eastAsia="zh-CN"/>
        </w:rPr>
        <w:t>信息安全</w:t>
      </w:r>
      <w:r>
        <w:rPr>
          <w:rFonts w:eastAsia="楷体_GB2312"/>
          <w:sz w:val="28"/>
          <w:szCs w:val="28"/>
          <w:u w:val="single"/>
        </w:rPr>
        <w:t xml:space="preserve">          </w:t>
      </w:r>
      <w:r>
        <w:rPr>
          <w:rFonts w:eastAsia="楷体_GB2312"/>
          <w:sz w:val="28"/>
          <w:szCs w:val="28"/>
        </w:rPr>
        <w:t xml:space="preserve">  </w:t>
      </w:r>
    </w:p>
    <w:p>
      <w:pPr>
        <w:spacing w:line="420" w:lineRule="exact"/>
        <w:outlineLvl w:val="9"/>
        <w:rPr>
          <w:rFonts w:eastAsia="楷体_GB2312"/>
          <w:sz w:val="28"/>
          <w:szCs w:val="28"/>
        </w:rPr>
      </w:pPr>
      <w:r>
        <w:rPr>
          <w:rFonts w:eastAsia="楷体_GB2312"/>
          <w:sz w:val="28"/>
          <w:szCs w:val="28"/>
        </w:rPr>
        <w:t>实验时间</w:t>
      </w:r>
      <w:r>
        <w:rPr>
          <w:rFonts w:hint="eastAsia" w:eastAsia="楷体_GB2312"/>
          <w:sz w:val="28"/>
          <w:szCs w:val="28"/>
          <w:u w:val="single"/>
        </w:rPr>
        <w:t>202</w:t>
      </w:r>
      <w:r>
        <w:rPr>
          <w:rFonts w:eastAsia="楷体_GB2312"/>
          <w:sz w:val="28"/>
          <w:szCs w:val="28"/>
          <w:u w:val="single"/>
        </w:rPr>
        <w:t xml:space="preserve">1 </w:t>
      </w:r>
      <w:r>
        <w:rPr>
          <w:rFonts w:eastAsia="楷体_GB2312"/>
          <w:sz w:val="28"/>
          <w:szCs w:val="28"/>
        </w:rPr>
        <w:t>年</w:t>
      </w:r>
      <w:r>
        <w:rPr>
          <w:rFonts w:hint="eastAsia" w:eastAsia="楷体_GB2312"/>
          <w:sz w:val="28"/>
          <w:szCs w:val="28"/>
          <w:u w:val="single"/>
          <w:lang w:val="en-US" w:eastAsia="zh-CN"/>
        </w:rPr>
        <w:t>11</w:t>
      </w:r>
      <w:r>
        <w:rPr>
          <w:rFonts w:eastAsia="楷体_GB2312"/>
          <w:sz w:val="28"/>
          <w:szCs w:val="28"/>
        </w:rPr>
        <w:t>月</w:t>
      </w:r>
      <w:r>
        <w:rPr>
          <w:rFonts w:hint="eastAsia" w:eastAsia="楷体_GB2312"/>
          <w:sz w:val="28"/>
          <w:szCs w:val="28"/>
          <w:u w:val="single"/>
          <w:lang w:val="en-US" w:eastAsia="zh-CN"/>
        </w:rPr>
        <w:t>2</w:t>
      </w:r>
      <w:r>
        <w:rPr>
          <w:rFonts w:eastAsia="楷体_GB2312"/>
          <w:sz w:val="28"/>
          <w:szCs w:val="28"/>
        </w:rPr>
        <w:t xml:space="preserve">日 </w:t>
      </w:r>
      <w:r>
        <w:rPr>
          <w:rFonts w:hint="eastAsia" w:eastAsia="楷体_GB2312"/>
          <w:sz w:val="28"/>
          <w:szCs w:val="28"/>
          <w:u w:val="single"/>
        </w:rPr>
        <w:t>上</w:t>
      </w:r>
      <w:r>
        <w:rPr>
          <w:rFonts w:eastAsia="楷体_GB2312"/>
          <w:sz w:val="28"/>
          <w:szCs w:val="28"/>
          <w:u w:val="single"/>
        </w:rPr>
        <w:t xml:space="preserve"> </w:t>
      </w:r>
      <w:r>
        <w:rPr>
          <w:rFonts w:eastAsia="楷体_GB2312"/>
          <w:sz w:val="28"/>
          <w:szCs w:val="28"/>
        </w:rPr>
        <w:t>午～</w:t>
      </w:r>
      <w:r>
        <w:rPr>
          <w:rFonts w:hint="eastAsia" w:eastAsia="楷体_GB2312"/>
          <w:sz w:val="28"/>
          <w:szCs w:val="28"/>
          <w:u w:val="single"/>
          <w:lang w:val="en-US" w:eastAsia="zh-CN"/>
        </w:rPr>
        <w:t>11</w:t>
      </w:r>
      <w:r>
        <w:rPr>
          <w:rFonts w:eastAsia="楷体_GB2312"/>
          <w:sz w:val="28"/>
          <w:szCs w:val="28"/>
        </w:rPr>
        <w:t>月</w:t>
      </w:r>
      <w:r>
        <w:rPr>
          <w:rFonts w:hint="eastAsia" w:eastAsia="楷体_GB2312"/>
          <w:sz w:val="28"/>
          <w:szCs w:val="28"/>
          <w:u w:val="single"/>
          <w:lang w:val="en-US" w:eastAsia="zh-CN"/>
        </w:rPr>
        <w:t>9</w:t>
      </w:r>
      <w:r>
        <w:rPr>
          <w:rFonts w:eastAsia="楷体_GB2312"/>
          <w:sz w:val="28"/>
          <w:szCs w:val="28"/>
        </w:rPr>
        <w:t>日</w:t>
      </w:r>
      <w:r>
        <w:rPr>
          <w:rFonts w:hint="eastAsia" w:eastAsia="楷体_GB2312"/>
          <w:sz w:val="28"/>
          <w:szCs w:val="28"/>
          <w:u w:val="single"/>
        </w:rPr>
        <w:t>上</w:t>
      </w:r>
      <w:r>
        <w:rPr>
          <w:rFonts w:hint="eastAsia" w:eastAsia="楷体_GB2312"/>
          <w:sz w:val="28"/>
          <w:szCs w:val="28"/>
          <w:u w:val="single"/>
          <w:lang w:val="en-US" w:eastAsia="zh-CN"/>
        </w:rPr>
        <w:t xml:space="preserve"> </w:t>
      </w:r>
      <w:r>
        <w:rPr>
          <w:rFonts w:eastAsia="楷体_GB2312"/>
          <w:sz w:val="28"/>
          <w:szCs w:val="28"/>
        </w:rPr>
        <w:t>午</w:t>
      </w:r>
    </w:p>
    <w:p>
      <w:pPr>
        <w:pStyle w:val="3"/>
        <w:numPr>
          <w:ilvl w:val="0"/>
          <w:numId w:val="1"/>
        </w:numPr>
        <w:bidi w:val="0"/>
        <w:rPr>
          <w:rFonts w:hint="eastAsia"/>
        </w:rPr>
      </w:pPr>
      <w:r>
        <w:rPr>
          <w:rFonts w:hint="eastAsia"/>
        </w:rPr>
        <w:t>实验目的</w:t>
      </w:r>
    </w:p>
    <w:p>
      <w:pPr>
        <w:numPr>
          <w:ilvl w:val="0"/>
          <w:numId w:val="2"/>
        </w:numPr>
        <w:rPr>
          <w:rFonts w:hint="eastAsia"/>
          <w:sz w:val="21"/>
          <w:szCs w:val="21"/>
        </w:rPr>
      </w:pPr>
      <w:r>
        <w:rPr>
          <w:rFonts w:hint="eastAsia"/>
          <w:sz w:val="21"/>
          <w:szCs w:val="21"/>
        </w:rPr>
        <w:t>理解链路层、网络层主要协议格式，以及协议的工作原理</w:t>
      </w:r>
    </w:p>
    <w:p>
      <w:pPr>
        <w:numPr>
          <w:ilvl w:val="0"/>
          <w:numId w:val="2"/>
        </w:numPr>
        <w:rPr>
          <w:rFonts w:hint="eastAsia"/>
          <w:sz w:val="21"/>
          <w:szCs w:val="21"/>
        </w:rPr>
      </w:pPr>
      <w:r>
        <w:rPr>
          <w:rFonts w:hint="eastAsia"/>
          <w:sz w:val="21"/>
          <w:szCs w:val="21"/>
        </w:rPr>
        <w:t>理解网关和子网掩码概念</w:t>
      </w:r>
    </w:p>
    <w:p>
      <w:pPr>
        <w:numPr>
          <w:ilvl w:val="0"/>
          <w:numId w:val="2"/>
        </w:numPr>
        <w:rPr>
          <w:rFonts w:hint="eastAsia"/>
          <w:sz w:val="21"/>
          <w:szCs w:val="21"/>
        </w:rPr>
      </w:pPr>
      <w:r>
        <w:rPr>
          <w:rFonts w:hint="eastAsia"/>
          <w:sz w:val="21"/>
          <w:szCs w:val="21"/>
        </w:rPr>
        <w:t>学会利用网络嗅探器（如</w:t>
      </w:r>
      <w:r>
        <w:rPr>
          <w:rFonts w:hint="eastAsia"/>
          <w:b/>
          <w:bCs/>
          <w:sz w:val="21"/>
          <w:szCs w:val="21"/>
          <w:lang w:eastAsia="zh-CN"/>
        </w:rPr>
        <w:t>Wireshark</w:t>
      </w:r>
      <w:r>
        <w:rPr>
          <w:rFonts w:hint="eastAsia"/>
          <w:sz w:val="21"/>
          <w:szCs w:val="21"/>
        </w:rPr>
        <w:t>）分析协议格式和协议的工作过程</w:t>
      </w:r>
    </w:p>
    <w:p>
      <w:pPr>
        <w:numPr>
          <w:ilvl w:val="0"/>
          <w:numId w:val="2"/>
        </w:numPr>
        <w:rPr>
          <w:rFonts w:hint="eastAsia"/>
          <w:sz w:val="21"/>
          <w:szCs w:val="21"/>
        </w:rPr>
      </w:pPr>
      <w:r>
        <w:rPr>
          <w:rFonts w:hint="eastAsia"/>
          <w:sz w:val="21"/>
          <w:szCs w:val="21"/>
        </w:rPr>
        <w:t>学会使用ping、tracert、arp等命令</w:t>
      </w:r>
      <w:r>
        <w:rPr>
          <w:rFonts w:hint="eastAsia"/>
          <w:sz w:val="21"/>
          <w:szCs w:val="21"/>
          <w:lang w:eastAsia="zh-CN"/>
        </w:rPr>
        <w:t>并使用嗅探器分析其工作过程</w:t>
      </w:r>
      <w:r>
        <w:rPr>
          <w:rFonts w:hint="eastAsia"/>
          <w:sz w:val="21"/>
          <w:szCs w:val="21"/>
        </w:rPr>
        <w:t>。</w:t>
      </w:r>
    </w:p>
    <w:p>
      <w:pPr>
        <w:pStyle w:val="3"/>
        <w:numPr>
          <w:ilvl w:val="0"/>
          <w:numId w:val="1"/>
        </w:numPr>
        <w:bidi w:val="0"/>
      </w:pPr>
      <w:r>
        <w:rPr>
          <w:rFonts w:hint="eastAsia"/>
        </w:rPr>
        <w:t>实验内容</w:t>
      </w:r>
    </w:p>
    <w:p>
      <w:pPr>
        <w:numPr>
          <w:ilvl w:val="0"/>
          <w:numId w:val="3"/>
        </w:numPr>
        <w:rPr>
          <w:rFonts w:hint="eastAsia"/>
          <w:sz w:val="21"/>
          <w:szCs w:val="21"/>
        </w:rPr>
      </w:pPr>
      <w:r>
        <w:rPr>
          <w:rFonts w:hint="eastAsia"/>
          <w:sz w:val="21"/>
          <w:szCs w:val="21"/>
        </w:rPr>
        <w:t>用嗅探器捕获数据包。</w:t>
      </w:r>
    </w:p>
    <w:p>
      <w:pPr>
        <w:numPr>
          <w:ilvl w:val="0"/>
          <w:numId w:val="3"/>
        </w:numPr>
        <w:rPr>
          <w:rFonts w:hint="eastAsia"/>
          <w:sz w:val="21"/>
          <w:szCs w:val="21"/>
        </w:rPr>
      </w:pPr>
      <w:r>
        <w:rPr>
          <w:rFonts w:hint="eastAsia"/>
          <w:sz w:val="21"/>
          <w:szCs w:val="21"/>
        </w:rPr>
        <w:t>分析以太网帧、ARP协议、IP协议、ICMP协议格式</w:t>
      </w:r>
    </w:p>
    <w:p>
      <w:pPr>
        <w:numPr>
          <w:ilvl w:val="0"/>
          <w:numId w:val="3"/>
        </w:numPr>
        <w:rPr>
          <w:rFonts w:hint="eastAsia"/>
          <w:b/>
          <w:bCs/>
          <w:sz w:val="21"/>
          <w:szCs w:val="21"/>
        </w:rPr>
      </w:pPr>
      <w:r>
        <w:rPr>
          <w:rFonts w:hint="eastAsia"/>
          <w:sz w:val="21"/>
          <w:szCs w:val="21"/>
        </w:rPr>
        <w:t>分析PING</w:t>
      </w:r>
      <w:r>
        <w:rPr>
          <w:rFonts w:hint="eastAsia"/>
          <w:sz w:val="21"/>
          <w:szCs w:val="21"/>
          <w:lang w:eastAsia="zh-CN"/>
        </w:rPr>
        <w:t>、</w:t>
      </w:r>
      <w:r>
        <w:rPr>
          <w:rFonts w:hint="eastAsia"/>
          <w:sz w:val="21"/>
          <w:szCs w:val="21"/>
        </w:rPr>
        <w:t>TRACERT</w:t>
      </w:r>
      <w:r>
        <w:rPr>
          <w:rFonts w:hint="eastAsia"/>
          <w:sz w:val="21"/>
          <w:szCs w:val="21"/>
          <w:lang w:eastAsia="zh-CN"/>
        </w:rPr>
        <w:t>、</w:t>
      </w:r>
      <w:r>
        <w:rPr>
          <w:rFonts w:hint="eastAsia"/>
          <w:sz w:val="21"/>
          <w:szCs w:val="21"/>
          <w:lang w:val="en-US" w:eastAsia="zh-CN"/>
        </w:rPr>
        <w:t>ARP</w:t>
      </w:r>
      <w:r>
        <w:rPr>
          <w:rFonts w:hint="eastAsia"/>
          <w:sz w:val="21"/>
          <w:szCs w:val="21"/>
        </w:rPr>
        <w:t>命令的工作过程</w:t>
      </w:r>
    </w:p>
    <w:p>
      <w:pPr>
        <w:numPr>
          <w:ilvl w:val="0"/>
          <w:numId w:val="3"/>
        </w:numPr>
        <w:rPr>
          <w:rFonts w:hint="eastAsia"/>
          <w:b/>
          <w:bCs/>
          <w:sz w:val="21"/>
          <w:szCs w:val="21"/>
        </w:rPr>
      </w:pPr>
      <w:r>
        <w:rPr>
          <w:rFonts w:hint="eastAsia"/>
          <w:sz w:val="21"/>
          <w:szCs w:val="21"/>
          <w:lang w:eastAsia="zh-CN"/>
        </w:rPr>
        <w:t>通过修改主机的网关为指定默认网关、本机</w:t>
      </w:r>
      <w:r>
        <w:rPr>
          <w:rFonts w:hint="eastAsia"/>
          <w:sz w:val="21"/>
          <w:szCs w:val="21"/>
          <w:lang w:val="en-US" w:eastAsia="zh-CN"/>
        </w:rPr>
        <w:t>IP地址或不设置网关，观察ping的结果，用嗅探器捕获数据包并分析。</w:t>
      </w:r>
    </w:p>
    <w:p>
      <w:pPr>
        <w:pStyle w:val="3"/>
        <w:numPr>
          <w:ilvl w:val="0"/>
          <w:numId w:val="1"/>
        </w:numPr>
        <w:bidi w:val="0"/>
        <w:rPr>
          <w:rFonts w:hint="eastAsia"/>
        </w:rPr>
      </w:pPr>
      <w:r>
        <w:rPr>
          <w:rFonts w:hint="eastAsia"/>
        </w:rPr>
        <w:t>实验设备</w:t>
      </w:r>
    </w:p>
    <w:p>
      <w:pPr>
        <w:rPr>
          <w:rFonts w:hint="eastAsia"/>
          <w:sz w:val="21"/>
          <w:szCs w:val="21"/>
          <w:lang w:val="en-US" w:eastAsia="zh-CN"/>
        </w:rPr>
      </w:pPr>
      <w:r>
        <w:rPr>
          <w:rFonts w:hint="eastAsia"/>
          <w:sz w:val="21"/>
          <w:szCs w:val="21"/>
        </w:rPr>
        <w:t>计算机</w:t>
      </w:r>
      <w:r>
        <w:rPr>
          <w:rFonts w:hint="eastAsia"/>
          <w:sz w:val="21"/>
          <w:szCs w:val="21"/>
          <w:lang w:val="en-US" w:eastAsia="zh-CN"/>
        </w:rPr>
        <w:t>一</w:t>
      </w:r>
      <w:r>
        <w:rPr>
          <w:rFonts w:hint="eastAsia"/>
          <w:sz w:val="21"/>
          <w:szCs w:val="21"/>
        </w:rPr>
        <w:t>台</w:t>
      </w:r>
      <w:r>
        <w:rPr>
          <w:rFonts w:hint="eastAsia"/>
          <w:sz w:val="21"/>
          <w:szCs w:val="21"/>
          <w:lang w:eastAsia="zh-CN"/>
        </w:rPr>
        <w:t>（</w:t>
      </w:r>
      <w:r>
        <w:rPr>
          <w:rFonts w:hint="eastAsia"/>
          <w:sz w:val="21"/>
          <w:szCs w:val="21"/>
          <w:lang w:val="en-US" w:eastAsia="zh-CN"/>
        </w:rPr>
        <w:t>主机A</w:t>
      </w:r>
      <w:r>
        <w:rPr>
          <w:rFonts w:hint="eastAsia"/>
          <w:sz w:val="21"/>
          <w:szCs w:val="21"/>
          <w:lang w:eastAsia="zh-CN"/>
        </w:rPr>
        <w:t>）</w:t>
      </w:r>
      <w:r>
        <w:rPr>
          <w:rFonts w:hint="eastAsia"/>
          <w:sz w:val="21"/>
          <w:szCs w:val="21"/>
        </w:rPr>
        <w:t>，</w:t>
      </w:r>
      <w:r>
        <w:rPr>
          <w:rFonts w:hint="eastAsia"/>
          <w:sz w:val="21"/>
          <w:szCs w:val="21"/>
          <w:lang w:val="en-US" w:eastAsia="zh-CN"/>
        </w:rPr>
        <w:t>手机一部（主机B）。</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2"/>
        <w:gridCol w:w="3525"/>
        <w:gridCol w:w="3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2" w:type="dxa"/>
            <w:vAlign w:val="center"/>
          </w:tcPr>
          <w:p>
            <w:pPr>
              <w:jc w:val="center"/>
              <w:rPr>
                <w:rFonts w:hint="eastAsia"/>
                <w:sz w:val="21"/>
                <w:szCs w:val="21"/>
                <w:vertAlign w:val="baseline"/>
                <w:lang w:val="en-US" w:eastAsia="zh-CN"/>
              </w:rPr>
            </w:pPr>
          </w:p>
        </w:tc>
        <w:tc>
          <w:tcPr>
            <w:tcW w:w="3525" w:type="dxa"/>
            <w:vAlign w:val="center"/>
          </w:tcPr>
          <w:p>
            <w:pPr>
              <w:jc w:val="center"/>
              <w:rPr>
                <w:rFonts w:hint="default"/>
                <w:b/>
                <w:bCs/>
                <w:sz w:val="21"/>
                <w:szCs w:val="21"/>
                <w:vertAlign w:val="baseline"/>
                <w:lang w:val="en-US" w:eastAsia="zh-CN"/>
              </w:rPr>
            </w:pPr>
            <w:r>
              <w:rPr>
                <w:rFonts w:hint="eastAsia"/>
                <w:b/>
                <w:bCs/>
                <w:sz w:val="21"/>
                <w:szCs w:val="21"/>
                <w:vertAlign w:val="baseline"/>
                <w:lang w:val="en-US" w:eastAsia="zh-CN"/>
              </w:rPr>
              <w:t>IP地址</w:t>
            </w:r>
          </w:p>
        </w:tc>
        <w:tc>
          <w:tcPr>
            <w:tcW w:w="3525" w:type="dxa"/>
            <w:vAlign w:val="center"/>
          </w:tcPr>
          <w:p>
            <w:pPr>
              <w:jc w:val="center"/>
              <w:rPr>
                <w:rFonts w:hint="default"/>
                <w:b/>
                <w:bCs/>
                <w:sz w:val="21"/>
                <w:szCs w:val="21"/>
                <w:vertAlign w:val="baseline"/>
                <w:lang w:val="en-US" w:eastAsia="zh-CN"/>
              </w:rPr>
            </w:pPr>
            <w:r>
              <w:rPr>
                <w:rFonts w:hint="eastAsia"/>
                <w:b/>
                <w:bCs/>
                <w:sz w:val="21"/>
                <w:szCs w:val="21"/>
                <w:vertAlign w:val="baseline"/>
                <w:lang w:val="en-US" w:eastAsia="zh-CN"/>
              </w:rPr>
              <w:t>MAC地址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2" w:type="dxa"/>
            <w:vAlign w:val="center"/>
          </w:tcPr>
          <w:p>
            <w:pPr>
              <w:jc w:val="center"/>
              <w:rPr>
                <w:rFonts w:hint="default"/>
                <w:b/>
                <w:bCs/>
                <w:sz w:val="21"/>
                <w:szCs w:val="21"/>
                <w:vertAlign w:val="baseline"/>
                <w:lang w:val="en-US" w:eastAsia="zh-CN"/>
              </w:rPr>
            </w:pPr>
            <w:r>
              <w:rPr>
                <w:rFonts w:hint="eastAsia"/>
                <w:b/>
                <w:bCs/>
                <w:sz w:val="21"/>
                <w:szCs w:val="21"/>
                <w:vertAlign w:val="baseline"/>
                <w:lang w:val="en-US" w:eastAsia="zh-CN"/>
              </w:rPr>
              <w:t>主机A</w:t>
            </w:r>
          </w:p>
        </w:tc>
        <w:tc>
          <w:tcPr>
            <w:tcW w:w="3525" w:type="dxa"/>
            <w:vAlign w:val="center"/>
          </w:tcPr>
          <w:p>
            <w:pPr>
              <w:jc w:val="center"/>
              <w:rPr>
                <w:rFonts w:hint="eastAsia"/>
                <w:sz w:val="21"/>
                <w:szCs w:val="21"/>
                <w:vertAlign w:val="baseline"/>
                <w:lang w:val="en-US" w:eastAsia="zh-CN"/>
              </w:rPr>
            </w:pPr>
            <w:r>
              <w:rPr>
                <w:rFonts w:hint="eastAsia"/>
                <w:sz w:val="21"/>
                <w:szCs w:val="21"/>
                <w:vertAlign w:val="baseline"/>
                <w:lang w:val="en-US" w:eastAsia="zh-CN"/>
              </w:rPr>
              <w:t>192.168.2.144</w:t>
            </w:r>
          </w:p>
        </w:tc>
        <w:tc>
          <w:tcPr>
            <w:tcW w:w="3525" w:type="dxa"/>
            <w:vAlign w:val="center"/>
          </w:tcPr>
          <w:p>
            <w:pPr>
              <w:jc w:val="center"/>
              <w:rPr>
                <w:rFonts w:hint="eastAsia"/>
                <w:sz w:val="21"/>
                <w:szCs w:val="21"/>
                <w:vertAlign w:val="baseline"/>
                <w:lang w:val="en-US" w:eastAsia="zh-CN"/>
              </w:rPr>
            </w:pPr>
            <w:r>
              <w:rPr>
                <w:rFonts w:hint="eastAsia"/>
                <w:sz w:val="21"/>
                <w:szCs w:val="21"/>
                <w:vertAlign w:val="baseline"/>
                <w:lang w:val="en-US" w:eastAsia="zh-CN"/>
              </w:rPr>
              <w:t>DC-F5-05-50-EB-13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2" w:type="dxa"/>
            <w:vAlign w:val="center"/>
          </w:tcPr>
          <w:p>
            <w:pPr>
              <w:jc w:val="center"/>
              <w:rPr>
                <w:rFonts w:hint="default"/>
                <w:b/>
                <w:bCs/>
                <w:sz w:val="21"/>
                <w:szCs w:val="21"/>
                <w:vertAlign w:val="baseline"/>
                <w:lang w:val="en-US" w:eastAsia="zh-CN"/>
              </w:rPr>
            </w:pPr>
            <w:r>
              <w:rPr>
                <w:rFonts w:hint="eastAsia"/>
                <w:b/>
                <w:bCs/>
                <w:sz w:val="21"/>
                <w:szCs w:val="21"/>
                <w:vertAlign w:val="baseline"/>
                <w:lang w:val="en-US" w:eastAsia="zh-CN"/>
              </w:rPr>
              <w:t>主机B</w:t>
            </w:r>
          </w:p>
        </w:tc>
        <w:tc>
          <w:tcPr>
            <w:tcW w:w="3525" w:type="dxa"/>
            <w:vAlign w:val="center"/>
          </w:tcPr>
          <w:p>
            <w:pPr>
              <w:jc w:val="center"/>
              <w:rPr>
                <w:rFonts w:hint="default"/>
                <w:sz w:val="21"/>
                <w:szCs w:val="21"/>
                <w:vertAlign w:val="baseline"/>
                <w:lang w:val="en-US" w:eastAsia="zh-CN"/>
              </w:rPr>
            </w:pPr>
            <w:r>
              <w:rPr>
                <w:rFonts w:hint="eastAsia"/>
                <w:sz w:val="21"/>
                <w:szCs w:val="21"/>
                <w:vertAlign w:val="baseline"/>
                <w:lang w:val="en-US" w:eastAsia="zh-CN"/>
              </w:rPr>
              <w:t>192.168.2.241</w:t>
            </w:r>
          </w:p>
        </w:tc>
        <w:tc>
          <w:tcPr>
            <w:tcW w:w="3525" w:type="dxa"/>
            <w:vAlign w:val="center"/>
          </w:tcPr>
          <w:p>
            <w:pPr>
              <w:jc w:val="center"/>
              <w:rPr>
                <w:rFonts w:hint="default"/>
                <w:sz w:val="21"/>
                <w:szCs w:val="21"/>
                <w:vertAlign w:val="baseline"/>
                <w:lang w:val="en-US" w:eastAsia="zh-CN"/>
              </w:rPr>
            </w:pPr>
            <w:r>
              <w:rPr>
                <w:rFonts w:hint="default"/>
                <w:caps/>
                <w:smallCaps w:val="0"/>
                <w:sz w:val="21"/>
                <w:szCs w:val="21"/>
                <w:vertAlign w:val="baseline"/>
                <w:lang w:val="en-US" w:eastAsia="zh-CN"/>
              </w:rPr>
              <w:t>7c:2a:db:03:0a:1d</w:t>
            </w:r>
          </w:p>
        </w:tc>
      </w:tr>
    </w:tbl>
    <w:p>
      <w:pPr>
        <w:rPr>
          <w:rFonts w:hint="eastAsia"/>
          <w:sz w:val="21"/>
          <w:szCs w:val="21"/>
          <w:lang w:val="en-US" w:eastAsia="zh-CN"/>
        </w:rPr>
      </w:pPr>
    </w:p>
    <w:p>
      <w:pPr>
        <w:pStyle w:val="3"/>
        <w:numPr>
          <w:ilvl w:val="0"/>
          <w:numId w:val="1"/>
        </w:numPr>
        <w:bidi w:val="0"/>
        <w:rPr>
          <w:rFonts w:hint="eastAsia"/>
        </w:rPr>
      </w:pPr>
      <w:r>
        <w:rPr>
          <w:rFonts w:hint="eastAsia"/>
        </w:rPr>
        <w:t>实验环境</w:t>
      </w:r>
    </w:p>
    <w:p>
      <w:pPr>
        <w:bidi w:val="0"/>
        <w:rPr>
          <w:rFonts w:hint="eastAsia" w:eastAsia="宋体"/>
          <w:lang w:val="en-US" w:eastAsia="zh-CN"/>
        </w:rPr>
      </w:pPr>
      <w:r>
        <w:rPr>
          <w:rFonts w:hint="eastAsia"/>
          <w:lang w:val="en-US" w:eastAsia="zh-CN"/>
        </w:rPr>
        <w:t>局域网</w:t>
      </w:r>
    </w:p>
    <w:p>
      <w:pPr>
        <w:pStyle w:val="3"/>
        <w:numPr>
          <w:ilvl w:val="0"/>
          <w:numId w:val="1"/>
        </w:numPr>
        <w:bidi w:val="0"/>
        <w:rPr>
          <w:rFonts w:hint="eastAsia"/>
        </w:rPr>
      </w:pPr>
      <w:r>
        <w:rPr>
          <w:rFonts w:hint="eastAsia"/>
        </w:rPr>
        <w:t>实验步骤</w:t>
      </w:r>
    </w:p>
    <w:p>
      <w:pPr>
        <w:pStyle w:val="4"/>
        <w:numPr>
          <w:ilvl w:val="0"/>
          <w:numId w:val="4"/>
        </w:numPr>
        <w:bidi w:val="0"/>
        <w:rPr>
          <w:rFonts w:hint="eastAsia"/>
        </w:rPr>
      </w:pPr>
      <w:r>
        <w:rPr>
          <w:rFonts w:hint="eastAsia"/>
        </w:rPr>
        <w:t>安装</w:t>
      </w:r>
      <w:r>
        <w:rPr>
          <w:rFonts w:hint="eastAsia"/>
          <w:lang w:eastAsia="zh-CN"/>
        </w:rPr>
        <w:t>Wireshark</w:t>
      </w:r>
    </w:p>
    <w:p>
      <w:pPr>
        <w:pStyle w:val="4"/>
        <w:numPr>
          <w:ilvl w:val="0"/>
          <w:numId w:val="4"/>
        </w:numPr>
        <w:bidi w:val="0"/>
        <w:rPr>
          <w:rFonts w:hint="eastAsia"/>
        </w:rPr>
      </w:pPr>
      <w:r>
        <w:rPr>
          <w:rFonts w:hint="eastAsia"/>
        </w:rPr>
        <w:t>以太</w:t>
      </w:r>
      <w:r>
        <w:rPr>
          <w:rFonts w:hint="eastAsia"/>
          <w:lang w:eastAsia="zh-CN"/>
        </w:rPr>
        <w:t>网</w:t>
      </w:r>
      <w:r>
        <w:rPr>
          <w:rFonts w:hint="eastAsia"/>
        </w:rPr>
        <w:t>协议分析</w:t>
      </w:r>
    </w:p>
    <w:p>
      <w:pPr>
        <w:ind w:firstLine="360"/>
        <w:rPr>
          <w:rFonts w:hint="eastAsia"/>
          <w:sz w:val="21"/>
          <w:szCs w:val="21"/>
        </w:rPr>
      </w:pPr>
      <w:r>
        <w:rPr>
          <w:rFonts w:hint="eastAsia"/>
          <w:sz w:val="21"/>
          <w:szCs w:val="21"/>
        </w:rPr>
        <w:t>从主机A上向主机B发PING检测报文，捕获以太数据帧，记录并分析</w:t>
      </w:r>
      <w:r>
        <w:rPr>
          <w:rFonts w:hint="eastAsia"/>
          <w:sz w:val="21"/>
          <w:szCs w:val="21"/>
          <w:lang w:val="en-US" w:eastAsia="zh-CN"/>
        </w:rPr>
        <w:t>MAC帧</w:t>
      </w:r>
      <w:r>
        <w:rPr>
          <w:rFonts w:hint="eastAsia"/>
          <w:sz w:val="21"/>
          <w:szCs w:val="21"/>
        </w:rPr>
        <w:t>各字段的含义。</w:t>
      </w:r>
    </w:p>
    <w:p>
      <w:pPr>
        <w:ind w:firstLine="420" w:firstLineChars="0"/>
        <w:rPr>
          <w:rFonts w:hint="eastAsia"/>
          <w:sz w:val="21"/>
          <w:szCs w:val="21"/>
          <w:lang w:val="en-US" w:eastAsia="zh-CN"/>
        </w:rPr>
      </w:pPr>
      <w:r>
        <w:rPr>
          <w:rFonts w:hint="eastAsia"/>
          <w:sz w:val="21"/>
          <w:szCs w:val="21"/>
          <w:lang w:val="en-US" w:eastAsia="zh-CN"/>
        </w:rPr>
        <w:t>主机A（192.168.2.144）Ping主机B（192.168.2.241），Wireshark捕获ICMP数据包，对其中一个Ping请求数据包进行分析：</w:t>
      </w:r>
    </w:p>
    <w:p>
      <w:r>
        <w:drawing>
          <wp:inline distT="0" distB="0" distL="114300" distR="114300">
            <wp:extent cx="5269230" cy="957580"/>
            <wp:effectExtent l="0" t="0" r="3810"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
                    <a:stretch>
                      <a:fillRect/>
                    </a:stretch>
                  </pic:blipFill>
                  <pic:spPr>
                    <a:xfrm>
                      <a:off x="0" y="0"/>
                      <a:ext cx="5269230" cy="95758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如图所示，以太网首部由三部分构成：目的地址（Dst, Destination）、源地址（Src, Source）、帧类型（Type）。其中目的地址和源地址即主机B和主机A的MAC地址，帧类型代号0x0800表明这是个IPv4数据报（ICMP依靠IP协议完成任务），此外还有代表IPv6的0x86DD、代表ARP的0x0806等。</w:t>
      </w:r>
    </w:p>
    <w:p>
      <w:pPr>
        <w:ind w:firstLine="420" w:firstLineChars="0"/>
        <w:rPr>
          <w:rFonts w:hint="eastAsia"/>
          <w:sz w:val="21"/>
          <w:szCs w:val="21"/>
          <w:lang w:val="en-US" w:eastAsia="zh-CN"/>
        </w:rPr>
      </w:pPr>
      <w:r>
        <w:rPr>
          <w:rFonts w:hint="eastAsia"/>
          <w:sz w:val="21"/>
          <w:szCs w:val="21"/>
          <w:lang w:val="en-US" w:eastAsia="zh-CN"/>
        </w:rPr>
        <w:t>其中：</w:t>
      </w:r>
    </w:p>
    <w:p>
      <w:pPr>
        <w:ind w:firstLine="420" w:firstLineChars="0"/>
        <w:rPr>
          <w:rFonts w:hint="eastAsia"/>
          <w:sz w:val="21"/>
          <w:szCs w:val="21"/>
          <w:lang w:val="en-US" w:eastAsia="zh-CN"/>
        </w:rPr>
      </w:pPr>
      <w:r>
        <w:drawing>
          <wp:inline distT="0" distB="0" distL="114300" distR="114300">
            <wp:extent cx="5074920" cy="342900"/>
            <wp:effectExtent l="0" t="0" r="0" b="762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5"/>
                    <a:stretch>
                      <a:fillRect/>
                    </a:stretch>
                  </pic:blipFill>
                  <pic:spPr>
                    <a:xfrm>
                      <a:off x="0" y="0"/>
                      <a:ext cx="5074920" cy="342900"/>
                    </a:xfrm>
                    <a:prstGeom prst="rect">
                      <a:avLst/>
                    </a:prstGeom>
                    <a:noFill/>
                    <a:ln>
                      <a:noFill/>
                    </a:ln>
                  </pic:spPr>
                </pic:pic>
              </a:graphicData>
            </a:graphic>
          </wp:inline>
        </w:drawing>
      </w:r>
    </w:p>
    <w:p>
      <w:pPr>
        <w:ind w:firstLine="420" w:firstLineChars="0"/>
        <w:rPr>
          <w:rFonts w:hint="eastAsia"/>
          <w:sz w:val="21"/>
          <w:szCs w:val="21"/>
          <w:lang w:val="en-US" w:eastAsia="zh-CN"/>
        </w:rPr>
      </w:pPr>
      <w:r>
        <w:rPr>
          <w:rFonts w:hint="eastAsia"/>
          <w:sz w:val="21"/>
          <w:szCs w:val="21"/>
          <w:lang w:val="en-US" w:eastAsia="zh-CN"/>
        </w:rPr>
        <w:t>等号左边表示的是以6个二进制数表示的MAC地址。</w:t>
      </w:r>
    </w:p>
    <w:p>
      <w:pPr>
        <w:ind w:firstLine="420" w:firstLineChars="0"/>
        <w:rPr>
          <w:rFonts w:hint="default"/>
          <w:sz w:val="21"/>
          <w:szCs w:val="21"/>
          <w:lang w:val="en-US" w:eastAsia="zh-CN"/>
        </w:rPr>
      </w:pPr>
      <w:r>
        <w:rPr>
          <w:rFonts w:hint="eastAsia"/>
          <w:sz w:val="21"/>
          <w:szCs w:val="21"/>
          <w:lang w:val="en-US" w:eastAsia="zh-CN"/>
        </w:rPr>
        <w:t>LG bit字段（在IEEE 802标准中又名为U/L bit）突出显示了MAC地址中的一个标志位，图中该标志位的值为0。该标志位用于指示MAC地址是由本地管理员（1）还是由通用管理员（0）分配的，当该位为0时，MAC地址必须是全局唯一的；为1时，MAC仅要求是本地唯一的。</w:t>
      </w:r>
    </w:p>
    <w:p>
      <w:pPr>
        <w:ind w:firstLine="420" w:firstLineChars="0"/>
        <w:rPr>
          <w:rFonts w:hint="eastAsia"/>
          <w:sz w:val="21"/>
          <w:szCs w:val="21"/>
          <w:lang w:val="en-US" w:eastAsia="zh-CN"/>
        </w:rPr>
      </w:pPr>
      <w:r>
        <w:rPr>
          <w:rFonts w:hint="eastAsia"/>
          <w:sz w:val="21"/>
          <w:szCs w:val="21"/>
          <w:lang w:val="en-US" w:eastAsia="zh-CN"/>
        </w:rPr>
        <w:t>IG bit字段突出显示了MAC地址中的另一个标志位，图中该标志位的值为0。该标志位用于指示MAC地址是一个单独的地址（0）还是一组地址（1）。如代表广播的全1的MAC地址就是一个特殊的组MAC地址。</w:t>
      </w:r>
    </w:p>
    <w:p>
      <w:pPr>
        <w:pStyle w:val="4"/>
        <w:numPr>
          <w:ilvl w:val="0"/>
          <w:numId w:val="4"/>
        </w:numPr>
        <w:bidi w:val="0"/>
        <w:rPr>
          <w:rFonts w:hint="default"/>
          <w:lang w:val="en-US" w:eastAsia="zh-CN"/>
        </w:rPr>
      </w:pPr>
      <w:r>
        <w:rPr>
          <w:rFonts w:hint="eastAsia"/>
          <w:lang w:val="en-US" w:eastAsia="zh-CN"/>
        </w:rPr>
        <w:t>ARP协议分析</w:t>
      </w:r>
    </w:p>
    <w:p>
      <w:pPr>
        <w:numPr>
          <w:ilvl w:val="0"/>
          <w:numId w:val="5"/>
        </w:numPr>
        <w:ind w:left="420" w:leftChars="0" w:hanging="420" w:firstLineChars="0"/>
        <w:rPr>
          <w:rFonts w:hint="eastAsia"/>
          <w:b w:val="0"/>
          <w:bCs w:val="0"/>
          <w:lang w:val="en-US" w:eastAsia="zh-CN"/>
        </w:rPr>
      </w:pPr>
      <w:r>
        <w:rPr>
          <w:rFonts w:hint="eastAsia"/>
          <w:b w:val="0"/>
          <w:bCs w:val="0"/>
          <w:lang w:val="en-US" w:eastAsia="zh-CN"/>
        </w:rPr>
        <w:t>断网一分钟后重连，ARP报文捕获</w:t>
      </w:r>
    </w:p>
    <w:p>
      <w:pPr>
        <w:ind w:firstLine="420" w:firstLineChars="0"/>
        <w:rPr>
          <w:rFonts w:hint="eastAsia"/>
          <w:sz w:val="21"/>
          <w:szCs w:val="21"/>
          <w:vertAlign w:val="baseline"/>
          <w:lang w:val="en-US" w:eastAsia="zh-CN"/>
        </w:rPr>
      </w:pPr>
      <w:r>
        <w:rPr>
          <w:rFonts w:hint="eastAsia"/>
          <w:lang w:val="en-US" w:eastAsia="zh-CN"/>
        </w:rPr>
        <w:t xml:space="preserve">进入DOC窗口，通过arp -d </w:t>
      </w:r>
      <w:r>
        <w:rPr>
          <w:rFonts w:hint="eastAsia"/>
          <w:sz w:val="21"/>
          <w:szCs w:val="21"/>
          <w:vertAlign w:val="baseline"/>
          <w:lang w:val="en-US" w:eastAsia="zh-CN"/>
        </w:rPr>
        <w:t>192.168.2.241删除主机B的ARP记录，断网一分钟后重连，Wireshark捕获ARP报文如下：</w:t>
      </w:r>
    </w:p>
    <w:p>
      <w:pPr>
        <w:jc w:val="center"/>
      </w:pPr>
      <w:r>
        <w:drawing>
          <wp:inline distT="0" distB="0" distL="114300" distR="114300">
            <wp:extent cx="5105400" cy="909955"/>
            <wp:effectExtent l="0" t="0" r="0" b="444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6"/>
                    <a:srcRect l="3121" t="555"/>
                    <a:stretch>
                      <a:fillRect/>
                    </a:stretch>
                  </pic:blipFill>
                  <pic:spPr>
                    <a:xfrm>
                      <a:off x="0" y="0"/>
                      <a:ext cx="5105400" cy="90995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选取其中一个分析ARP协议报文字段：</w:t>
      </w:r>
    </w:p>
    <w:p>
      <w:pPr>
        <w:ind w:firstLine="420" w:firstLineChars="0"/>
        <w:jc w:val="both"/>
      </w:pPr>
      <w:r>
        <w:drawing>
          <wp:inline distT="0" distB="0" distL="114300" distR="114300">
            <wp:extent cx="4777740" cy="1676400"/>
            <wp:effectExtent l="0" t="0" r="762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7"/>
                    <a:stretch>
                      <a:fillRect/>
                    </a:stretch>
                  </pic:blipFill>
                  <pic:spPr>
                    <a:xfrm>
                      <a:off x="0" y="0"/>
                      <a:ext cx="4777740" cy="1676400"/>
                    </a:xfrm>
                    <a:prstGeom prst="rect">
                      <a:avLst/>
                    </a:prstGeom>
                    <a:noFill/>
                    <a:ln>
                      <a:noFill/>
                    </a:ln>
                  </pic:spPr>
                </pic:pic>
              </a:graphicData>
            </a:graphic>
          </wp:inline>
        </w:drawing>
      </w:r>
    </w:p>
    <w:tbl>
      <w:tblPr>
        <w:tblStyle w:val="6"/>
        <w:tblW w:w="8128" w:type="dxa"/>
        <w:tblInd w:w="3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0"/>
        <w:gridCol w:w="60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0" w:type="dxa"/>
          </w:tcPr>
          <w:p>
            <w:pPr>
              <w:jc w:val="center"/>
              <w:rPr>
                <w:rFonts w:hint="default"/>
                <w:b/>
                <w:bCs/>
                <w:vertAlign w:val="baseline"/>
                <w:lang w:val="en-US" w:eastAsia="zh-CN"/>
              </w:rPr>
            </w:pPr>
            <w:r>
              <w:rPr>
                <w:rFonts w:hint="eastAsia"/>
                <w:b/>
                <w:bCs/>
                <w:vertAlign w:val="baseline"/>
                <w:lang w:val="en-US" w:eastAsia="zh-CN"/>
              </w:rPr>
              <w:t>字段名</w:t>
            </w:r>
          </w:p>
        </w:tc>
        <w:tc>
          <w:tcPr>
            <w:tcW w:w="6098" w:type="dxa"/>
          </w:tcPr>
          <w:p>
            <w:pPr>
              <w:jc w:val="center"/>
              <w:rPr>
                <w:rFonts w:hint="default"/>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0" w:type="dxa"/>
          </w:tcPr>
          <w:p>
            <w:pPr>
              <w:jc w:val="center"/>
              <w:rPr>
                <w:rFonts w:hint="default"/>
                <w:vertAlign w:val="baseline"/>
                <w:lang w:val="en-US" w:eastAsia="zh-CN"/>
              </w:rPr>
            </w:pPr>
            <w:r>
              <w:rPr>
                <w:rFonts w:hint="eastAsia"/>
                <w:vertAlign w:val="baseline"/>
                <w:lang w:val="en-US" w:eastAsia="zh-CN"/>
              </w:rPr>
              <w:t>Hardware type</w:t>
            </w:r>
          </w:p>
        </w:tc>
        <w:tc>
          <w:tcPr>
            <w:tcW w:w="6098" w:type="dxa"/>
          </w:tcPr>
          <w:p>
            <w:pPr>
              <w:jc w:val="both"/>
              <w:rPr>
                <w:rFonts w:hint="default"/>
                <w:vertAlign w:val="baseline"/>
                <w:lang w:val="en-US" w:eastAsia="zh-CN"/>
              </w:rPr>
            </w:pPr>
            <w:r>
              <w:rPr>
                <w:rFonts w:hint="eastAsia"/>
                <w:vertAlign w:val="baseline"/>
                <w:lang w:val="en-US" w:eastAsia="zh-CN"/>
              </w:rPr>
              <w:t>硬件类型，图中1即0x0001（以太网）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0" w:type="dxa"/>
          </w:tcPr>
          <w:p>
            <w:pPr>
              <w:jc w:val="center"/>
              <w:rPr>
                <w:rFonts w:hint="default"/>
                <w:vertAlign w:val="baseline"/>
                <w:lang w:val="en-US" w:eastAsia="zh-CN"/>
              </w:rPr>
            </w:pPr>
            <w:r>
              <w:rPr>
                <w:rFonts w:hint="eastAsia"/>
                <w:vertAlign w:val="baseline"/>
                <w:lang w:val="en-US" w:eastAsia="zh-CN"/>
              </w:rPr>
              <w:t>Protocol type</w:t>
            </w:r>
          </w:p>
        </w:tc>
        <w:tc>
          <w:tcPr>
            <w:tcW w:w="6098" w:type="dxa"/>
          </w:tcPr>
          <w:p>
            <w:pPr>
              <w:jc w:val="both"/>
              <w:rPr>
                <w:rFonts w:hint="default"/>
                <w:vertAlign w:val="baseline"/>
                <w:lang w:val="en-US" w:eastAsia="zh-CN"/>
              </w:rPr>
            </w:pPr>
            <w:r>
              <w:rPr>
                <w:rFonts w:hint="eastAsia"/>
                <w:vertAlign w:val="baseline"/>
                <w:lang w:val="en-US" w:eastAsia="zh-CN"/>
              </w:rPr>
              <w:t>协议类型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0" w:type="dxa"/>
          </w:tcPr>
          <w:p>
            <w:pPr>
              <w:jc w:val="center"/>
              <w:rPr>
                <w:rFonts w:hint="default"/>
                <w:vertAlign w:val="baseline"/>
                <w:lang w:val="en-US" w:eastAsia="zh-CN"/>
              </w:rPr>
            </w:pPr>
            <w:r>
              <w:rPr>
                <w:rFonts w:hint="eastAsia"/>
                <w:vertAlign w:val="baseline"/>
                <w:lang w:val="en-US" w:eastAsia="zh-CN"/>
              </w:rPr>
              <w:t>Hardware size</w:t>
            </w:r>
          </w:p>
        </w:tc>
        <w:tc>
          <w:tcPr>
            <w:tcW w:w="6098" w:type="dxa"/>
          </w:tcPr>
          <w:p>
            <w:pPr>
              <w:jc w:val="both"/>
              <w:rPr>
                <w:rFonts w:hint="default"/>
                <w:vertAlign w:val="baseline"/>
                <w:lang w:val="en-US" w:eastAsia="zh-CN"/>
              </w:rPr>
            </w:pPr>
            <w:r>
              <w:rPr>
                <w:rFonts w:hint="eastAsia"/>
                <w:vertAlign w:val="baseline"/>
                <w:lang w:val="en-US" w:eastAsia="zh-CN"/>
              </w:rPr>
              <w:t>硬件地址长度（byte），一般为6（即6字节长的MAC地址）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0" w:type="dxa"/>
          </w:tcPr>
          <w:p>
            <w:pPr>
              <w:jc w:val="center"/>
              <w:rPr>
                <w:rFonts w:hint="default"/>
                <w:vertAlign w:val="baseline"/>
                <w:lang w:val="en-US" w:eastAsia="zh-CN"/>
              </w:rPr>
            </w:pPr>
            <w:r>
              <w:rPr>
                <w:rFonts w:hint="eastAsia"/>
                <w:vertAlign w:val="baseline"/>
                <w:lang w:val="en-US" w:eastAsia="zh-CN"/>
              </w:rPr>
              <w:t>Protocol size</w:t>
            </w:r>
          </w:p>
        </w:tc>
        <w:tc>
          <w:tcPr>
            <w:tcW w:w="6098" w:type="dxa"/>
          </w:tcPr>
          <w:p>
            <w:pPr>
              <w:jc w:val="both"/>
              <w:rPr>
                <w:rFonts w:hint="default"/>
                <w:vertAlign w:val="baseline"/>
                <w:lang w:val="en-US" w:eastAsia="zh-CN"/>
              </w:rPr>
            </w:pPr>
            <w:r>
              <w:rPr>
                <w:rFonts w:hint="eastAsia"/>
                <w:vertAlign w:val="baseline"/>
                <w:lang w:val="en-US" w:eastAsia="zh-CN"/>
              </w:rPr>
              <w:t>协议地址长度（byte），一般为4（即4字节长的IPv4地址）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0" w:type="dxa"/>
          </w:tcPr>
          <w:p>
            <w:pPr>
              <w:jc w:val="center"/>
              <w:rPr>
                <w:rFonts w:hint="default"/>
                <w:vertAlign w:val="baseline"/>
                <w:lang w:val="en-US" w:eastAsia="zh-CN"/>
              </w:rPr>
            </w:pPr>
            <w:r>
              <w:rPr>
                <w:rFonts w:hint="eastAsia"/>
                <w:vertAlign w:val="baseline"/>
                <w:lang w:val="en-US" w:eastAsia="zh-CN"/>
              </w:rPr>
              <w:t>Opcode</w:t>
            </w:r>
          </w:p>
        </w:tc>
        <w:tc>
          <w:tcPr>
            <w:tcW w:w="6098" w:type="dxa"/>
          </w:tcPr>
          <w:p>
            <w:pPr>
              <w:jc w:val="both"/>
              <w:rPr>
                <w:rFonts w:hint="default"/>
                <w:vertAlign w:val="baseline"/>
                <w:lang w:val="en-US" w:eastAsia="zh-CN"/>
              </w:rPr>
            </w:pPr>
            <w:r>
              <w:rPr>
                <w:rFonts w:hint="eastAsia"/>
                <w:vertAlign w:val="baseline"/>
                <w:lang w:val="en-US" w:eastAsia="zh-CN"/>
              </w:rPr>
              <w:t>操作码，1为ARP请求；2为APR应答；3为RARP请求；4为RARP应答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0" w:type="dxa"/>
          </w:tcPr>
          <w:p>
            <w:pPr>
              <w:jc w:val="center"/>
              <w:rPr>
                <w:rFonts w:hint="default"/>
                <w:vertAlign w:val="baseline"/>
                <w:lang w:val="en-US" w:eastAsia="zh-CN"/>
              </w:rPr>
            </w:pPr>
            <w:r>
              <w:rPr>
                <w:rFonts w:hint="eastAsia"/>
                <w:vertAlign w:val="baseline"/>
                <w:lang w:val="en-US" w:eastAsia="zh-CN"/>
              </w:rPr>
              <w:t>Sender MAC address</w:t>
            </w:r>
          </w:p>
        </w:tc>
        <w:tc>
          <w:tcPr>
            <w:tcW w:w="6098" w:type="dxa"/>
          </w:tcPr>
          <w:p>
            <w:pPr>
              <w:jc w:val="both"/>
              <w:rPr>
                <w:rFonts w:hint="default"/>
                <w:vertAlign w:val="baseline"/>
                <w:lang w:val="en-US" w:eastAsia="zh-CN"/>
              </w:rPr>
            </w:pPr>
            <w:r>
              <w:rPr>
                <w:rFonts w:hint="eastAsia"/>
                <w:vertAlign w:val="baseline"/>
                <w:lang w:val="en-US" w:eastAsia="zh-CN"/>
              </w:rPr>
              <w:t>源硬件地址，图中为WIFI路由器的MAC地址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0" w:type="dxa"/>
          </w:tcPr>
          <w:p>
            <w:pPr>
              <w:jc w:val="center"/>
              <w:rPr>
                <w:rFonts w:hint="default"/>
                <w:vertAlign w:val="baseline"/>
                <w:lang w:val="en-US" w:eastAsia="zh-CN"/>
              </w:rPr>
            </w:pPr>
            <w:r>
              <w:rPr>
                <w:rFonts w:hint="eastAsia"/>
                <w:vertAlign w:val="baseline"/>
                <w:lang w:val="en-US" w:eastAsia="zh-CN"/>
              </w:rPr>
              <w:t>Sender IP address</w:t>
            </w:r>
          </w:p>
        </w:tc>
        <w:tc>
          <w:tcPr>
            <w:tcW w:w="6098" w:type="dxa"/>
          </w:tcPr>
          <w:p>
            <w:pPr>
              <w:jc w:val="both"/>
              <w:rPr>
                <w:rFonts w:hint="default"/>
                <w:vertAlign w:val="baseline"/>
                <w:lang w:val="en-US" w:eastAsia="zh-CN"/>
              </w:rPr>
            </w:pPr>
            <w:r>
              <w:rPr>
                <w:rFonts w:hint="eastAsia"/>
                <w:vertAlign w:val="baseline"/>
                <w:lang w:val="en-US" w:eastAsia="zh-CN"/>
              </w:rPr>
              <w:t>源协议地址，图中为WIFI路由器的IP地址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0" w:type="dxa"/>
          </w:tcPr>
          <w:p>
            <w:pPr>
              <w:jc w:val="center"/>
              <w:rPr>
                <w:rFonts w:hint="default"/>
                <w:vertAlign w:val="baseline"/>
                <w:lang w:val="en-US" w:eastAsia="zh-CN"/>
              </w:rPr>
            </w:pPr>
            <w:r>
              <w:rPr>
                <w:rFonts w:hint="eastAsia"/>
                <w:vertAlign w:val="baseline"/>
                <w:lang w:val="en-US" w:eastAsia="zh-CN"/>
              </w:rPr>
              <w:t>Target MAC address</w:t>
            </w:r>
          </w:p>
        </w:tc>
        <w:tc>
          <w:tcPr>
            <w:tcW w:w="6098" w:type="dxa"/>
          </w:tcPr>
          <w:p>
            <w:pPr>
              <w:jc w:val="both"/>
              <w:rPr>
                <w:rFonts w:hint="default"/>
                <w:vertAlign w:val="baseline"/>
                <w:lang w:val="en-US" w:eastAsia="zh-CN"/>
              </w:rPr>
            </w:pPr>
            <w:r>
              <w:rPr>
                <w:rFonts w:hint="eastAsia"/>
                <w:vertAlign w:val="baseline"/>
                <w:lang w:val="en-US" w:eastAsia="zh-CN"/>
              </w:rPr>
              <w:t>目标硬件地址，图中全0表示待补充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0" w:type="dxa"/>
          </w:tcPr>
          <w:p>
            <w:pPr>
              <w:jc w:val="center"/>
              <w:rPr>
                <w:rFonts w:hint="default"/>
                <w:vertAlign w:val="baseline"/>
                <w:lang w:val="en-US" w:eastAsia="zh-CN"/>
              </w:rPr>
            </w:pPr>
            <w:r>
              <w:rPr>
                <w:rFonts w:hint="eastAsia"/>
                <w:vertAlign w:val="baseline"/>
                <w:lang w:val="en-US" w:eastAsia="zh-CN"/>
              </w:rPr>
              <w:t>Target IP address</w:t>
            </w:r>
          </w:p>
        </w:tc>
        <w:tc>
          <w:tcPr>
            <w:tcW w:w="6098" w:type="dxa"/>
          </w:tcPr>
          <w:p>
            <w:pPr>
              <w:jc w:val="both"/>
              <w:rPr>
                <w:rFonts w:hint="default"/>
                <w:vertAlign w:val="baseline"/>
                <w:lang w:val="en-US" w:eastAsia="zh-CN"/>
              </w:rPr>
            </w:pPr>
            <w:r>
              <w:rPr>
                <w:rFonts w:hint="eastAsia"/>
                <w:vertAlign w:val="baseline"/>
                <w:lang w:val="en-US" w:eastAsia="zh-CN"/>
              </w:rPr>
              <w:t>目标协议地址，图中为主机B的IP地址</w:t>
            </w:r>
          </w:p>
        </w:tc>
      </w:tr>
    </w:tbl>
    <w:p>
      <w:pPr>
        <w:widowControl w:val="0"/>
        <w:numPr>
          <w:ilvl w:val="0"/>
          <w:numId w:val="0"/>
        </w:numPr>
        <w:jc w:val="both"/>
        <w:rPr>
          <w:rFonts w:hint="default"/>
          <w:lang w:val="en-US" w:eastAsia="zh-CN"/>
        </w:rPr>
      </w:pPr>
    </w:p>
    <w:p>
      <w:pPr>
        <w:widowControl w:val="0"/>
        <w:numPr>
          <w:ilvl w:val="0"/>
          <w:numId w:val="5"/>
        </w:numPr>
        <w:ind w:left="420" w:leftChars="0" w:hanging="420" w:firstLineChars="0"/>
        <w:jc w:val="both"/>
        <w:rPr>
          <w:rFonts w:hint="default"/>
          <w:lang w:val="en-US" w:eastAsia="zh-CN"/>
        </w:rPr>
      </w:pPr>
      <w:r>
        <w:rPr>
          <w:rFonts w:hint="eastAsia"/>
          <w:lang w:val="en-US" w:eastAsia="zh-CN"/>
        </w:rPr>
        <w:t>主机A Ping主机B，ARP报文捕获</w:t>
      </w:r>
    </w:p>
    <w:p>
      <w:pPr>
        <w:widowControl w:val="0"/>
        <w:numPr>
          <w:ilvl w:val="0"/>
          <w:numId w:val="0"/>
        </w:numPr>
        <w:ind w:leftChars="0" w:firstLine="420" w:firstLineChars="0"/>
        <w:jc w:val="both"/>
      </w:pPr>
      <w:r>
        <w:drawing>
          <wp:inline distT="0" distB="0" distL="114300" distR="114300">
            <wp:extent cx="5067300" cy="2255520"/>
            <wp:effectExtent l="0" t="0" r="762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8"/>
                    <a:stretch>
                      <a:fillRect/>
                    </a:stretch>
                  </pic:blipFill>
                  <pic:spPr>
                    <a:xfrm>
                      <a:off x="0" y="0"/>
                      <a:ext cx="5067300" cy="2255520"/>
                    </a:xfrm>
                    <a:prstGeom prst="rect">
                      <a:avLst/>
                    </a:prstGeom>
                    <a:noFill/>
                    <a:ln>
                      <a:noFill/>
                    </a:ln>
                  </pic:spPr>
                </pic:pic>
              </a:graphicData>
            </a:graphic>
          </wp:inline>
        </w:drawing>
      </w:r>
    </w:p>
    <w:p>
      <w:pPr>
        <w:widowControl w:val="0"/>
        <w:numPr>
          <w:ilvl w:val="0"/>
          <w:numId w:val="0"/>
        </w:numPr>
        <w:ind w:leftChars="0" w:firstLine="420" w:firstLineChars="0"/>
        <w:jc w:val="both"/>
        <w:rPr>
          <w:rFonts w:hint="eastAsia"/>
          <w:lang w:val="en-US" w:eastAsia="zh-CN"/>
        </w:rPr>
      </w:pPr>
      <w:r>
        <w:rPr>
          <w:rFonts w:hint="eastAsia"/>
          <w:lang w:val="en-US" w:eastAsia="zh-CN"/>
        </w:rPr>
        <w:t>Wireshark捕获ARP报文如下：</w:t>
      </w:r>
    </w:p>
    <w:p>
      <w:pPr>
        <w:widowControl w:val="0"/>
        <w:numPr>
          <w:ilvl w:val="0"/>
          <w:numId w:val="0"/>
        </w:numPr>
        <w:ind w:leftChars="0" w:firstLine="420" w:firstLineChars="0"/>
        <w:jc w:val="both"/>
      </w:pPr>
      <w:r>
        <w:drawing>
          <wp:inline distT="0" distB="0" distL="114300" distR="114300">
            <wp:extent cx="5266690" cy="431800"/>
            <wp:effectExtent l="0" t="0" r="6350" b="1016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9"/>
                    <a:stretch>
                      <a:fillRect/>
                    </a:stretch>
                  </pic:blipFill>
                  <pic:spPr>
                    <a:xfrm>
                      <a:off x="0" y="0"/>
                      <a:ext cx="5266690" cy="431800"/>
                    </a:xfrm>
                    <a:prstGeom prst="rect">
                      <a:avLst/>
                    </a:prstGeom>
                    <a:noFill/>
                    <a:ln>
                      <a:noFill/>
                    </a:ln>
                  </pic:spPr>
                </pic:pic>
              </a:graphicData>
            </a:graphic>
          </wp:inline>
        </w:drawing>
      </w:r>
    </w:p>
    <w:p>
      <w:pPr>
        <w:widowControl w:val="0"/>
        <w:numPr>
          <w:ilvl w:val="0"/>
          <w:numId w:val="0"/>
        </w:numPr>
        <w:ind w:leftChars="0" w:firstLine="420" w:firstLineChars="0"/>
        <w:jc w:val="both"/>
        <w:rPr>
          <w:rFonts w:hint="eastAsia"/>
          <w:lang w:val="en-US" w:eastAsia="zh-CN"/>
        </w:rPr>
      </w:pPr>
      <w:r>
        <w:rPr>
          <w:rFonts w:hint="eastAsia"/>
          <w:lang w:val="en-US" w:eastAsia="zh-CN"/>
        </w:rPr>
        <w:t>选取其中一个ARP请求报文进行分析：</w:t>
      </w:r>
    </w:p>
    <w:p>
      <w:pPr>
        <w:widowControl w:val="0"/>
        <w:numPr>
          <w:ilvl w:val="0"/>
          <w:numId w:val="0"/>
        </w:numPr>
        <w:ind w:leftChars="0" w:firstLine="420" w:firstLineChars="0"/>
        <w:jc w:val="both"/>
      </w:pPr>
      <w:r>
        <w:drawing>
          <wp:inline distT="0" distB="0" distL="114300" distR="114300">
            <wp:extent cx="4251960" cy="1584960"/>
            <wp:effectExtent l="0" t="0" r="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0"/>
                    <a:stretch>
                      <a:fillRect/>
                    </a:stretch>
                  </pic:blipFill>
                  <pic:spPr>
                    <a:xfrm>
                      <a:off x="0" y="0"/>
                      <a:ext cx="4251960" cy="1584960"/>
                    </a:xfrm>
                    <a:prstGeom prst="rect">
                      <a:avLst/>
                    </a:prstGeom>
                    <a:noFill/>
                    <a:ln>
                      <a:noFill/>
                    </a:ln>
                  </pic:spPr>
                </pic:pic>
              </a:graphicData>
            </a:graphic>
          </wp:inline>
        </w:drawing>
      </w:r>
    </w:p>
    <w:p>
      <w:pPr>
        <w:widowControl w:val="0"/>
        <w:numPr>
          <w:ilvl w:val="0"/>
          <w:numId w:val="0"/>
        </w:numPr>
        <w:ind w:leftChars="0" w:firstLine="420" w:firstLineChars="0"/>
        <w:jc w:val="both"/>
        <w:rPr>
          <w:rFonts w:hint="eastAsia"/>
          <w:lang w:val="en-US" w:eastAsia="zh-CN"/>
        </w:rPr>
      </w:pPr>
      <w:r>
        <w:rPr>
          <w:rFonts w:hint="eastAsia"/>
          <w:lang w:val="en-US" w:eastAsia="zh-CN"/>
        </w:rPr>
        <w:t>注意到其中源MAC地址与主机A的MAC地址是对应的，源IP地址、目标IP地址分别与主机A、B对应，其中目标MAC地址全0表示待补充，此时还未收到主机B的响应。</w:t>
      </w:r>
    </w:p>
    <w:p>
      <w:pPr>
        <w:widowControl w:val="0"/>
        <w:numPr>
          <w:ilvl w:val="0"/>
          <w:numId w:val="0"/>
        </w:numPr>
        <w:ind w:leftChars="0" w:firstLine="420" w:firstLineChars="0"/>
        <w:jc w:val="both"/>
        <w:rPr>
          <w:rFonts w:hint="eastAsia"/>
          <w:lang w:val="en-US" w:eastAsia="zh-CN"/>
        </w:rPr>
      </w:pPr>
      <w:r>
        <w:rPr>
          <w:rFonts w:hint="eastAsia"/>
          <w:lang w:val="en-US" w:eastAsia="zh-CN"/>
        </w:rPr>
        <w:t>对于ARP响应报文：</w:t>
      </w:r>
    </w:p>
    <w:p>
      <w:pPr>
        <w:widowControl w:val="0"/>
        <w:numPr>
          <w:ilvl w:val="0"/>
          <w:numId w:val="0"/>
        </w:numPr>
        <w:ind w:leftChars="0" w:firstLine="420" w:firstLineChars="0"/>
        <w:jc w:val="both"/>
      </w:pPr>
      <w:r>
        <w:drawing>
          <wp:inline distT="0" distB="0" distL="114300" distR="114300">
            <wp:extent cx="3961130" cy="1448435"/>
            <wp:effectExtent l="0" t="0" r="1270" b="1460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1"/>
                    <a:stretch>
                      <a:fillRect/>
                    </a:stretch>
                  </pic:blipFill>
                  <pic:spPr>
                    <a:xfrm>
                      <a:off x="0" y="0"/>
                      <a:ext cx="3961130" cy="1448435"/>
                    </a:xfrm>
                    <a:prstGeom prst="rect">
                      <a:avLst/>
                    </a:prstGeom>
                    <a:noFill/>
                    <a:ln>
                      <a:noFill/>
                    </a:ln>
                  </pic:spPr>
                </pic:pic>
              </a:graphicData>
            </a:graphic>
          </wp:inline>
        </w:drawing>
      </w:r>
    </w:p>
    <w:p>
      <w:pPr>
        <w:widowControl w:val="0"/>
        <w:numPr>
          <w:ilvl w:val="0"/>
          <w:numId w:val="0"/>
        </w:numPr>
        <w:ind w:leftChars="0" w:firstLine="420" w:firstLineChars="0"/>
        <w:jc w:val="both"/>
        <w:rPr>
          <w:rFonts w:hint="eastAsia"/>
          <w:lang w:val="en-US" w:eastAsia="zh-CN"/>
        </w:rPr>
      </w:pPr>
      <w:r>
        <w:rPr>
          <w:rFonts w:hint="eastAsia"/>
          <w:lang w:val="en-US" w:eastAsia="zh-CN"/>
        </w:rPr>
        <w:t>报文各字段含义与请求报文相同。内容上的唯一区别是填写了主机B的MAC地址作为源MAC地址。</w:t>
      </w:r>
    </w:p>
    <w:p>
      <w:pPr>
        <w:widowControl w:val="0"/>
        <w:numPr>
          <w:ilvl w:val="0"/>
          <w:numId w:val="0"/>
        </w:numPr>
        <w:ind w:leftChars="0" w:firstLine="420" w:firstLineChars="0"/>
        <w:jc w:val="both"/>
        <w:rPr>
          <w:rFonts w:hint="eastAsia"/>
          <w:lang w:val="en-US" w:eastAsia="zh-CN"/>
        </w:rPr>
      </w:pPr>
    </w:p>
    <w:p>
      <w:pPr>
        <w:widowControl w:val="0"/>
        <w:numPr>
          <w:ilvl w:val="0"/>
          <w:numId w:val="5"/>
        </w:numPr>
        <w:ind w:left="420" w:leftChars="0" w:hanging="420" w:firstLineChars="0"/>
        <w:jc w:val="both"/>
        <w:rPr>
          <w:rFonts w:hint="eastAsia"/>
          <w:lang w:val="en-US" w:eastAsia="zh-CN"/>
        </w:rPr>
      </w:pPr>
      <w:r>
        <w:rPr>
          <w:rFonts w:hint="eastAsia"/>
          <w:lang w:val="en-US" w:eastAsia="zh-CN"/>
        </w:rPr>
        <w:t>通过arp -a查看ARP表，可以看到主机B对应的MAC地址：</w:t>
      </w:r>
    </w:p>
    <w:p>
      <w:pPr>
        <w:widowControl w:val="0"/>
        <w:numPr>
          <w:ilvl w:val="0"/>
          <w:numId w:val="0"/>
        </w:numPr>
        <w:ind w:leftChars="0" w:firstLine="420" w:firstLineChars="0"/>
        <w:jc w:val="both"/>
      </w:pPr>
      <w:r>
        <w:drawing>
          <wp:inline distT="0" distB="0" distL="114300" distR="114300">
            <wp:extent cx="4678680" cy="2194560"/>
            <wp:effectExtent l="0" t="0" r="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2"/>
                    <a:stretch>
                      <a:fillRect/>
                    </a:stretch>
                  </pic:blipFill>
                  <pic:spPr>
                    <a:xfrm>
                      <a:off x="0" y="0"/>
                      <a:ext cx="4678680" cy="2194560"/>
                    </a:xfrm>
                    <a:prstGeom prst="rect">
                      <a:avLst/>
                    </a:prstGeom>
                    <a:noFill/>
                    <a:ln>
                      <a:noFill/>
                    </a:ln>
                  </pic:spPr>
                </pic:pic>
              </a:graphicData>
            </a:graphic>
          </wp:inline>
        </w:drawing>
      </w:r>
    </w:p>
    <w:p>
      <w:pPr>
        <w:widowControl w:val="0"/>
        <w:numPr>
          <w:ilvl w:val="0"/>
          <w:numId w:val="0"/>
        </w:numPr>
        <w:ind w:leftChars="0" w:firstLine="420" w:firstLineChars="0"/>
        <w:jc w:val="both"/>
      </w:pPr>
    </w:p>
    <w:p>
      <w:pPr>
        <w:widowControl w:val="0"/>
        <w:numPr>
          <w:ilvl w:val="0"/>
          <w:numId w:val="5"/>
        </w:numPr>
        <w:ind w:left="420" w:leftChars="0" w:hanging="420" w:firstLineChars="0"/>
        <w:jc w:val="both"/>
        <w:rPr>
          <w:rFonts w:hint="default"/>
          <w:lang w:val="en-US" w:eastAsia="zh-CN"/>
        </w:rPr>
      </w:pPr>
      <w:r>
        <w:rPr>
          <w:rFonts w:hint="eastAsia"/>
          <w:lang w:val="en-US" w:eastAsia="zh-CN"/>
        </w:rPr>
        <w:t>主机A再次Ping主机B，查看ARP报文捕获情况</w:t>
      </w:r>
    </w:p>
    <w:p>
      <w:pPr>
        <w:bidi w:val="0"/>
        <w:ind w:firstLine="420" w:firstLineChars="0"/>
      </w:pPr>
      <w:r>
        <w:drawing>
          <wp:inline distT="0" distB="0" distL="114300" distR="114300">
            <wp:extent cx="5272405" cy="962025"/>
            <wp:effectExtent l="0" t="0" r="635" b="1333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3"/>
                    <a:stretch>
                      <a:fillRect/>
                    </a:stretch>
                  </pic:blipFill>
                  <pic:spPr>
                    <a:xfrm>
                      <a:off x="0" y="0"/>
                      <a:ext cx="5272405" cy="962025"/>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lang w:val="en-US" w:eastAsia="zh-CN"/>
        </w:rPr>
        <w:t>注意到与第一次Ping时的区别：主机A与主机B之间的ARP请求和响应不再在Ping之前发生，而是出现在Ping之后。</w:t>
      </w:r>
    </w:p>
    <w:p>
      <w:pPr>
        <w:bidi w:val="0"/>
        <w:ind w:firstLine="420" w:firstLineChars="0"/>
        <w:rPr>
          <w:rFonts w:hint="eastAsia"/>
          <w:lang w:val="en-US" w:eastAsia="zh-CN"/>
        </w:rPr>
      </w:pPr>
      <w:r>
        <w:rPr>
          <w:rFonts w:hint="eastAsia"/>
          <w:lang w:val="en-US" w:eastAsia="zh-CN"/>
        </w:rPr>
        <w:t>对于出现在Ping之后的ARP请求与响应报文（如下图所示），发现报文中双方MAC地址均是已知的：</w:t>
      </w:r>
    </w:p>
    <w:p>
      <w:pPr>
        <w:bidi w:val="0"/>
        <w:ind w:left="420" w:leftChars="0" w:firstLine="420" w:firstLineChars="0"/>
      </w:pPr>
      <w:r>
        <w:drawing>
          <wp:inline distT="0" distB="0" distL="114300" distR="114300">
            <wp:extent cx="3576955" cy="1453515"/>
            <wp:effectExtent l="0" t="0" r="4445" b="952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4"/>
                    <a:stretch>
                      <a:fillRect/>
                    </a:stretch>
                  </pic:blipFill>
                  <pic:spPr>
                    <a:xfrm>
                      <a:off x="0" y="0"/>
                      <a:ext cx="3576955" cy="1453515"/>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lang w:val="en-US" w:eastAsia="zh-CN"/>
        </w:rPr>
        <w:t>这是因为刷新ARP缓存条目的机制之一——单播轮询（Unicast Poll），该机制定期向远程主机发送点对点的ARP请求，主动轮询远程主机，如果连续N（通常为2）次轮询都未收到ARP响应，则删除ARP缓存条目，以避免无效资源的占用。</w:t>
      </w:r>
    </w:p>
    <w:p>
      <w:pPr>
        <w:bidi w:val="0"/>
        <w:ind w:firstLine="420" w:firstLineChars="0"/>
        <w:rPr>
          <w:rFonts w:hint="eastAsia"/>
          <w:lang w:val="en-US" w:eastAsia="zh-CN"/>
        </w:rPr>
      </w:pPr>
      <w:r>
        <w:rPr>
          <w:rFonts w:hint="eastAsia"/>
          <w:lang w:val="en-US" w:eastAsia="zh-CN"/>
        </w:rPr>
        <w:t>所以，第一次Ping时，主机A在ARP表中写入了主机B的缓存条目；第二次Ping时，因为已有缓存条目可知主机B的MAC地址，不再发送ARP请求。</w:t>
      </w:r>
    </w:p>
    <w:p>
      <w:pPr>
        <w:bidi w:val="0"/>
        <w:ind w:firstLine="420" w:firstLineChars="0"/>
        <w:rPr>
          <w:rFonts w:hint="eastAsia"/>
          <w:lang w:val="en-US" w:eastAsia="zh-CN"/>
        </w:rPr>
      </w:pPr>
    </w:p>
    <w:p>
      <w:pPr>
        <w:numPr>
          <w:ilvl w:val="0"/>
          <w:numId w:val="5"/>
        </w:numPr>
        <w:bidi w:val="0"/>
        <w:ind w:left="420" w:leftChars="0" w:hanging="420" w:firstLineChars="0"/>
        <w:rPr>
          <w:rFonts w:hint="default"/>
          <w:lang w:val="en-US" w:eastAsia="zh-CN"/>
        </w:rPr>
      </w:pPr>
      <w:r>
        <w:rPr>
          <w:rFonts w:hint="eastAsia"/>
          <w:lang w:val="en-US" w:eastAsia="zh-CN"/>
        </w:rPr>
        <w:t>主机A与主机B停止数据通信五分钟后再Ping</w:t>
      </w:r>
    </w:p>
    <w:p>
      <w:pPr>
        <w:numPr>
          <w:ilvl w:val="0"/>
          <w:numId w:val="0"/>
        </w:numPr>
        <w:bidi w:val="0"/>
        <w:ind w:leftChars="0" w:firstLine="420" w:firstLineChars="0"/>
        <w:rPr>
          <w:rFonts w:hint="eastAsia"/>
          <w:lang w:val="en-US" w:eastAsia="zh-CN"/>
        </w:rPr>
      </w:pPr>
      <w:r>
        <w:rPr>
          <w:rFonts w:hint="eastAsia"/>
          <w:lang w:val="en-US" w:eastAsia="zh-CN"/>
        </w:rPr>
        <w:t>停止数据通信五分钟实质上是为了等待ARP缓存条目刷新，由于前文所述的单播轮询机制，将主机B断网以保证其不再响应ARP。</w:t>
      </w:r>
    </w:p>
    <w:p>
      <w:pPr>
        <w:numPr>
          <w:ilvl w:val="0"/>
          <w:numId w:val="0"/>
        </w:numPr>
        <w:bidi w:val="0"/>
        <w:ind w:leftChars="0" w:firstLine="420" w:firstLineChars="0"/>
        <w:rPr>
          <w:rFonts w:hint="eastAsia"/>
          <w:lang w:val="en-US" w:eastAsia="zh-CN"/>
        </w:rPr>
      </w:pPr>
      <w:r>
        <w:rPr>
          <w:rFonts w:hint="eastAsia"/>
          <w:lang w:val="en-US" w:eastAsia="zh-CN"/>
        </w:rPr>
        <w:t>ARP报文捕获情况如下：</w:t>
      </w:r>
    </w:p>
    <w:p>
      <w:pPr>
        <w:numPr>
          <w:ilvl w:val="0"/>
          <w:numId w:val="0"/>
        </w:numPr>
        <w:bidi w:val="0"/>
        <w:ind w:leftChars="0" w:firstLine="420" w:firstLineChars="0"/>
      </w:pPr>
      <w:r>
        <w:drawing>
          <wp:inline distT="0" distB="0" distL="114300" distR="114300">
            <wp:extent cx="5264785" cy="725170"/>
            <wp:effectExtent l="0" t="0" r="8255" b="635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5"/>
                    <a:stretch>
                      <a:fillRect/>
                    </a:stretch>
                  </pic:blipFill>
                  <pic:spPr>
                    <a:xfrm>
                      <a:off x="0" y="0"/>
                      <a:ext cx="5264785" cy="725170"/>
                    </a:xfrm>
                    <a:prstGeom prst="rect">
                      <a:avLst/>
                    </a:prstGeom>
                    <a:noFill/>
                    <a:ln>
                      <a:noFill/>
                    </a:ln>
                  </pic:spPr>
                </pic:pic>
              </a:graphicData>
            </a:graphic>
          </wp:inline>
        </w:drawing>
      </w:r>
    </w:p>
    <w:p>
      <w:pPr>
        <w:numPr>
          <w:ilvl w:val="0"/>
          <w:numId w:val="0"/>
        </w:numPr>
        <w:bidi w:val="0"/>
        <w:ind w:leftChars="0" w:firstLine="420" w:firstLineChars="0"/>
        <w:rPr>
          <w:rFonts w:hint="eastAsia"/>
          <w:lang w:val="en-US" w:eastAsia="zh-CN"/>
        </w:rPr>
      </w:pPr>
      <w:r>
        <w:rPr>
          <w:rFonts w:hint="eastAsia"/>
          <w:lang w:val="en-US" w:eastAsia="zh-CN"/>
        </w:rPr>
        <w:t>注意到当主机A发送Ping请求后，由主机B发出了ARP请求报文，请求主机A的MAC地址。主机A回复MAC地址后收到主机B的Ping响应。这表明停止数据通信期间主机A中对应的缓存条目仍未删除，而主机B中的缓存条目则已过期，因此重新发起了ARP请求。</w:t>
      </w:r>
    </w:p>
    <w:p>
      <w:pPr>
        <w:pStyle w:val="4"/>
        <w:numPr>
          <w:ilvl w:val="0"/>
          <w:numId w:val="4"/>
        </w:numPr>
        <w:bidi w:val="0"/>
        <w:ind w:left="360" w:leftChars="0" w:hanging="360" w:firstLineChars="0"/>
        <w:rPr>
          <w:rFonts w:hint="eastAsia"/>
        </w:rPr>
      </w:pPr>
      <w:r>
        <w:rPr>
          <w:rFonts w:hint="eastAsia"/>
        </w:rPr>
        <w:t>IP协议分析</w:t>
      </w:r>
    </w:p>
    <w:p>
      <w:pPr>
        <w:numPr>
          <w:ilvl w:val="0"/>
          <w:numId w:val="6"/>
        </w:numPr>
        <w:bidi w:val="0"/>
        <w:ind w:left="283" w:leftChars="0" w:hanging="283" w:firstLineChars="0"/>
        <w:rPr>
          <w:rFonts w:hint="eastAsia"/>
        </w:rPr>
      </w:pPr>
      <w:r>
        <w:rPr>
          <w:rFonts w:hint="eastAsia"/>
        </w:rPr>
        <w:t>从主机A上向主机B发PING检测报文，捕获IP数据包，记录并分析各字段的含义，并与IP数据包格式进行比较;</w:t>
      </w:r>
    </w:p>
    <w:p>
      <w:pPr>
        <w:numPr>
          <w:ilvl w:val="0"/>
          <w:numId w:val="0"/>
        </w:numPr>
        <w:bidi w:val="0"/>
        <w:ind w:leftChars="0" w:firstLine="420" w:firstLineChars="0"/>
        <w:rPr>
          <w:rFonts w:hint="eastAsia"/>
          <w:lang w:val="en-US" w:eastAsia="zh-CN"/>
        </w:rPr>
      </w:pPr>
      <w:r>
        <w:rPr>
          <w:rFonts w:hint="eastAsia"/>
          <w:lang w:val="en-US" w:eastAsia="zh-CN"/>
        </w:rPr>
        <w:t>捕获IP数据包如下图所示：</w:t>
      </w:r>
    </w:p>
    <w:p>
      <w:pPr>
        <w:numPr>
          <w:ilvl w:val="0"/>
          <w:numId w:val="0"/>
        </w:numPr>
        <w:bidi w:val="0"/>
        <w:ind w:leftChars="0" w:firstLine="420" w:firstLineChars="0"/>
        <w:rPr>
          <w:rFonts w:hint="default"/>
          <w:lang w:val="en-US" w:eastAsia="zh-CN"/>
        </w:rPr>
      </w:pPr>
      <w:r>
        <w:drawing>
          <wp:inline distT="0" distB="0" distL="114300" distR="114300">
            <wp:extent cx="4695825" cy="2555875"/>
            <wp:effectExtent l="0" t="0" r="13335" b="444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6"/>
                    <a:stretch>
                      <a:fillRect/>
                    </a:stretch>
                  </pic:blipFill>
                  <pic:spPr>
                    <a:xfrm>
                      <a:off x="0" y="0"/>
                      <a:ext cx="4695825" cy="2555875"/>
                    </a:xfrm>
                    <a:prstGeom prst="rect">
                      <a:avLst/>
                    </a:prstGeom>
                    <a:noFill/>
                    <a:ln>
                      <a:noFill/>
                    </a:ln>
                  </pic:spPr>
                </pic:pic>
              </a:graphicData>
            </a:graphic>
          </wp:inline>
        </w:drawing>
      </w:r>
    </w:p>
    <w:p>
      <w:pPr>
        <w:numPr>
          <w:ilvl w:val="0"/>
          <w:numId w:val="0"/>
        </w:numPr>
        <w:bidi w:val="0"/>
        <w:ind w:leftChars="0" w:firstLine="420" w:firstLineChars="0"/>
        <w:rPr>
          <w:rFonts w:hint="eastAsia"/>
          <w:lang w:val="en-US" w:eastAsia="zh-CN"/>
        </w:rPr>
      </w:pPr>
      <w:r>
        <w:rPr>
          <w:rFonts w:hint="eastAsia"/>
          <w:lang w:val="en-US" w:eastAsia="zh-CN"/>
        </w:rPr>
        <w:t>分析如下：</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10"/>
        <w:gridCol w:w="5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0" w:type="dxa"/>
            <w:vAlign w:val="center"/>
          </w:tcPr>
          <w:p>
            <w:pPr>
              <w:numPr>
                <w:ilvl w:val="0"/>
                <w:numId w:val="0"/>
              </w:numPr>
              <w:bidi w:val="0"/>
              <w:jc w:val="center"/>
              <w:rPr>
                <w:rFonts w:hint="default"/>
                <w:b/>
                <w:bCs/>
                <w:vertAlign w:val="baseline"/>
                <w:lang w:val="en-US" w:eastAsia="zh-CN"/>
              </w:rPr>
            </w:pPr>
            <w:r>
              <w:rPr>
                <w:rFonts w:hint="eastAsia"/>
                <w:b/>
                <w:bCs/>
                <w:vertAlign w:val="baseline"/>
                <w:lang w:val="en-US" w:eastAsia="zh-CN"/>
              </w:rPr>
              <w:t>字段名</w:t>
            </w:r>
          </w:p>
        </w:tc>
        <w:tc>
          <w:tcPr>
            <w:tcW w:w="5712" w:type="dxa"/>
          </w:tcPr>
          <w:p>
            <w:pPr>
              <w:numPr>
                <w:ilvl w:val="0"/>
                <w:numId w:val="0"/>
              </w:numPr>
              <w:bidi w:val="0"/>
              <w:jc w:val="center"/>
              <w:rPr>
                <w:rFonts w:hint="default"/>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0" w:type="dxa"/>
            <w:vAlign w:val="center"/>
          </w:tcPr>
          <w:p>
            <w:pPr>
              <w:numPr>
                <w:ilvl w:val="0"/>
                <w:numId w:val="0"/>
              </w:numPr>
              <w:bidi w:val="0"/>
              <w:jc w:val="center"/>
              <w:rPr>
                <w:rFonts w:hint="default"/>
                <w:b w:val="0"/>
                <w:bCs w:val="0"/>
                <w:vertAlign w:val="baseline"/>
                <w:lang w:val="en-US" w:eastAsia="zh-CN"/>
              </w:rPr>
            </w:pPr>
            <w:r>
              <w:rPr>
                <w:rFonts w:hint="eastAsia"/>
                <w:b w:val="0"/>
                <w:bCs w:val="0"/>
                <w:vertAlign w:val="baseline"/>
                <w:lang w:val="en-US" w:eastAsia="zh-CN"/>
              </w:rPr>
              <w:t>Version</w:t>
            </w:r>
          </w:p>
        </w:tc>
        <w:tc>
          <w:tcPr>
            <w:tcW w:w="5712" w:type="dxa"/>
          </w:tcPr>
          <w:p>
            <w:pPr>
              <w:numPr>
                <w:ilvl w:val="0"/>
                <w:numId w:val="0"/>
              </w:numPr>
              <w:bidi w:val="0"/>
              <w:rPr>
                <w:rFonts w:hint="default"/>
                <w:vertAlign w:val="baseline"/>
                <w:lang w:val="en-US" w:eastAsia="zh-CN"/>
              </w:rPr>
            </w:pPr>
            <w:r>
              <w:rPr>
                <w:rFonts w:hint="eastAsia"/>
                <w:vertAlign w:val="baseline"/>
                <w:lang w:val="en-US" w:eastAsia="zh-CN"/>
              </w:rPr>
              <w:t>0-3位，版本名。0100表示IP协议的版本4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0" w:type="dxa"/>
            <w:vAlign w:val="center"/>
          </w:tcPr>
          <w:p>
            <w:pPr>
              <w:numPr>
                <w:ilvl w:val="0"/>
                <w:numId w:val="0"/>
              </w:numPr>
              <w:bidi w:val="0"/>
              <w:jc w:val="center"/>
              <w:rPr>
                <w:rFonts w:hint="default"/>
                <w:b w:val="0"/>
                <w:bCs w:val="0"/>
                <w:vertAlign w:val="baseline"/>
                <w:lang w:val="en-US" w:eastAsia="zh-CN"/>
              </w:rPr>
            </w:pPr>
            <w:r>
              <w:rPr>
                <w:rFonts w:hint="eastAsia"/>
                <w:b w:val="0"/>
                <w:bCs w:val="0"/>
                <w:vertAlign w:val="baseline"/>
                <w:lang w:val="en-US" w:eastAsia="zh-CN"/>
              </w:rPr>
              <w:t>Header Length</w:t>
            </w:r>
          </w:p>
        </w:tc>
        <w:tc>
          <w:tcPr>
            <w:tcW w:w="5712" w:type="dxa"/>
          </w:tcPr>
          <w:p>
            <w:pPr>
              <w:numPr>
                <w:ilvl w:val="0"/>
                <w:numId w:val="0"/>
              </w:numPr>
              <w:bidi w:val="0"/>
              <w:rPr>
                <w:rFonts w:hint="default"/>
                <w:vertAlign w:val="baseline"/>
                <w:lang w:val="en-US" w:eastAsia="zh-CN"/>
              </w:rPr>
            </w:pPr>
            <w:r>
              <w:rPr>
                <w:rFonts w:hint="eastAsia"/>
                <w:vertAlign w:val="baseline"/>
                <w:lang w:val="en-US" w:eastAsia="zh-CN"/>
              </w:rPr>
              <w:t>4-7位，首部长度。0101表示首部长度为5*32bit，即20字节（160位）。这也是首部长度的最小值。若报文中存在可选字段（第160位及以后），则会大于20字节。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0" w:type="dxa"/>
            <w:vAlign w:val="center"/>
          </w:tcPr>
          <w:p>
            <w:pPr>
              <w:numPr>
                <w:ilvl w:val="0"/>
                <w:numId w:val="0"/>
              </w:numPr>
              <w:bidi w:val="0"/>
              <w:jc w:val="center"/>
              <w:rPr>
                <w:rFonts w:hint="default"/>
                <w:b w:val="0"/>
                <w:bCs w:val="0"/>
                <w:vertAlign w:val="baseline"/>
                <w:lang w:val="en-US" w:eastAsia="zh-CN"/>
              </w:rPr>
            </w:pPr>
            <w:r>
              <w:rPr>
                <w:rFonts w:hint="eastAsia"/>
                <w:b w:val="0"/>
                <w:bCs w:val="0"/>
                <w:vertAlign w:val="baseline"/>
                <w:lang w:val="en-US" w:eastAsia="zh-CN"/>
              </w:rPr>
              <w:t>Differentiated Services Field</w:t>
            </w:r>
          </w:p>
        </w:tc>
        <w:tc>
          <w:tcPr>
            <w:tcW w:w="5712" w:type="dxa"/>
          </w:tcPr>
          <w:p>
            <w:pPr>
              <w:numPr>
                <w:ilvl w:val="0"/>
                <w:numId w:val="0"/>
              </w:numPr>
              <w:bidi w:val="0"/>
              <w:rPr>
                <w:rFonts w:hint="eastAsia"/>
                <w:vertAlign w:val="baseline"/>
                <w:lang w:val="en-US" w:eastAsia="zh-CN"/>
              </w:rPr>
            </w:pPr>
            <w:r>
              <w:rPr>
                <w:rFonts w:hint="eastAsia"/>
                <w:vertAlign w:val="baseline"/>
                <w:lang w:val="en-US" w:eastAsia="zh-CN"/>
              </w:rPr>
              <w:t>8-15位，区分服务域。其中：</w:t>
            </w:r>
          </w:p>
          <w:p>
            <w:pPr>
              <w:numPr>
                <w:ilvl w:val="0"/>
                <w:numId w:val="6"/>
              </w:numPr>
              <w:bidi w:val="0"/>
              <w:ind w:left="283" w:leftChars="0" w:hanging="283" w:firstLineChars="0"/>
              <w:rPr>
                <w:rFonts w:hint="default"/>
                <w:vertAlign w:val="baseline"/>
                <w:lang w:val="en-US" w:eastAsia="zh-CN"/>
              </w:rPr>
            </w:pPr>
            <w:r>
              <w:rPr>
                <w:rFonts w:hint="eastAsia"/>
                <w:vertAlign w:val="baseline"/>
                <w:lang w:val="en-US" w:eastAsia="zh-CN"/>
              </w:rPr>
              <w:t>8-13位：区分服务，一般不适用。0为默认</w:t>
            </w:r>
          </w:p>
          <w:p>
            <w:pPr>
              <w:numPr>
                <w:ilvl w:val="0"/>
                <w:numId w:val="6"/>
              </w:numPr>
              <w:bidi w:val="0"/>
              <w:ind w:left="283" w:leftChars="0" w:hanging="283" w:firstLineChars="0"/>
              <w:rPr>
                <w:rFonts w:hint="default"/>
                <w:lang w:val="en-US" w:eastAsia="zh-CN"/>
              </w:rPr>
            </w:pPr>
            <w:r>
              <w:rPr>
                <w:rFonts w:hint="eastAsia"/>
                <w:lang w:val="en-US" w:eastAsia="zh-CN"/>
              </w:rPr>
              <w:t>14-15位：显式堵塞通告，允许在不丢弃报文的同时通知对方网络拥塞的发生。0表示不可用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0" w:type="dxa"/>
            <w:vAlign w:val="center"/>
          </w:tcPr>
          <w:p>
            <w:pPr>
              <w:numPr>
                <w:ilvl w:val="0"/>
                <w:numId w:val="0"/>
              </w:numPr>
              <w:bidi w:val="0"/>
              <w:jc w:val="center"/>
              <w:rPr>
                <w:rFonts w:hint="default"/>
                <w:b w:val="0"/>
                <w:bCs w:val="0"/>
                <w:vertAlign w:val="baseline"/>
                <w:lang w:val="en-US" w:eastAsia="zh-CN"/>
              </w:rPr>
            </w:pPr>
            <w:r>
              <w:rPr>
                <w:rFonts w:hint="eastAsia"/>
                <w:b w:val="0"/>
                <w:bCs w:val="0"/>
                <w:vertAlign w:val="baseline"/>
                <w:lang w:val="en-US" w:eastAsia="zh-CN"/>
              </w:rPr>
              <w:t>Total Length</w:t>
            </w:r>
          </w:p>
        </w:tc>
        <w:tc>
          <w:tcPr>
            <w:tcW w:w="5712" w:type="dxa"/>
          </w:tcPr>
          <w:p>
            <w:pPr>
              <w:numPr>
                <w:ilvl w:val="0"/>
                <w:numId w:val="0"/>
              </w:numPr>
              <w:bidi w:val="0"/>
              <w:rPr>
                <w:rFonts w:hint="default"/>
                <w:vertAlign w:val="baseline"/>
                <w:lang w:val="en-US" w:eastAsia="zh-CN"/>
              </w:rPr>
            </w:pPr>
            <w:r>
              <w:rPr>
                <w:rFonts w:hint="eastAsia"/>
                <w:vertAlign w:val="baseline"/>
                <w:lang w:val="en-US" w:eastAsia="zh-CN"/>
              </w:rPr>
              <w:t>16-31位，总长度。60表示报文总长度为60字节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0" w:type="dxa"/>
            <w:vAlign w:val="center"/>
          </w:tcPr>
          <w:p>
            <w:pPr>
              <w:numPr>
                <w:ilvl w:val="0"/>
                <w:numId w:val="0"/>
              </w:numPr>
              <w:bidi w:val="0"/>
              <w:jc w:val="center"/>
              <w:rPr>
                <w:rFonts w:hint="default"/>
                <w:b w:val="0"/>
                <w:bCs w:val="0"/>
                <w:vertAlign w:val="baseline"/>
                <w:lang w:val="en-US" w:eastAsia="zh-CN"/>
              </w:rPr>
            </w:pPr>
            <w:r>
              <w:rPr>
                <w:rFonts w:hint="eastAsia"/>
                <w:b w:val="0"/>
                <w:bCs w:val="0"/>
                <w:vertAlign w:val="baseline"/>
                <w:lang w:val="en-US" w:eastAsia="zh-CN"/>
              </w:rPr>
              <w:t>Identification</w:t>
            </w:r>
          </w:p>
        </w:tc>
        <w:tc>
          <w:tcPr>
            <w:tcW w:w="5712" w:type="dxa"/>
          </w:tcPr>
          <w:p>
            <w:pPr>
              <w:numPr>
                <w:ilvl w:val="0"/>
                <w:numId w:val="0"/>
              </w:numPr>
              <w:bidi w:val="0"/>
              <w:rPr>
                <w:rFonts w:hint="default"/>
                <w:vertAlign w:val="baseline"/>
                <w:lang w:val="en-US" w:eastAsia="zh-CN"/>
              </w:rPr>
            </w:pPr>
            <w:r>
              <w:rPr>
                <w:rFonts w:hint="eastAsia"/>
                <w:vertAlign w:val="baseline"/>
                <w:lang w:val="en-US" w:eastAsia="zh-CN"/>
              </w:rPr>
              <w:t>32-47位，标识符。0x32d0即十进制的13008，用于唯一地标识一个报文的所有分片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0" w:type="dxa"/>
            <w:vAlign w:val="center"/>
          </w:tcPr>
          <w:p>
            <w:pPr>
              <w:numPr>
                <w:ilvl w:val="0"/>
                <w:numId w:val="0"/>
              </w:numPr>
              <w:bidi w:val="0"/>
              <w:jc w:val="center"/>
              <w:rPr>
                <w:rFonts w:hint="default"/>
                <w:b w:val="0"/>
                <w:bCs w:val="0"/>
                <w:vertAlign w:val="baseline"/>
                <w:lang w:val="en-US" w:eastAsia="zh-CN"/>
              </w:rPr>
            </w:pPr>
            <w:r>
              <w:rPr>
                <w:rFonts w:hint="eastAsia"/>
                <w:b w:val="0"/>
                <w:bCs w:val="0"/>
                <w:vertAlign w:val="baseline"/>
                <w:lang w:val="en-US" w:eastAsia="zh-CN"/>
              </w:rPr>
              <w:t>Flags</w:t>
            </w:r>
          </w:p>
        </w:tc>
        <w:tc>
          <w:tcPr>
            <w:tcW w:w="5712" w:type="dxa"/>
          </w:tcPr>
          <w:p>
            <w:pPr>
              <w:numPr>
                <w:ilvl w:val="0"/>
                <w:numId w:val="0"/>
              </w:numPr>
              <w:bidi w:val="0"/>
              <w:ind w:leftChars="0"/>
              <w:rPr>
                <w:rFonts w:hint="eastAsia"/>
                <w:vertAlign w:val="baseline"/>
                <w:lang w:val="en-US" w:eastAsia="zh-CN"/>
              </w:rPr>
            </w:pPr>
            <w:r>
              <w:rPr>
                <w:rFonts w:hint="eastAsia"/>
                <w:vertAlign w:val="baseline"/>
                <w:lang w:val="en-US" w:eastAsia="zh-CN"/>
              </w:rPr>
              <w:t>48-50位，标志。其中：</w:t>
            </w:r>
          </w:p>
          <w:p>
            <w:pPr>
              <w:numPr>
                <w:ilvl w:val="0"/>
                <w:numId w:val="6"/>
              </w:numPr>
              <w:bidi w:val="0"/>
              <w:ind w:left="283" w:leftChars="0" w:hanging="283" w:firstLineChars="0"/>
              <w:rPr>
                <w:rFonts w:hint="default"/>
                <w:vertAlign w:val="baseline"/>
                <w:lang w:val="en-US" w:eastAsia="zh-CN"/>
              </w:rPr>
            </w:pPr>
            <w:r>
              <w:rPr>
                <w:rFonts w:hint="eastAsia"/>
                <w:vertAlign w:val="baseline"/>
                <w:lang w:val="en-US" w:eastAsia="zh-CN"/>
              </w:rPr>
              <w:t>第48位：保留且必须为0</w:t>
            </w:r>
          </w:p>
          <w:p>
            <w:pPr>
              <w:numPr>
                <w:ilvl w:val="0"/>
                <w:numId w:val="6"/>
              </w:numPr>
              <w:bidi w:val="0"/>
              <w:ind w:left="283" w:leftChars="0" w:hanging="283" w:firstLineChars="0"/>
              <w:rPr>
                <w:rFonts w:hint="default"/>
                <w:vertAlign w:val="baseline"/>
                <w:lang w:val="en-US" w:eastAsia="zh-CN"/>
              </w:rPr>
            </w:pPr>
            <w:r>
              <w:rPr>
                <w:rFonts w:hint="eastAsia"/>
                <w:vertAlign w:val="baseline"/>
                <w:lang w:val="en-US" w:eastAsia="zh-CN"/>
              </w:rPr>
              <w:t>第49位：DF位（Don</w:t>
            </w:r>
            <w:r>
              <w:rPr>
                <w:rFonts w:hint="default"/>
                <w:vertAlign w:val="baseline"/>
                <w:lang w:val="en-US" w:eastAsia="zh-CN"/>
              </w:rPr>
              <w:t>’</w:t>
            </w:r>
            <w:r>
              <w:rPr>
                <w:rFonts w:hint="eastAsia"/>
                <w:vertAlign w:val="baseline"/>
                <w:lang w:val="en-US" w:eastAsia="zh-CN"/>
              </w:rPr>
              <w:t>t Fragment，禁止分片），为0时表示允许分片</w:t>
            </w:r>
          </w:p>
          <w:p>
            <w:pPr>
              <w:numPr>
                <w:ilvl w:val="0"/>
                <w:numId w:val="6"/>
              </w:numPr>
              <w:bidi w:val="0"/>
              <w:ind w:left="283" w:leftChars="0" w:hanging="283" w:firstLineChars="0"/>
              <w:rPr>
                <w:rFonts w:hint="default"/>
                <w:vertAlign w:val="baseline"/>
                <w:lang w:val="en-US" w:eastAsia="zh-CN"/>
              </w:rPr>
            </w:pPr>
            <w:r>
              <w:rPr>
                <w:rFonts w:hint="eastAsia"/>
                <w:vertAlign w:val="baseline"/>
                <w:lang w:val="en-US" w:eastAsia="zh-CN"/>
              </w:rPr>
              <w:t>第50位：MF位（More Fragment，更多分片），为1时表示后面还有分片</w:t>
            </w:r>
          </w:p>
          <w:p>
            <w:pPr>
              <w:numPr>
                <w:ilvl w:val="0"/>
                <w:numId w:val="0"/>
              </w:numPr>
              <w:bidi w:val="0"/>
              <w:ind w:leftChars="0"/>
              <w:rPr>
                <w:rFonts w:hint="default"/>
                <w:vertAlign w:val="baseline"/>
                <w:lang w:val="en-US" w:eastAsia="zh-CN"/>
              </w:rPr>
            </w:pPr>
            <w:r>
              <w:rPr>
                <w:rFonts w:hint="eastAsia"/>
                <w:vertAlign w:val="baseline"/>
                <w:lang w:val="en-US" w:eastAsia="zh-CN"/>
              </w:rPr>
              <w:t>此处3位均为0，表明允许分片且后面没有分片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0" w:type="dxa"/>
            <w:vAlign w:val="center"/>
          </w:tcPr>
          <w:p>
            <w:pPr>
              <w:numPr>
                <w:ilvl w:val="0"/>
                <w:numId w:val="0"/>
              </w:numPr>
              <w:bidi w:val="0"/>
              <w:jc w:val="center"/>
              <w:rPr>
                <w:rFonts w:hint="default"/>
                <w:b w:val="0"/>
                <w:bCs w:val="0"/>
                <w:vertAlign w:val="baseline"/>
                <w:lang w:val="en-US" w:eastAsia="zh-CN"/>
              </w:rPr>
            </w:pPr>
            <w:r>
              <w:rPr>
                <w:rFonts w:hint="eastAsia"/>
                <w:b w:val="0"/>
                <w:bCs w:val="0"/>
                <w:vertAlign w:val="baseline"/>
                <w:lang w:val="en-US" w:eastAsia="zh-CN"/>
              </w:rPr>
              <w:t>Fragment Offset</w:t>
            </w:r>
          </w:p>
        </w:tc>
        <w:tc>
          <w:tcPr>
            <w:tcW w:w="5712" w:type="dxa"/>
          </w:tcPr>
          <w:p>
            <w:pPr>
              <w:numPr>
                <w:ilvl w:val="0"/>
                <w:numId w:val="0"/>
              </w:numPr>
              <w:bidi w:val="0"/>
              <w:rPr>
                <w:rFonts w:hint="default"/>
                <w:vertAlign w:val="baseline"/>
                <w:lang w:val="en-US" w:eastAsia="zh-CN"/>
              </w:rPr>
            </w:pPr>
            <w:r>
              <w:rPr>
                <w:rFonts w:hint="eastAsia"/>
                <w:vertAlign w:val="baseline"/>
                <w:lang w:val="en-US" w:eastAsia="zh-CN"/>
              </w:rPr>
              <w:t>51-63位，分片偏移。指明了这个分片相对于原始报文开头的偏移量。图中该值为0，表明这是该报文的第一个分片（结合MF位为0可知，这也是唯一一个分片，因为报文总长度为60字节，小于MTU值1500，不需要分片）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0" w:type="dxa"/>
            <w:vAlign w:val="center"/>
          </w:tcPr>
          <w:p>
            <w:pPr>
              <w:numPr>
                <w:ilvl w:val="0"/>
                <w:numId w:val="0"/>
              </w:numPr>
              <w:bidi w:val="0"/>
              <w:jc w:val="center"/>
              <w:rPr>
                <w:rFonts w:hint="default"/>
                <w:b w:val="0"/>
                <w:bCs w:val="0"/>
                <w:vertAlign w:val="baseline"/>
                <w:lang w:val="en-US" w:eastAsia="zh-CN"/>
              </w:rPr>
            </w:pPr>
            <w:r>
              <w:rPr>
                <w:rFonts w:hint="eastAsia"/>
                <w:b w:val="0"/>
                <w:bCs w:val="0"/>
                <w:vertAlign w:val="baseline"/>
                <w:lang w:val="en-US" w:eastAsia="zh-CN"/>
              </w:rPr>
              <w:t>Time to Live</w:t>
            </w:r>
          </w:p>
        </w:tc>
        <w:tc>
          <w:tcPr>
            <w:tcW w:w="5712" w:type="dxa"/>
          </w:tcPr>
          <w:p>
            <w:pPr>
              <w:numPr>
                <w:ilvl w:val="0"/>
                <w:numId w:val="0"/>
              </w:numPr>
              <w:bidi w:val="0"/>
              <w:rPr>
                <w:rFonts w:hint="default"/>
                <w:vertAlign w:val="baseline"/>
                <w:lang w:val="en-US" w:eastAsia="zh-CN"/>
              </w:rPr>
            </w:pPr>
            <w:r>
              <w:rPr>
                <w:rFonts w:hint="eastAsia"/>
                <w:vertAlign w:val="baseline"/>
                <w:lang w:val="en-US" w:eastAsia="zh-CN"/>
              </w:rPr>
              <w:t>64-71位，存活时间（即TTL）。指明了报文的存活时间避免其陷入环路时永远存在。原本以秒为单位，但实际上指的是跳数：每经过一个路由器都将减1，为0时报文被丢弃。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0" w:type="dxa"/>
            <w:vAlign w:val="center"/>
          </w:tcPr>
          <w:p>
            <w:pPr>
              <w:numPr>
                <w:ilvl w:val="0"/>
                <w:numId w:val="0"/>
              </w:numPr>
              <w:bidi w:val="0"/>
              <w:jc w:val="center"/>
              <w:rPr>
                <w:rFonts w:hint="default"/>
                <w:b w:val="0"/>
                <w:bCs w:val="0"/>
                <w:vertAlign w:val="baseline"/>
                <w:lang w:val="en-US" w:eastAsia="zh-CN"/>
              </w:rPr>
            </w:pPr>
            <w:r>
              <w:rPr>
                <w:rFonts w:hint="eastAsia"/>
                <w:b w:val="0"/>
                <w:bCs w:val="0"/>
                <w:vertAlign w:val="baseline"/>
                <w:lang w:val="en-US" w:eastAsia="zh-CN"/>
              </w:rPr>
              <w:t>Protocol</w:t>
            </w:r>
          </w:p>
        </w:tc>
        <w:tc>
          <w:tcPr>
            <w:tcW w:w="5712" w:type="dxa"/>
          </w:tcPr>
          <w:p>
            <w:pPr>
              <w:numPr>
                <w:ilvl w:val="0"/>
                <w:numId w:val="0"/>
              </w:numPr>
              <w:bidi w:val="0"/>
              <w:rPr>
                <w:rFonts w:hint="default"/>
                <w:vertAlign w:val="baseline"/>
                <w:lang w:val="en-US" w:eastAsia="zh-CN"/>
              </w:rPr>
            </w:pPr>
            <w:r>
              <w:rPr>
                <w:rFonts w:hint="eastAsia"/>
                <w:vertAlign w:val="baseline"/>
                <w:lang w:val="en-US" w:eastAsia="zh-CN"/>
              </w:rPr>
              <w:t>72-79位，协议。指明了报文数据段使用的协议。此处协议号为1，代表的是ICMP。专门的</w:t>
            </w:r>
            <w:r>
              <w:rPr>
                <w:rFonts w:hint="eastAsia"/>
                <w:vertAlign w:val="baseline"/>
                <w:lang w:val="en-US" w:eastAsia="zh-CN"/>
              </w:rPr>
              <w:fldChar w:fldCharType="begin"/>
            </w:r>
            <w:r>
              <w:rPr>
                <w:rFonts w:hint="eastAsia"/>
                <w:vertAlign w:val="baseline"/>
                <w:lang w:val="en-US" w:eastAsia="zh-CN"/>
              </w:rPr>
              <w:instrText xml:space="preserve"> HYPERLINK "https://zh.wikipedia.org/wiki/IP%E5%8D%8F%E8%AE%AE%E5%8F%B7%E5%88%97%E8%A1%A8" </w:instrText>
            </w:r>
            <w:r>
              <w:rPr>
                <w:rFonts w:hint="eastAsia"/>
                <w:vertAlign w:val="baseline"/>
                <w:lang w:val="en-US" w:eastAsia="zh-CN"/>
              </w:rPr>
              <w:fldChar w:fldCharType="separate"/>
            </w:r>
            <w:r>
              <w:rPr>
                <w:rStyle w:val="8"/>
                <w:rFonts w:hint="eastAsia"/>
                <w:vertAlign w:val="baseline"/>
                <w:lang w:val="en-US" w:eastAsia="zh-CN"/>
              </w:rPr>
              <w:t>协议号列表</w:t>
            </w:r>
            <w:r>
              <w:rPr>
                <w:rFonts w:hint="eastAsia"/>
                <w:vertAlign w:val="baseline"/>
                <w:lang w:val="en-US" w:eastAsia="zh-CN"/>
              </w:rPr>
              <w:fldChar w:fldCharType="end"/>
            </w:r>
            <w:r>
              <w:rPr>
                <w:rFonts w:hint="eastAsia"/>
                <w:vertAlign w:val="baseline"/>
                <w:lang w:val="en-US" w:eastAsia="zh-CN"/>
              </w:rPr>
              <w:t>由IANA/ICANN维护。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0" w:type="dxa"/>
            <w:vAlign w:val="center"/>
          </w:tcPr>
          <w:p>
            <w:pPr>
              <w:numPr>
                <w:ilvl w:val="0"/>
                <w:numId w:val="0"/>
              </w:numPr>
              <w:bidi w:val="0"/>
              <w:jc w:val="center"/>
              <w:rPr>
                <w:rFonts w:hint="default"/>
                <w:b w:val="0"/>
                <w:bCs w:val="0"/>
                <w:vertAlign w:val="baseline"/>
                <w:lang w:val="en-US" w:eastAsia="zh-CN"/>
              </w:rPr>
            </w:pPr>
            <w:r>
              <w:rPr>
                <w:rFonts w:hint="eastAsia"/>
                <w:b w:val="0"/>
                <w:bCs w:val="0"/>
                <w:vertAlign w:val="baseline"/>
                <w:lang w:val="en-US" w:eastAsia="zh-CN"/>
              </w:rPr>
              <w:t>Header Checksum</w:t>
            </w:r>
          </w:p>
        </w:tc>
        <w:tc>
          <w:tcPr>
            <w:tcW w:w="5712" w:type="dxa"/>
          </w:tcPr>
          <w:p>
            <w:pPr>
              <w:numPr>
                <w:ilvl w:val="0"/>
                <w:numId w:val="0"/>
              </w:numPr>
              <w:bidi w:val="0"/>
              <w:rPr>
                <w:rFonts w:hint="default"/>
                <w:vertAlign w:val="baseline"/>
                <w:lang w:val="en-US" w:eastAsia="zh-CN"/>
              </w:rPr>
            </w:pPr>
            <w:r>
              <w:rPr>
                <w:rFonts w:hint="eastAsia"/>
                <w:vertAlign w:val="baseline"/>
                <w:lang w:val="en-US" w:eastAsia="zh-CN"/>
              </w:rPr>
              <w:t>80-95位，首部检验和。报文所经过的路由器都要根据报文首部重新计算首部检验和并与该字段比对，若不一致则说明出现差错，丢弃该报文。图中的[validation disabled]是因为Wireshark不自动做检验和，右键该字段，勾选validate the IPv4 checksum if possible后显示为[correct]表示检验和正确。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0" w:type="dxa"/>
            <w:vAlign w:val="center"/>
          </w:tcPr>
          <w:p>
            <w:pPr>
              <w:numPr>
                <w:ilvl w:val="0"/>
                <w:numId w:val="0"/>
              </w:numPr>
              <w:bidi w:val="0"/>
              <w:jc w:val="center"/>
              <w:rPr>
                <w:rFonts w:hint="default"/>
                <w:b w:val="0"/>
                <w:bCs w:val="0"/>
                <w:vertAlign w:val="baseline"/>
                <w:lang w:val="en-US" w:eastAsia="zh-CN"/>
              </w:rPr>
            </w:pPr>
            <w:r>
              <w:rPr>
                <w:rFonts w:hint="eastAsia"/>
                <w:b w:val="0"/>
                <w:bCs w:val="0"/>
                <w:vertAlign w:val="baseline"/>
                <w:lang w:val="en-US" w:eastAsia="zh-CN"/>
              </w:rPr>
              <w:t>Source Address</w:t>
            </w:r>
          </w:p>
        </w:tc>
        <w:tc>
          <w:tcPr>
            <w:tcW w:w="5712" w:type="dxa"/>
          </w:tcPr>
          <w:p>
            <w:pPr>
              <w:numPr>
                <w:ilvl w:val="0"/>
                <w:numId w:val="0"/>
              </w:numPr>
              <w:bidi w:val="0"/>
              <w:rPr>
                <w:rFonts w:hint="default"/>
                <w:vertAlign w:val="baseline"/>
                <w:lang w:val="en-US" w:eastAsia="zh-CN"/>
              </w:rPr>
            </w:pPr>
            <w:r>
              <w:rPr>
                <w:rFonts w:hint="eastAsia"/>
                <w:vertAlign w:val="baseline"/>
                <w:lang w:val="en-US" w:eastAsia="zh-CN"/>
              </w:rPr>
              <w:t>96-127位，源IP地址。发送IP数据报的主机的IP地址，图中为主机A的IP地址。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0" w:type="dxa"/>
            <w:vAlign w:val="center"/>
          </w:tcPr>
          <w:p>
            <w:pPr>
              <w:numPr>
                <w:ilvl w:val="0"/>
                <w:numId w:val="0"/>
              </w:numPr>
              <w:bidi w:val="0"/>
              <w:jc w:val="center"/>
              <w:rPr>
                <w:rFonts w:hint="default"/>
                <w:b w:val="0"/>
                <w:bCs w:val="0"/>
                <w:vertAlign w:val="baseline"/>
                <w:lang w:val="en-US" w:eastAsia="zh-CN"/>
              </w:rPr>
            </w:pPr>
            <w:r>
              <w:rPr>
                <w:rFonts w:hint="eastAsia"/>
                <w:b w:val="0"/>
                <w:bCs w:val="0"/>
                <w:vertAlign w:val="baseline"/>
                <w:lang w:val="en-US" w:eastAsia="zh-CN"/>
              </w:rPr>
              <w:t>Destination Address</w:t>
            </w:r>
          </w:p>
        </w:tc>
        <w:tc>
          <w:tcPr>
            <w:tcW w:w="5712" w:type="dxa"/>
          </w:tcPr>
          <w:p>
            <w:pPr>
              <w:numPr>
                <w:ilvl w:val="0"/>
                <w:numId w:val="0"/>
              </w:numPr>
              <w:bidi w:val="0"/>
              <w:rPr>
                <w:rFonts w:hint="default"/>
                <w:vertAlign w:val="baseline"/>
                <w:lang w:val="en-US" w:eastAsia="zh-CN"/>
              </w:rPr>
            </w:pPr>
            <w:r>
              <w:rPr>
                <w:rFonts w:hint="eastAsia"/>
                <w:vertAlign w:val="baseline"/>
                <w:lang w:val="en-US" w:eastAsia="zh-CN"/>
              </w:rPr>
              <w:t>128-159位，目的IP地址。接收IP数据报的主机的IP地址，图中为主机B的IP地址。</w:t>
            </w:r>
          </w:p>
        </w:tc>
      </w:tr>
    </w:tbl>
    <w:p>
      <w:pPr>
        <w:numPr>
          <w:ilvl w:val="0"/>
          <w:numId w:val="0"/>
        </w:numPr>
        <w:bidi w:val="0"/>
        <w:ind w:leftChars="0" w:firstLine="420" w:firstLineChars="0"/>
        <w:rPr>
          <w:rFonts w:hint="default"/>
          <w:lang w:val="en-US" w:eastAsia="zh-CN"/>
        </w:rPr>
      </w:pPr>
    </w:p>
    <w:p>
      <w:pPr>
        <w:numPr>
          <w:ilvl w:val="0"/>
          <w:numId w:val="7"/>
        </w:numPr>
        <w:bidi w:val="0"/>
        <w:rPr>
          <w:rFonts w:hint="eastAsia"/>
          <w:sz w:val="21"/>
          <w:szCs w:val="21"/>
        </w:rPr>
      </w:pPr>
      <w:r>
        <w:rPr>
          <w:rFonts w:hint="eastAsia"/>
          <w:sz w:val="21"/>
          <w:szCs w:val="21"/>
          <w:lang w:val="en-US" w:eastAsia="zh-CN"/>
        </w:rPr>
        <w:t>使用ping命令，指定数据包长度，如ping -l 2000，使用嗅探器观察IP分片情况，并分析</w:t>
      </w:r>
      <w:r>
        <w:rPr>
          <w:rFonts w:hint="eastAsia"/>
          <w:b/>
          <w:bCs/>
          <w:sz w:val="21"/>
          <w:szCs w:val="21"/>
          <w:lang w:val="en-US" w:eastAsia="zh-CN"/>
        </w:rPr>
        <w:t>分片和重组</w:t>
      </w:r>
      <w:r>
        <w:rPr>
          <w:rFonts w:hint="eastAsia"/>
          <w:sz w:val="21"/>
          <w:szCs w:val="21"/>
          <w:lang w:val="en-US" w:eastAsia="zh-CN"/>
        </w:rPr>
        <w:t>过程。</w:t>
      </w:r>
    </w:p>
    <w:p>
      <w:pPr>
        <w:numPr>
          <w:ilvl w:val="0"/>
          <w:numId w:val="0"/>
        </w:numPr>
        <w:bidi w:val="0"/>
        <w:ind w:leftChars="0" w:firstLine="420" w:firstLineChars="0"/>
        <w:rPr>
          <w:rFonts w:hint="eastAsia"/>
          <w:lang w:val="en-US" w:eastAsia="zh-CN"/>
        </w:rPr>
      </w:pPr>
      <w:r>
        <w:rPr>
          <w:rFonts w:hint="eastAsia"/>
          <w:lang w:val="en-US" w:eastAsia="zh-CN"/>
        </w:rPr>
        <w:t>主机B的IP地址更改为192.168.2.139，其他不变。</w:t>
      </w:r>
    </w:p>
    <w:p>
      <w:pPr>
        <w:numPr>
          <w:ilvl w:val="0"/>
          <w:numId w:val="0"/>
        </w:numPr>
        <w:bidi w:val="0"/>
        <w:ind w:leftChars="0" w:firstLine="420" w:firstLineChars="0"/>
        <w:rPr>
          <w:rFonts w:hint="default"/>
          <w:lang w:val="en-US" w:eastAsia="zh-CN"/>
        </w:rPr>
      </w:pPr>
      <w:r>
        <w:rPr>
          <w:rFonts w:hint="eastAsia"/>
          <w:lang w:val="en-US" w:eastAsia="zh-CN"/>
        </w:rPr>
        <w:t>主机B ping主机A，Wireshark捕获IP分片，如下图所示：</w:t>
      </w:r>
    </w:p>
    <w:p>
      <w:pPr>
        <w:numPr>
          <w:ilvl w:val="0"/>
          <w:numId w:val="0"/>
        </w:numPr>
        <w:bidi w:val="0"/>
        <w:ind w:leftChars="0" w:firstLine="420" w:firstLineChars="0"/>
      </w:pPr>
      <w:r>
        <w:drawing>
          <wp:inline distT="0" distB="0" distL="114300" distR="114300">
            <wp:extent cx="5266690" cy="759460"/>
            <wp:effectExtent l="0" t="0" r="635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266690" cy="759460"/>
                    </a:xfrm>
                    <a:prstGeom prst="rect">
                      <a:avLst/>
                    </a:prstGeom>
                    <a:noFill/>
                    <a:ln>
                      <a:noFill/>
                    </a:ln>
                  </pic:spPr>
                </pic:pic>
              </a:graphicData>
            </a:graphic>
          </wp:inline>
        </w:drawing>
      </w:r>
    </w:p>
    <w:p>
      <w:pPr>
        <w:numPr>
          <w:ilvl w:val="0"/>
          <w:numId w:val="0"/>
        </w:numPr>
        <w:bidi w:val="0"/>
        <w:ind w:leftChars="0" w:firstLine="420" w:firstLineChars="0"/>
        <w:rPr>
          <w:rFonts w:hint="eastAsia"/>
          <w:lang w:val="en-US" w:eastAsia="zh-CN"/>
        </w:rPr>
      </w:pPr>
      <w:r>
        <w:rPr>
          <w:rFonts w:hint="eastAsia"/>
          <w:lang w:val="en-US" w:eastAsia="zh-CN"/>
        </w:rPr>
        <w:t>选取第一个数据包，分析第一个分片：</w:t>
      </w:r>
    </w:p>
    <w:p>
      <w:pPr>
        <w:numPr>
          <w:ilvl w:val="0"/>
          <w:numId w:val="0"/>
        </w:numPr>
        <w:bidi w:val="0"/>
        <w:ind w:leftChars="0" w:firstLine="420" w:firstLineChars="0"/>
      </w:pPr>
      <w:r>
        <w:drawing>
          <wp:inline distT="0" distB="0" distL="114300" distR="114300">
            <wp:extent cx="4654550" cy="2566670"/>
            <wp:effectExtent l="0" t="0" r="889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4654550" cy="2566670"/>
                    </a:xfrm>
                    <a:prstGeom prst="rect">
                      <a:avLst/>
                    </a:prstGeom>
                    <a:noFill/>
                    <a:ln>
                      <a:noFill/>
                    </a:ln>
                  </pic:spPr>
                </pic:pic>
              </a:graphicData>
            </a:graphic>
          </wp:inline>
        </w:drawing>
      </w:r>
    </w:p>
    <w:p>
      <w:pPr>
        <w:numPr>
          <w:ilvl w:val="0"/>
          <w:numId w:val="0"/>
        </w:numPr>
        <w:bidi w:val="0"/>
        <w:ind w:leftChars="0" w:firstLine="420" w:firstLineChars="0"/>
        <w:rPr>
          <w:rFonts w:hint="eastAsia"/>
          <w:lang w:val="en-US" w:eastAsia="zh-CN"/>
        </w:rPr>
      </w:pPr>
      <w:r>
        <w:rPr>
          <w:rFonts w:hint="eastAsia"/>
          <w:lang w:val="en-US" w:eastAsia="zh-CN"/>
        </w:rPr>
        <w:t>分析该数据包的第二个分片：</w:t>
      </w:r>
    </w:p>
    <w:p>
      <w:pPr>
        <w:numPr>
          <w:ilvl w:val="0"/>
          <w:numId w:val="0"/>
        </w:numPr>
        <w:bidi w:val="0"/>
        <w:ind w:leftChars="0" w:firstLine="420" w:firstLineChars="0"/>
      </w:pPr>
      <w:r>
        <w:drawing>
          <wp:inline distT="0" distB="0" distL="114300" distR="114300">
            <wp:extent cx="5271770" cy="2030095"/>
            <wp:effectExtent l="0" t="0" r="1270" b="1206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19"/>
                    <a:stretch>
                      <a:fillRect/>
                    </a:stretch>
                  </pic:blipFill>
                  <pic:spPr>
                    <a:xfrm>
                      <a:off x="0" y="0"/>
                      <a:ext cx="5271770" cy="2030095"/>
                    </a:xfrm>
                    <a:prstGeom prst="rect">
                      <a:avLst/>
                    </a:prstGeom>
                    <a:noFill/>
                    <a:ln>
                      <a:noFill/>
                    </a:ln>
                  </pic:spPr>
                </pic:pic>
              </a:graphicData>
            </a:graphic>
          </wp:inline>
        </w:drawing>
      </w:r>
    </w:p>
    <w:p>
      <w:pPr>
        <w:numPr>
          <w:ilvl w:val="0"/>
          <w:numId w:val="0"/>
        </w:numPr>
        <w:bidi w:val="0"/>
        <w:ind w:leftChars="0" w:firstLine="420" w:firstLineChars="0"/>
        <w:rPr>
          <w:rFonts w:hint="eastAsia"/>
          <w:lang w:val="en-US" w:eastAsia="zh-CN"/>
        </w:rPr>
      </w:pPr>
      <w:r>
        <w:rPr>
          <w:rFonts w:hint="eastAsia"/>
          <w:lang w:val="en-US" w:eastAsia="zh-CN"/>
        </w:rPr>
        <w:t>注意到首部的Flag字段与第一个分片不同，MF位为0表示没有更多分片，该分片已是最后一个分片。</w:t>
      </w:r>
    </w:p>
    <w:p>
      <w:pPr>
        <w:numPr>
          <w:ilvl w:val="0"/>
          <w:numId w:val="0"/>
        </w:numPr>
        <w:bidi w:val="0"/>
        <w:ind w:leftChars="0" w:firstLine="420" w:firstLineChars="0"/>
        <w:rPr>
          <w:rFonts w:hint="default"/>
          <w:lang w:val="en-US" w:eastAsia="zh-CN"/>
        </w:rPr>
      </w:pPr>
      <w:r>
        <w:rPr>
          <w:rFonts w:hint="eastAsia"/>
          <w:lang w:val="en-US" w:eastAsia="zh-CN"/>
        </w:rPr>
        <w:t>Fragment Offset字段指出了该分片的偏移量，表示距离原始报文开头偏移了1480字节（理论上来说偏移量应该以8字节为单位，但结合实际发送数据的大小来看此处显示的值是以1字节为单位的），前1480字节已在第一个分片中。</w:t>
      </w:r>
    </w:p>
    <w:p>
      <w:pPr>
        <w:numPr>
          <w:ilvl w:val="0"/>
          <w:numId w:val="0"/>
        </w:numPr>
        <w:bidi w:val="0"/>
        <w:ind w:leftChars="0" w:firstLine="420" w:firstLineChars="0"/>
      </w:pPr>
      <w:r>
        <w:drawing>
          <wp:inline distT="0" distB="0" distL="114300" distR="114300">
            <wp:extent cx="5270500" cy="757555"/>
            <wp:effectExtent l="0" t="0" r="2540" b="444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0"/>
                    <a:stretch>
                      <a:fillRect/>
                    </a:stretch>
                  </pic:blipFill>
                  <pic:spPr>
                    <a:xfrm>
                      <a:off x="0" y="0"/>
                      <a:ext cx="5270500" cy="757555"/>
                    </a:xfrm>
                    <a:prstGeom prst="rect">
                      <a:avLst/>
                    </a:prstGeom>
                    <a:noFill/>
                    <a:ln>
                      <a:noFill/>
                    </a:ln>
                  </pic:spPr>
                </pic:pic>
              </a:graphicData>
            </a:graphic>
          </wp:inline>
        </w:drawing>
      </w:r>
    </w:p>
    <w:p>
      <w:pPr>
        <w:numPr>
          <w:ilvl w:val="0"/>
          <w:numId w:val="0"/>
        </w:numPr>
        <w:bidi w:val="0"/>
        <w:rPr>
          <w:rFonts w:hint="eastAsia" w:eastAsia="宋体"/>
          <w:vertAlign w:val="baseline"/>
          <w:lang w:val="en-US" w:eastAsia="zh-CN"/>
        </w:rPr>
      </w:pPr>
    </w:p>
    <w:tbl>
      <w:tblPr>
        <w:tblStyle w:val="6"/>
        <w:tblW w:w="8374" w:type="dxa"/>
        <w:tblInd w:w="1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7"/>
        <w:gridCol w:w="7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7" w:type="dxa"/>
          </w:tcPr>
          <w:p>
            <w:pPr>
              <w:numPr>
                <w:ilvl w:val="0"/>
                <w:numId w:val="0"/>
              </w:numPr>
              <w:bidi w:val="0"/>
              <w:rPr>
                <w:rFonts w:hint="default" w:eastAsia="宋体"/>
                <w:vertAlign w:val="baseline"/>
                <w:lang w:val="en-US" w:eastAsia="zh-CN"/>
              </w:rPr>
            </w:pPr>
            <w:r>
              <w:rPr>
                <w:rFonts w:hint="eastAsia"/>
                <w:vertAlign w:val="baseline"/>
                <w:lang w:val="en-US" w:eastAsia="zh-CN"/>
              </w:rPr>
              <w:t>①</w:t>
            </w:r>
          </w:p>
        </w:tc>
        <w:tc>
          <w:tcPr>
            <w:tcW w:w="7927" w:type="dxa"/>
          </w:tcPr>
          <w:p>
            <w:pPr>
              <w:numPr>
                <w:ilvl w:val="0"/>
                <w:numId w:val="0"/>
              </w:numPr>
              <w:bidi w:val="0"/>
              <w:rPr>
                <w:rFonts w:hint="default" w:eastAsia="宋体"/>
                <w:vertAlign w:val="baseline"/>
                <w:lang w:val="en-US" w:eastAsia="zh-CN"/>
              </w:rPr>
            </w:pPr>
            <w:r>
              <w:rPr>
                <w:rFonts w:hint="eastAsia"/>
                <w:vertAlign w:val="baseline"/>
                <w:lang w:val="en-US" w:eastAsia="zh-CN"/>
              </w:rPr>
              <w:t>表示共2个IPv4分片，数据段共2008 字节，第一个分片数据段1480字节，第二个分片数据段528字节。此外，数据段总长度多出8字节是因为包含了8字节长的ICMP首部。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7" w:type="dxa"/>
          </w:tcPr>
          <w:p>
            <w:pPr>
              <w:numPr>
                <w:ilvl w:val="0"/>
                <w:numId w:val="0"/>
              </w:numPr>
              <w:bidi w:val="0"/>
              <w:rPr>
                <w:rFonts w:hint="default" w:eastAsia="宋体"/>
                <w:vertAlign w:val="baseline"/>
                <w:lang w:val="en-US" w:eastAsia="zh-CN"/>
              </w:rPr>
            </w:pPr>
            <w:r>
              <w:rPr>
                <w:rFonts w:hint="eastAsia"/>
                <w:vertAlign w:val="baseline"/>
                <w:lang w:val="en-US" w:eastAsia="zh-CN"/>
              </w:rPr>
              <w:t>②</w:t>
            </w:r>
          </w:p>
        </w:tc>
        <w:tc>
          <w:tcPr>
            <w:tcW w:w="7927" w:type="dxa"/>
          </w:tcPr>
          <w:p>
            <w:pPr>
              <w:numPr>
                <w:ilvl w:val="0"/>
                <w:numId w:val="0"/>
              </w:numPr>
              <w:bidi w:val="0"/>
              <w:rPr>
                <w:rFonts w:hint="default" w:eastAsia="宋体"/>
                <w:vertAlign w:val="baseline"/>
                <w:lang w:val="en-US" w:eastAsia="zh-CN"/>
              </w:rPr>
            </w:pPr>
            <w:r>
              <w:rPr>
                <w:rFonts w:hint="eastAsia"/>
                <w:vertAlign w:val="baseline"/>
                <w:lang w:val="en-US" w:eastAsia="zh-CN"/>
              </w:rPr>
              <w:t>分片详情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7" w:type="dxa"/>
          </w:tcPr>
          <w:p>
            <w:pPr>
              <w:numPr>
                <w:ilvl w:val="0"/>
                <w:numId w:val="0"/>
              </w:numPr>
              <w:bidi w:val="0"/>
              <w:rPr>
                <w:rFonts w:hint="default" w:eastAsia="宋体"/>
                <w:vertAlign w:val="baseline"/>
                <w:lang w:val="en-US" w:eastAsia="zh-CN"/>
              </w:rPr>
            </w:pPr>
            <w:r>
              <w:rPr>
                <w:rFonts w:hint="eastAsia"/>
                <w:vertAlign w:val="baseline"/>
                <w:lang w:val="en-US" w:eastAsia="zh-CN"/>
              </w:rPr>
              <w:t>③</w:t>
            </w:r>
          </w:p>
        </w:tc>
        <w:tc>
          <w:tcPr>
            <w:tcW w:w="7927" w:type="dxa"/>
          </w:tcPr>
          <w:p>
            <w:pPr>
              <w:numPr>
                <w:ilvl w:val="0"/>
                <w:numId w:val="0"/>
              </w:numPr>
              <w:bidi w:val="0"/>
              <w:rPr>
                <w:rFonts w:hint="default" w:eastAsia="宋体"/>
                <w:vertAlign w:val="baseline"/>
                <w:lang w:val="en-US" w:eastAsia="zh-CN"/>
              </w:rPr>
            </w:pPr>
            <w:r>
              <w:rPr>
                <w:rFonts w:hint="eastAsia"/>
                <w:vertAlign w:val="baseline"/>
                <w:lang w:val="en-US" w:eastAsia="zh-CN"/>
              </w:rPr>
              <w:t>重组信息，分别表示重组后的IPv4报文长度、重组后的IPv4的数据段内容</w:t>
            </w:r>
          </w:p>
        </w:tc>
      </w:tr>
    </w:tbl>
    <w:p>
      <w:pPr>
        <w:numPr>
          <w:ilvl w:val="0"/>
          <w:numId w:val="0"/>
        </w:numPr>
        <w:bidi w:val="0"/>
        <w:ind w:leftChars="0" w:firstLine="420" w:firstLineChars="0"/>
        <w:rPr>
          <w:rFonts w:hint="eastAsia" w:eastAsia="宋体"/>
          <w:lang w:val="en-US" w:eastAsia="zh-CN"/>
        </w:rPr>
      </w:pPr>
    </w:p>
    <w:p>
      <w:pPr>
        <w:numPr>
          <w:ilvl w:val="0"/>
          <w:numId w:val="0"/>
        </w:numPr>
        <w:bidi w:val="0"/>
        <w:ind w:firstLine="420" w:firstLineChars="0"/>
        <w:rPr>
          <w:rFonts w:hint="default"/>
          <w:lang w:val="en-US" w:eastAsia="zh-CN"/>
        </w:rPr>
      </w:pPr>
      <w:r>
        <w:rPr>
          <w:rFonts w:hint="eastAsia"/>
          <w:lang w:val="en-US" w:eastAsia="zh-CN"/>
        </w:rPr>
        <w:t>综上，IP数据包的每一个分片都有大致相同的IP首部，对于同一个报文的不同分片，首部中的标识符字段相同；而标志字段的MF位则根据当前分片的在报文中的顺序而不同，对于最后一个分片，MF位为0，其他分片则为1。分片偏移字段负责指出当前分片在报文中的具体位置。需要注意的是，进行分片后，总长度字段中的值是当前分片的总长度，而非报文的总长度。</w:t>
      </w:r>
    </w:p>
    <w:p>
      <w:pPr>
        <w:numPr>
          <w:ilvl w:val="0"/>
          <w:numId w:val="0"/>
        </w:numPr>
        <w:bidi w:val="0"/>
        <w:ind w:firstLine="420" w:firstLineChars="0"/>
        <w:rPr>
          <w:rFonts w:hint="eastAsia"/>
          <w:lang w:val="en-US" w:eastAsia="zh-CN"/>
        </w:rPr>
      </w:pPr>
      <w:r>
        <w:rPr>
          <w:rFonts w:hint="eastAsia"/>
          <w:lang w:val="en-US" w:eastAsia="zh-CN"/>
        </w:rPr>
        <w:t>此外，对于最后一个分片，其分片偏移量（经过换算）再加上该分片的总长度即可得出报文的总长度（包含首部）。图中总长度548+分片偏移量1480=2028=2000（原始数据字节大小）+8（ICMP报文首部）+20（IP报文首部）。接收方可以据此判断出分片是否全部收齐。</w:t>
      </w:r>
    </w:p>
    <w:p>
      <w:pPr>
        <w:numPr>
          <w:ilvl w:val="0"/>
          <w:numId w:val="0"/>
        </w:numPr>
        <w:bidi w:val="0"/>
        <w:ind w:firstLine="420" w:firstLineChars="0"/>
        <w:rPr>
          <w:rFonts w:hint="default"/>
          <w:lang w:val="en-US" w:eastAsia="zh-CN"/>
        </w:rPr>
      </w:pPr>
      <w:r>
        <w:rPr>
          <w:rFonts w:hint="eastAsia"/>
          <w:lang w:val="en-US" w:eastAsia="zh-CN"/>
        </w:rPr>
        <w:t>分片收齐后，即可按照首部相关字段的值按序进行重组，还原出IP报文数据段的内容。</w:t>
      </w:r>
    </w:p>
    <w:p>
      <w:pPr>
        <w:pStyle w:val="4"/>
        <w:numPr>
          <w:ilvl w:val="0"/>
          <w:numId w:val="8"/>
        </w:numPr>
        <w:bidi w:val="0"/>
        <w:rPr>
          <w:rFonts w:hint="eastAsia"/>
        </w:rPr>
      </w:pPr>
      <w:r>
        <w:rPr>
          <w:rFonts w:hint="eastAsia"/>
        </w:rPr>
        <w:t>ICMP协议分析</w:t>
      </w:r>
    </w:p>
    <w:p>
      <w:pPr>
        <w:bidi w:val="0"/>
        <w:ind w:firstLine="420" w:firstLineChars="0"/>
        <w:rPr>
          <w:rFonts w:hint="eastAsia"/>
          <w:lang w:val="en-US" w:eastAsia="zh-CN"/>
        </w:rPr>
      </w:pPr>
      <w:r>
        <w:rPr>
          <w:rFonts w:hint="eastAsia"/>
          <w:lang w:val="en-US" w:eastAsia="zh-CN"/>
        </w:rPr>
        <w:t>通过ping和tracet命令，了解ICMP协议的使用。</w:t>
      </w:r>
    </w:p>
    <w:p>
      <w:pPr>
        <w:numPr>
          <w:ilvl w:val="0"/>
          <w:numId w:val="7"/>
        </w:numPr>
        <w:bidi w:val="0"/>
        <w:rPr>
          <w:rFonts w:hint="eastAsia"/>
        </w:rPr>
      </w:pPr>
      <w:r>
        <w:rPr>
          <w:rFonts w:hint="eastAsia"/>
          <w:szCs w:val="21"/>
        </w:rPr>
        <w:t>从主机A上向主机B发PING检测报文，捕获ICMP请求数据包和应答数据包，记录并分析各字段的含义，并与ICMP数据包格式进行比较；</w:t>
      </w:r>
      <w:r>
        <w:rPr>
          <w:rFonts w:hint="eastAsia"/>
          <w:lang w:eastAsia="zh-CN"/>
        </w:rPr>
        <w:t>如果返回的差错信息，请分析是由于什么差错引起的。</w:t>
      </w:r>
    </w:p>
    <w:p>
      <w:pPr>
        <w:numPr>
          <w:ilvl w:val="0"/>
          <w:numId w:val="0"/>
        </w:numPr>
        <w:bidi w:val="0"/>
        <w:ind w:leftChars="0" w:firstLine="420" w:firstLineChars="0"/>
        <w:rPr>
          <w:rFonts w:hint="eastAsia"/>
        </w:rPr>
      </w:pPr>
    </w:p>
    <w:p>
      <w:pPr>
        <w:numPr>
          <w:ilvl w:val="0"/>
          <w:numId w:val="0"/>
        </w:numPr>
        <w:bidi w:val="0"/>
        <w:ind w:leftChars="0" w:firstLine="420" w:firstLineChars="0"/>
        <w:rPr>
          <w:rFonts w:hint="eastAsia"/>
          <w:lang w:val="en-US" w:eastAsia="zh-CN"/>
        </w:rPr>
      </w:pPr>
      <w:r>
        <w:rPr>
          <w:rFonts w:hint="eastAsia"/>
          <w:lang w:val="en-US" w:eastAsia="zh-CN"/>
        </w:rPr>
        <w:t>为了方便分析，主机B ping主机A，Wireshark捕获ICMP请求数据包如下：</w:t>
      </w:r>
    </w:p>
    <w:p>
      <w:pPr>
        <w:numPr>
          <w:ilvl w:val="0"/>
          <w:numId w:val="0"/>
        </w:numPr>
        <w:bidi w:val="0"/>
        <w:ind w:leftChars="0" w:firstLine="420" w:firstLineChars="0"/>
      </w:pPr>
      <w:r>
        <w:drawing>
          <wp:inline distT="0" distB="0" distL="114300" distR="114300">
            <wp:extent cx="5271770" cy="2156460"/>
            <wp:effectExtent l="0" t="0" r="1270" b="762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1"/>
                    <a:stretch>
                      <a:fillRect/>
                    </a:stretch>
                  </pic:blipFill>
                  <pic:spPr>
                    <a:xfrm>
                      <a:off x="0" y="0"/>
                      <a:ext cx="5271770" cy="2156460"/>
                    </a:xfrm>
                    <a:prstGeom prst="rect">
                      <a:avLst/>
                    </a:prstGeom>
                    <a:noFill/>
                    <a:ln>
                      <a:noFill/>
                    </a:ln>
                  </pic:spPr>
                </pic:pic>
              </a:graphicData>
            </a:graphic>
          </wp:inline>
        </w:drawing>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1"/>
        <w:gridCol w:w="59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81" w:type="dxa"/>
            <w:vAlign w:val="center"/>
          </w:tcPr>
          <w:p>
            <w:pPr>
              <w:numPr>
                <w:ilvl w:val="0"/>
                <w:numId w:val="0"/>
              </w:numPr>
              <w:bidi w:val="0"/>
              <w:jc w:val="center"/>
              <w:rPr>
                <w:rFonts w:hint="default"/>
                <w:vertAlign w:val="baseline"/>
                <w:lang w:val="en-US" w:eastAsia="zh-CN"/>
              </w:rPr>
            </w:pPr>
            <w:r>
              <w:rPr>
                <w:rFonts w:hint="eastAsia"/>
                <w:vertAlign w:val="baseline"/>
                <w:lang w:val="en-US" w:eastAsia="zh-CN"/>
              </w:rPr>
              <w:t>Type</w:t>
            </w:r>
          </w:p>
        </w:tc>
        <w:tc>
          <w:tcPr>
            <w:tcW w:w="5941" w:type="dxa"/>
          </w:tcPr>
          <w:p>
            <w:pPr>
              <w:numPr>
                <w:ilvl w:val="0"/>
                <w:numId w:val="0"/>
              </w:numPr>
              <w:bidi w:val="0"/>
              <w:rPr>
                <w:rFonts w:hint="default"/>
                <w:vertAlign w:val="baseline"/>
                <w:lang w:val="en-US" w:eastAsia="zh-CN"/>
              </w:rPr>
            </w:pPr>
            <w:r>
              <w:rPr>
                <w:rFonts w:hint="eastAsia"/>
                <w:vertAlign w:val="baseline"/>
                <w:lang w:val="en-US" w:eastAsia="zh-CN"/>
              </w:rPr>
              <w:t>8位，ICMP报文类型。8表示询问报文中的Echo请求。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81" w:type="dxa"/>
            <w:vAlign w:val="center"/>
          </w:tcPr>
          <w:p>
            <w:pPr>
              <w:numPr>
                <w:ilvl w:val="0"/>
                <w:numId w:val="0"/>
              </w:numPr>
              <w:bidi w:val="0"/>
              <w:jc w:val="center"/>
              <w:rPr>
                <w:rFonts w:hint="default"/>
                <w:vertAlign w:val="baseline"/>
                <w:lang w:val="en-US" w:eastAsia="zh-CN"/>
              </w:rPr>
            </w:pPr>
            <w:r>
              <w:rPr>
                <w:rFonts w:hint="eastAsia"/>
                <w:vertAlign w:val="baseline"/>
                <w:lang w:val="en-US" w:eastAsia="zh-CN"/>
              </w:rPr>
              <w:t>Code</w:t>
            </w:r>
          </w:p>
        </w:tc>
        <w:tc>
          <w:tcPr>
            <w:tcW w:w="5941" w:type="dxa"/>
          </w:tcPr>
          <w:p>
            <w:pPr>
              <w:numPr>
                <w:ilvl w:val="0"/>
                <w:numId w:val="0"/>
              </w:numPr>
              <w:bidi w:val="0"/>
              <w:rPr>
                <w:rFonts w:hint="default"/>
                <w:vertAlign w:val="baseline"/>
                <w:lang w:val="en-US" w:eastAsia="zh-CN"/>
              </w:rPr>
            </w:pPr>
            <w:r>
              <w:rPr>
                <w:rFonts w:hint="eastAsia"/>
                <w:vertAlign w:val="baseline"/>
                <w:lang w:val="en-US" w:eastAsia="zh-CN"/>
              </w:rPr>
              <w:t>8位，代码字段，进一步区分某种类型中的几种不同情况。注意要结合Type来查找对应的详细信息。图中类型8+代号0表示Echo请求（类型8也这一种情况）。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81" w:type="dxa"/>
            <w:vAlign w:val="center"/>
          </w:tcPr>
          <w:p>
            <w:pPr>
              <w:numPr>
                <w:ilvl w:val="0"/>
                <w:numId w:val="0"/>
              </w:numPr>
              <w:bidi w:val="0"/>
              <w:jc w:val="center"/>
              <w:rPr>
                <w:rFonts w:hint="default"/>
                <w:vertAlign w:val="baseline"/>
                <w:lang w:val="en-US" w:eastAsia="zh-CN"/>
              </w:rPr>
            </w:pPr>
            <w:r>
              <w:rPr>
                <w:rFonts w:hint="eastAsia"/>
                <w:vertAlign w:val="baseline"/>
                <w:lang w:val="en-US" w:eastAsia="zh-CN"/>
              </w:rPr>
              <w:t>Checksum</w:t>
            </w:r>
          </w:p>
        </w:tc>
        <w:tc>
          <w:tcPr>
            <w:tcW w:w="5941" w:type="dxa"/>
          </w:tcPr>
          <w:p>
            <w:pPr>
              <w:numPr>
                <w:ilvl w:val="0"/>
                <w:numId w:val="0"/>
              </w:numPr>
              <w:bidi w:val="0"/>
              <w:rPr>
                <w:rFonts w:hint="default"/>
                <w:vertAlign w:val="baseline"/>
                <w:lang w:val="en-US" w:eastAsia="zh-CN"/>
              </w:rPr>
            </w:pPr>
            <w:r>
              <w:rPr>
                <w:rFonts w:hint="eastAsia"/>
                <w:vertAlign w:val="baseline"/>
                <w:lang w:val="en-US" w:eastAsia="zh-CN"/>
              </w:rPr>
              <w:t>16位，检验和，用于检验整个ICMP报文。此处检验和比对结果为[correct]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2581" w:type="dxa"/>
            <w:vAlign w:val="center"/>
          </w:tcPr>
          <w:p>
            <w:pPr>
              <w:numPr>
                <w:ilvl w:val="0"/>
                <w:numId w:val="0"/>
              </w:numPr>
              <w:bidi w:val="0"/>
              <w:jc w:val="center"/>
              <w:rPr>
                <w:rFonts w:hint="default"/>
                <w:vertAlign w:val="baseline"/>
                <w:lang w:val="en-US" w:eastAsia="zh-CN"/>
              </w:rPr>
            </w:pPr>
            <w:r>
              <w:rPr>
                <w:rFonts w:hint="eastAsia"/>
                <w:vertAlign w:val="baseline"/>
                <w:lang w:val="en-US" w:eastAsia="zh-CN"/>
              </w:rPr>
              <w:t>Identifier(BE)</w:t>
            </w:r>
          </w:p>
        </w:tc>
        <w:tc>
          <w:tcPr>
            <w:tcW w:w="5941" w:type="dxa"/>
            <w:vMerge w:val="restart"/>
          </w:tcPr>
          <w:p>
            <w:pPr>
              <w:numPr>
                <w:ilvl w:val="0"/>
                <w:numId w:val="0"/>
              </w:numPr>
              <w:bidi w:val="0"/>
              <w:rPr>
                <w:rFonts w:hint="default"/>
                <w:vertAlign w:val="baseline"/>
                <w:lang w:val="en-US" w:eastAsia="zh-CN"/>
              </w:rPr>
            </w:pPr>
            <w:r>
              <w:rPr>
                <w:rFonts w:hint="eastAsia"/>
                <w:vertAlign w:val="baseline"/>
                <w:lang w:val="en-US" w:eastAsia="zh-CN"/>
              </w:rPr>
              <w:t>标识符，用于区分不同的Ping进程，确定该报文的发送者。BE和LE是Wireshark考虑到发送ping报文时，Windows系统下为little-endian byte order，而Linux系统下为 big-endian format，为容易理解特别注明的。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2581" w:type="dxa"/>
            <w:vAlign w:val="center"/>
          </w:tcPr>
          <w:p>
            <w:pPr>
              <w:numPr>
                <w:ilvl w:val="0"/>
                <w:numId w:val="0"/>
              </w:numPr>
              <w:bidi w:val="0"/>
              <w:jc w:val="center"/>
              <w:rPr>
                <w:rFonts w:hint="default"/>
                <w:vertAlign w:val="baseline"/>
                <w:lang w:val="en-US" w:eastAsia="zh-CN"/>
              </w:rPr>
            </w:pPr>
            <w:r>
              <w:rPr>
                <w:rFonts w:hint="eastAsia"/>
                <w:vertAlign w:val="baseline"/>
                <w:lang w:val="en-US" w:eastAsia="zh-CN"/>
              </w:rPr>
              <w:t>Identifier(LE)</w:t>
            </w:r>
          </w:p>
        </w:tc>
        <w:tc>
          <w:tcPr>
            <w:tcW w:w="5941" w:type="dxa"/>
            <w:vMerge w:val="continue"/>
          </w:tcPr>
          <w:p>
            <w:pPr>
              <w:numPr>
                <w:ilvl w:val="0"/>
                <w:numId w:val="0"/>
              </w:numPr>
              <w:bidi w:val="0"/>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81" w:type="dxa"/>
            <w:vAlign w:val="center"/>
          </w:tcPr>
          <w:p>
            <w:pPr>
              <w:numPr>
                <w:ilvl w:val="0"/>
                <w:numId w:val="0"/>
              </w:numPr>
              <w:bidi w:val="0"/>
              <w:jc w:val="center"/>
              <w:rPr>
                <w:rFonts w:hint="default"/>
                <w:vertAlign w:val="baseline"/>
                <w:lang w:val="en-US" w:eastAsia="zh-CN"/>
              </w:rPr>
            </w:pPr>
            <w:r>
              <w:rPr>
                <w:rFonts w:hint="eastAsia"/>
                <w:vertAlign w:val="baseline"/>
                <w:lang w:val="en-US" w:eastAsia="zh-CN"/>
              </w:rPr>
              <w:t>Sequence Number(BE)</w:t>
            </w:r>
          </w:p>
        </w:tc>
        <w:tc>
          <w:tcPr>
            <w:tcW w:w="5941" w:type="dxa"/>
            <w:vMerge w:val="restart"/>
          </w:tcPr>
          <w:p>
            <w:pPr>
              <w:numPr>
                <w:ilvl w:val="0"/>
                <w:numId w:val="0"/>
              </w:numPr>
              <w:bidi w:val="0"/>
              <w:rPr>
                <w:rFonts w:hint="default"/>
                <w:vertAlign w:val="baseline"/>
                <w:lang w:val="en-US" w:eastAsia="zh-CN"/>
              </w:rPr>
            </w:pPr>
            <w:r>
              <w:rPr>
                <w:rFonts w:hint="eastAsia"/>
                <w:vertAlign w:val="baseline"/>
                <w:lang w:val="en-US" w:eastAsia="zh-CN"/>
              </w:rPr>
              <w:t>序列号，关联对应的请求报文和应答报文（请求报文和其对应的响应报文的序列号相同)）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81" w:type="dxa"/>
            <w:vAlign w:val="center"/>
          </w:tcPr>
          <w:p>
            <w:pPr>
              <w:numPr>
                <w:ilvl w:val="0"/>
                <w:numId w:val="0"/>
              </w:numPr>
              <w:bidi w:val="0"/>
              <w:jc w:val="center"/>
              <w:rPr>
                <w:rFonts w:hint="default"/>
                <w:vertAlign w:val="baseline"/>
                <w:lang w:val="en-US" w:eastAsia="zh-CN"/>
              </w:rPr>
            </w:pPr>
            <w:r>
              <w:rPr>
                <w:rFonts w:hint="eastAsia"/>
                <w:vertAlign w:val="baseline"/>
                <w:lang w:val="en-US" w:eastAsia="zh-CN"/>
              </w:rPr>
              <w:t>Sequence Number(LE)</w:t>
            </w:r>
          </w:p>
        </w:tc>
        <w:tc>
          <w:tcPr>
            <w:tcW w:w="5941" w:type="dxa"/>
            <w:vMerge w:val="continue"/>
          </w:tcPr>
          <w:p>
            <w:pPr>
              <w:numPr>
                <w:ilvl w:val="0"/>
                <w:numId w:val="0"/>
              </w:numPr>
              <w:bidi w:val="0"/>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81" w:type="dxa"/>
            <w:vAlign w:val="center"/>
          </w:tcPr>
          <w:p>
            <w:pPr>
              <w:numPr>
                <w:ilvl w:val="0"/>
                <w:numId w:val="0"/>
              </w:numPr>
              <w:bidi w:val="0"/>
              <w:jc w:val="center"/>
              <w:rPr>
                <w:rFonts w:hint="default"/>
                <w:vertAlign w:val="baseline"/>
                <w:lang w:val="en-US" w:eastAsia="zh-CN"/>
              </w:rPr>
            </w:pPr>
            <w:r>
              <w:rPr>
                <w:rFonts w:hint="eastAsia"/>
                <w:vertAlign w:val="baseline"/>
                <w:lang w:val="en-US" w:eastAsia="zh-CN"/>
              </w:rPr>
              <w:t>Timestamp form icmp data</w:t>
            </w:r>
          </w:p>
        </w:tc>
        <w:tc>
          <w:tcPr>
            <w:tcW w:w="5941" w:type="dxa"/>
          </w:tcPr>
          <w:p>
            <w:pPr>
              <w:numPr>
                <w:ilvl w:val="0"/>
                <w:numId w:val="0"/>
              </w:numPr>
              <w:bidi w:val="0"/>
              <w:rPr>
                <w:rFonts w:hint="default"/>
                <w:vertAlign w:val="baseline"/>
                <w:lang w:val="en-US" w:eastAsia="zh-CN"/>
              </w:rPr>
            </w:pPr>
            <w:r>
              <w:rPr>
                <w:rFonts w:hint="eastAsia"/>
                <w:vertAlign w:val="baseline"/>
                <w:lang w:val="en-US" w:eastAsia="zh-CN"/>
              </w:rPr>
              <w:t>时间戳</w:t>
            </w:r>
          </w:p>
        </w:tc>
      </w:tr>
    </w:tbl>
    <w:p>
      <w:pPr>
        <w:numPr>
          <w:ilvl w:val="0"/>
          <w:numId w:val="0"/>
        </w:numPr>
        <w:bidi w:val="0"/>
        <w:ind w:leftChars="0" w:firstLine="420" w:firstLineChars="0"/>
        <w:rPr>
          <w:rFonts w:hint="eastAsia"/>
          <w:lang w:val="en-US" w:eastAsia="zh-CN"/>
        </w:rPr>
      </w:pPr>
    </w:p>
    <w:p>
      <w:pPr>
        <w:numPr>
          <w:ilvl w:val="0"/>
          <w:numId w:val="0"/>
        </w:numPr>
        <w:bidi w:val="0"/>
        <w:ind w:leftChars="0" w:firstLine="420" w:firstLineChars="0"/>
        <w:rPr>
          <w:rFonts w:hint="default"/>
          <w:lang w:val="en-US" w:eastAsia="zh-CN"/>
        </w:rPr>
      </w:pPr>
      <w:r>
        <w:rPr>
          <w:rFonts w:hint="eastAsia"/>
          <w:lang w:val="en-US" w:eastAsia="zh-CN"/>
        </w:rPr>
        <w:t>捕获ICMP响应数据包如下：</w:t>
      </w:r>
    </w:p>
    <w:p>
      <w:pPr>
        <w:numPr>
          <w:ilvl w:val="0"/>
          <w:numId w:val="0"/>
        </w:numPr>
        <w:bidi w:val="0"/>
        <w:ind w:firstLine="420" w:firstLineChars="0"/>
      </w:pPr>
      <w:r>
        <w:drawing>
          <wp:inline distT="0" distB="0" distL="114300" distR="114300">
            <wp:extent cx="4761230" cy="2058035"/>
            <wp:effectExtent l="0" t="0" r="8890" b="1460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2"/>
                    <a:stretch>
                      <a:fillRect/>
                    </a:stretch>
                  </pic:blipFill>
                  <pic:spPr>
                    <a:xfrm>
                      <a:off x="0" y="0"/>
                      <a:ext cx="4761230" cy="2058035"/>
                    </a:xfrm>
                    <a:prstGeom prst="rect">
                      <a:avLst/>
                    </a:prstGeom>
                    <a:noFill/>
                    <a:ln>
                      <a:noFill/>
                    </a:ln>
                  </pic:spPr>
                </pic:pic>
              </a:graphicData>
            </a:graphic>
          </wp:inline>
        </w:drawing>
      </w:r>
    </w:p>
    <w:p>
      <w:pPr>
        <w:numPr>
          <w:ilvl w:val="0"/>
          <w:numId w:val="0"/>
        </w:numPr>
        <w:bidi w:val="0"/>
        <w:ind w:leftChars="0" w:firstLine="420" w:firstLineChars="0"/>
        <w:rPr>
          <w:rFonts w:hint="eastAsia"/>
          <w:lang w:val="en-US" w:eastAsia="zh-CN"/>
        </w:rPr>
      </w:pPr>
      <w:r>
        <w:rPr>
          <w:rFonts w:hint="eastAsia"/>
          <w:lang w:val="en-US" w:eastAsia="zh-CN"/>
        </w:rPr>
        <w:t>各字段含义与请求数据包相同，内容上也大致相同，仅需注意Type字段以0表示该报文为echo响应报文。</w:t>
      </w:r>
    </w:p>
    <w:p>
      <w:pPr>
        <w:numPr>
          <w:ilvl w:val="0"/>
          <w:numId w:val="0"/>
        </w:numPr>
        <w:bidi w:val="0"/>
        <w:ind w:leftChars="0" w:firstLine="420" w:firstLineChars="0"/>
        <w:rPr>
          <w:rFonts w:hint="eastAsia"/>
          <w:lang w:val="en-US" w:eastAsia="zh-CN"/>
        </w:rPr>
      </w:pPr>
    </w:p>
    <w:p>
      <w:pPr>
        <w:numPr>
          <w:ilvl w:val="0"/>
          <w:numId w:val="0"/>
        </w:numPr>
        <w:bidi w:val="0"/>
        <w:ind w:leftChars="0" w:firstLine="420" w:firstLineChars="0"/>
        <w:rPr>
          <w:rFonts w:hint="eastAsia"/>
          <w:lang w:val="en-US" w:eastAsia="zh-CN"/>
        </w:rPr>
      </w:pPr>
      <w:r>
        <w:rPr>
          <w:rFonts w:hint="eastAsia"/>
          <w:lang w:val="en-US" w:eastAsia="zh-CN"/>
        </w:rPr>
        <w:t>捕获ICMP差错报文如下（令主机B处于休眠状态后，主机A ping 主机B）：</w:t>
      </w:r>
    </w:p>
    <w:p>
      <w:pPr>
        <w:numPr>
          <w:ilvl w:val="0"/>
          <w:numId w:val="0"/>
        </w:numPr>
        <w:bidi w:val="0"/>
        <w:ind w:leftChars="0" w:firstLine="420" w:firstLineChars="0"/>
        <w:rPr>
          <w:rFonts w:hint="default"/>
          <w:lang w:val="en-US" w:eastAsia="zh-CN"/>
        </w:rPr>
      </w:pPr>
    </w:p>
    <w:p>
      <w:pPr>
        <w:numPr>
          <w:ilvl w:val="0"/>
          <w:numId w:val="0"/>
        </w:numPr>
        <w:bidi w:val="0"/>
        <w:rPr>
          <w:rFonts w:hint="default"/>
          <w:lang w:val="en-US" w:eastAsia="zh-CN"/>
        </w:rPr>
      </w:pPr>
    </w:p>
    <w:p>
      <w:pPr>
        <w:numPr>
          <w:ilvl w:val="0"/>
          <w:numId w:val="7"/>
        </w:numPr>
        <w:bidi w:val="0"/>
        <w:rPr>
          <w:rFonts w:hint="default"/>
          <w:lang w:val="en-US" w:eastAsia="zh-CN"/>
        </w:rPr>
      </w:pPr>
      <w:r>
        <w:rPr>
          <w:rFonts w:hint="eastAsia"/>
          <w:lang w:eastAsia="zh-CN"/>
        </w:rPr>
        <w:t>使用</w:t>
      </w:r>
      <w:r>
        <w:rPr>
          <w:rFonts w:hint="eastAsia"/>
          <w:lang w:val="en-US" w:eastAsia="zh-CN"/>
        </w:rPr>
        <w:t>tracert命令，跟踪某台主机，使用wireshark捕获数据包，分析不同类型ICMP响应数据包格式（如type=8,type=0,type=11）。分析tracert工作原理。</w:t>
      </w:r>
    </w:p>
    <w:p>
      <w:pPr>
        <w:numPr>
          <w:ilvl w:val="0"/>
          <w:numId w:val="0"/>
        </w:numPr>
        <w:bidi w:val="0"/>
        <w:ind w:leftChars="0" w:firstLine="420" w:firstLineChars="0"/>
      </w:pPr>
      <w:r>
        <w:drawing>
          <wp:inline distT="0" distB="0" distL="114300" distR="114300">
            <wp:extent cx="5266690" cy="3086100"/>
            <wp:effectExtent l="0" t="0" r="6350" b="762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3"/>
                    <a:stretch>
                      <a:fillRect/>
                    </a:stretch>
                  </pic:blipFill>
                  <pic:spPr>
                    <a:xfrm>
                      <a:off x="0" y="0"/>
                      <a:ext cx="5266690" cy="3086100"/>
                    </a:xfrm>
                    <a:prstGeom prst="rect">
                      <a:avLst/>
                    </a:prstGeom>
                    <a:noFill/>
                    <a:ln>
                      <a:noFill/>
                    </a:ln>
                  </pic:spPr>
                </pic:pic>
              </a:graphicData>
            </a:graphic>
          </wp:inline>
        </w:drawing>
      </w:r>
    </w:p>
    <w:p>
      <w:pPr>
        <w:numPr>
          <w:ilvl w:val="0"/>
          <w:numId w:val="0"/>
        </w:numPr>
        <w:bidi w:val="0"/>
        <w:ind w:leftChars="0" w:firstLine="420" w:firstLineChars="0"/>
      </w:pPr>
      <w:r>
        <w:rPr>
          <w:rFonts w:hint="eastAsia"/>
          <w:lang w:val="en-US" w:eastAsia="zh-CN"/>
        </w:rPr>
        <w:t>捕获到type=8的ICMP请求数据包：</w:t>
      </w:r>
    </w:p>
    <w:p>
      <w:pPr>
        <w:numPr>
          <w:ilvl w:val="0"/>
          <w:numId w:val="0"/>
        </w:numPr>
        <w:bidi w:val="0"/>
        <w:ind w:leftChars="0" w:firstLine="420" w:firstLineChars="0"/>
      </w:pPr>
      <w:r>
        <w:drawing>
          <wp:inline distT="0" distB="0" distL="114300" distR="114300">
            <wp:extent cx="5247640" cy="1947545"/>
            <wp:effectExtent l="0" t="0" r="10160" b="3175"/>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4"/>
                    <a:srcRect l="410" t="680"/>
                    <a:stretch>
                      <a:fillRect/>
                    </a:stretch>
                  </pic:blipFill>
                  <pic:spPr>
                    <a:xfrm>
                      <a:off x="0" y="0"/>
                      <a:ext cx="5247640" cy="1947545"/>
                    </a:xfrm>
                    <a:prstGeom prst="rect">
                      <a:avLst/>
                    </a:prstGeom>
                    <a:noFill/>
                    <a:ln>
                      <a:noFill/>
                    </a:ln>
                  </pic:spPr>
                </pic:pic>
              </a:graphicData>
            </a:graphic>
          </wp:inline>
        </w:drawing>
      </w:r>
    </w:p>
    <w:p>
      <w:pPr>
        <w:numPr>
          <w:ilvl w:val="0"/>
          <w:numId w:val="0"/>
        </w:numPr>
        <w:bidi w:val="0"/>
        <w:ind w:leftChars="0" w:firstLine="420" w:firstLineChars="0"/>
        <w:rPr>
          <w:rFonts w:hint="default" w:eastAsia="宋体"/>
          <w:lang w:val="en-US" w:eastAsia="zh-CN"/>
        </w:rPr>
      </w:pPr>
      <w:r>
        <w:rPr>
          <w:rFonts w:hint="eastAsia"/>
          <w:lang w:val="en-US" w:eastAsia="zh-CN"/>
        </w:rPr>
        <w:t>此时Type为8，Code为0，表示Echo请求。</w:t>
      </w:r>
    </w:p>
    <w:p>
      <w:pPr>
        <w:numPr>
          <w:ilvl w:val="0"/>
          <w:numId w:val="0"/>
        </w:numPr>
        <w:bidi w:val="0"/>
        <w:ind w:leftChars="0" w:firstLine="420" w:firstLineChars="0"/>
      </w:pPr>
    </w:p>
    <w:p>
      <w:pPr>
        <w:numPr>
          <w:ilvl w:val="0"/>
          <w:numId w:val="0"/>
        </w:numPr>
        <w:bidi w:val="0"/>
        <w:ind w:leftChars="0" w:firstLine="420" w:firstLineChars="0"/>
        <w:rPr>
          <w:rFonts w:hint="eastAsia"/>
          <w:lang w:val="en-US" w:eastAsia="zh-CN"/>
        </w:rPr>
      </w:pPr>
      <w:r>
        <w:rPr>
          <w:rFonts w:hint="eastAsia"/>
          <w:lang w:val="en-US" w:eastAsia="zh-CN"/>
        </w:rPr>
        <w:t>捕获到type=0的ICMP响应数据包：</w:t>
      </w:r>
    </w:p>
    <w:p>
      <w:pPr>
        <w:numPr>
          <w:ilvl w:val="0"/>
          <w:numId w:val="0"/>
        </w:numPr>
        <w:bidi w:val="0"/>
        <w:ind w:leftChars="0" w:firstLine="420" w:firstLineChars="0"/>
      </w:pPr>
      <w:r>
        <w:drawing>
          <wp:inline distT="0" distB="0" distL="114300" distR="114300">
            <wp:extent cx="5272405" cy="2072005"/>
            <wp:effectExtent l="0" t="0" r="635" b="635"/>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25"/>
                    <a:stretch>
                      <a:fillRect/>
                    </a:stretch>
                  </pic:blipFill>
                  <pic:spPr>
                    <a:xfrm>
                      <a:off x="0" y="0"/>
                      <a:ext cx="5272405" cy="2072005"/>
                    </a:xfrm>
                    <a:prstGeom prst="rect">
                      <a:avLst/>
                    </a:prstGeom>
                    <a:noFill/>
                    <a:ln>
                      <a:noFill/>
                    </a:ln>
                  </pic:spPr>
                </pic:pic>
              </a:graphicData>
            </a:graphic>
          </wp:inline>
        </w:drawing>
      </w:r>
    </w:p>
    <w:p>
      <w:pPr>
        <w:numPr>
          <w:ilvl w:val="0"/>
          <w:numId w:val="0"/>
        </w:numPr>
        <w:bidi w:val="0"/>
        <w:ind w:firstLine="420" w:firstLineChars="0"/>
        <w:rPr>
          <w:rFonts w:hint="default" w:eastAsia="宋体"/>
          <w:lang w:val="en-US" w:eastAsia="zh-CN"/>
        </w:rPr>
      </w:pPr>
      <w:r>
        <w:rPr>
          <w:rFonts w:hint="eastAsia"/>
          <w:lang w:val="en-US" w:eastAsia="zh-CN"/>
        </w:rPr>
        <w:t>此时Type为0，Code为0，表示Echo响应。</w:t>
      </w:r>
    </w:p>
    <w:p>
      <w:pPr>
        <w:numPr>
          <w:ilvl w:val="0"/>
          <w:numId w:val="0"/>
        </w:numPr>
        <w:bidi w:val="0"/>
        <w:rPr>
          <w:rFonts w:hint="eastAsia"/>
          <w:lang w:val="en-US" w:eastAsia="zh-CN"/>
        </w:rPr>
      </w:pPr>
    </w:p>
    <w:p>
      <w:pPr>
        <w:numPr>
          <w:ilvl w:val="0"/>
          <w:numId w:val="0"/>
        </w:numPr>
        <w:bidi w:val="0"/>
        <w:ind w:leftChars="0" w:firstLine="420" w:firstLineChars="0"/>
        <w:rPr>
          <w:rFonts w:hint="eastAsia"/>
          <w:lang w:val="en-US" w:eastAsia="zh-CN"/>
        </w:rPr>
      </w:pPr>
      <w:r>
        <w:rPr>
          <w:rFonts w:hint="eastAsia"/>
          <w:lang w:val="en-US" w:eastAsia="zh-CN"/>
        </w:rPr>
        <w:t>捕获到type=11的ICMP响应数据包：</w:t>
      </w:r>
    </w:p>
    <w:p>
      <w:pPr>
        <w:numPr>
          <w:ilvl w:val="0"/>
          <w:numId w:val="0"/>
        </w:numPr>
        <w:bidi w:val="0"/>
        <w:ind w:leftChars="0" w:firstLine="420" w:firstLineChars="0"/>
        <w:rPr>
          <w:rFonts w:hint="eastAsia"/>
          <w:lang w:val="en-US" w:eastAsia="zh-CN"/>
        </w:rPr>
      </w:pPr>
      <w:r>
        <w:drawing>
          <wp:inline distT="0" distB="0" distL="114300" distR="114300">
            <wp:extent cx="4431030" cy="1939290"/>
            <wp:effectExtent l="0" t="0" r="381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4431030" cy="1939290"/>
                    </a:xfrm>
                    <a:prstGeom prst="rect">
                      <a:avLst/>
                    </a:prstGeom>
                    <a:noFill/>
                    <a:ln>
                      <a:noFill/>
                    </a:ln>
                  </pic:spPr>
                </pic:pic>
              </a:graphicData>
            </a:graphic>
          </wp:inline>
        </w:drawing>
      </w:r>
    </w:p>
    <w:p>
      <w:pPr>
        <w:numPr>
          <w:ilvl w:val="0"/>
          <w:numId w:val="0"/>
        </w:numPr>
        <w:bidi w:val="0"/>
        <w:ind w:firstLine="420" w:firstLineChars="0"/>
        <w:rPr>
          <w:rFonts w:hint="eastAsia"/>
          <w:lang w:val="en-US" w:eastAsia="zh-CN"/>
        </w:rPr>
      </w:pPr>
      <w:r>
        <w:rPr>
          <w:rFonts w:hint="eastAsia"/>
          <w:lang w:val="en-US" w:eastAsia="zh-CN"/>
        </w:rPr>
        <w:t>Type为11，Code为0，表示TTL超时。</w:t>
      </w:r>
    </w:p>
    <w:p>
      <w:pPr>
        <w:numPr>
          <w:ilvl w:val="0"/>
          <w:numId w:val="0"/>
        </w:numPr>
        <w:bidi w:val="0"/>
        <w:ind w:firstLine="420" w:firstLineChars="0"/>
        <w:rPr>
          <w:rFonts w:hint="eastAsia"/>
          <w:lang w:val="en-US" w:eastAsia="zh-CN"/>
        </w:rPr>
      </w:pPr>
      <w:r>
        <w:rPr>
          <w:rFonts w:hint="eastAsia"/>
          <w:lang w:val="en-US" w:eastAsia="zh-CN"/>
        </w:rPr>
        <w:t>源地址为192.168.2.1（网关），目的地址为主机A的IP地址，即网关产生并发送给源地址的ICMP超时报文，通知源地址有数据报因TTL递减至0而被丢弃。</w:t>
      </w:r>
    </w:p>
    <w:p>
      <w:pPr>
        <w:numPr>
          <w:ilvl w:val="0"/>
          <w:numId w:val="0"/>
        </w:numPr>
        <w:bidi w:val="0"/>
        <w:ind w:firstLine="420" w:firstLineChars="0"/>
        <w:rPr>
          <w:rFonts w:hint="default"/>
          <w:lang w:val="en-US" w:eastAsia="zh-CN"/>
        </w:rPr>
      </w:pPr>
      <w:r>
        <w:rPr>
          <w:rFonts w:hint="eastAsia"/>
          <w:lang w:val="en-US" w:eastAsia="zh-CN"/>
        </w:rPr>
        <w:t>下方另一个ICMP报文即先前主机A发送的ICMP请求报文。</w:t>
      </w:r>
    </w:p>
    <w:p>
      <w:pPr>
        <w:numPr>
          <w:ilvl w:val="0"/>
          <w:numId w:val="0"/>
        </w:numPr>
        <w:bidi w:val="0"/>
        <w:ind w:leftChars="0" w:firstLine="420" w:firstLineChars="0"/>
        <w:rPr>
          <w:rFonts w:hint="default"/>
          <w:lang w:val="en-US" w:eastAsia="zh-CN"/>
        </w:rPr>
      </w:pPr>
    </w:p>
    <w:p>
      <w:pPr>
        <w:numPr>
          <w:ilvl w:val="0"/>
          <w:numId w:val="0"/>
        </w:numPr>
        <w:bidi w:val="0"/>
        <w:ind w:leftChars="0" w:firstLine="420" w:firstLineChars="0"/>
        <w:rPr>
          <w:rFonts w:hint="eastAsia"/>
          <w:lang w:val="en-US" w:eastAsia="zh-CN"/>
        </w:rPr>
      </w:pPr>
      <w:r>
        <w:rPr>
          <w:rFonts w:hint="eastAsia"/>
          <w:lang w:val="en-US" w:eastAsia="zh-CN"/>
        </w:rPr>
        <w:t>tracert工作原理：</w:t>
      </w:r>
    </w:p>
    <w:p>
      <w:pPr>
        <w:numPr>
          <w:ilvl w:val="0"/>
          <w:numId w:val="0"/>
        </w:numPr>
        <w:bidi w:val="0"/>
        <w:ind w:leftChars="0" w:firstLine="420" w:firstLineChars="0"/>
        <w:rPr>
          <w:rFonts w:hint="eastAsia"/>
          <w:lang w:val="en-US" w:eastAsia="zh-CN"/>
        </w:rPr>
      </w:pPr>
      <w:r>
        <w:rPr>
          <w:rFonts w:hint="eastAsia"/>
          <w:lang w:val="en-US" w:eastAsia="zh-CN"/>
        </w:rPr>
        <w:t>首先观察到tracert命令会发送一系列TTL递增的ICMP请求报文：</w:t>
      </w:r>
    </w:p>
    <w:p>
      <w:pPr>
        <w:numPr>
          <w:ilvl w:val="0"/>
          <w:numId w:val="0"/>
        </w:numPr>
        <w:bidi w:val="0"/>
        <w:ind w:leftChars="0" w:firstLine="420" w:firstLineChars="0"/>
        <w:rPr>
          <w:rFonts w:hint="default"/>
          <w:lang w:val="en-US" w:eastAsia="zh-CN"/>
        </w:rPr>
      </w:pPr>
      <w:r>
        <w:drawing>
          <wp:inline distT="0" distB="0" distL="114300" distR="114300">
            <wp:extent cx="2285365" cy="2346960"/>
            <wp:effectExtent l="0" t="0" r="63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7"/>
                    <a:stretch>
                      <a:fillRect/>
                    </a:stretch>
                  </pic:blipFill>
                  <pic:spPr>
                    <a:xfrm>
                      <a:off x="0" y="0"/>
                      <a:ext cx="2285365" cy="2346960"/>
                    </a:xfrm>
                    <a:prstGeom prst="rect">
                      <a:avLst/>
                    </a:prstGeom>
                    <a:noFill/>
                    <a:ln>
                      <a:noFill/>
                    </a:ln>
                  </pic:spPr>
                </pic:pic>
              </a:graphicData>
            </a:graphic>
          </wp:inline>
        </w:drawing>
      </w:r>
    </w:p>
    <w:p>
      <w:pPr>
        <w:numPr>
          <w:ilvl w:val="0"/>
          <w:numId w:val="0"/>
        </w:numPr>
        <w:bidi w:val="0"/>
        <w:ind w:leftChars="0" w:firstLine="420" w:firstLineChars="0"/>
        <w:rPr>
          <w:rFonts w:hint="eastAsia"/>
          <w:lang w:val="en-US" w:eastAsia="zh-CN"/>
        </w:rPr>
      </w:pPr>
      <w:r>
        <w:rPr>
          <w:rFonts w:hint="eastAsia"/>
          <w:lang w:val="en-US" w:eastAsia="zh-CN"/>
        </w:rPr>
        <w:t>并且注意到tracert命令所跟踪到的一系列路由IP地址的出现顺序与ICMP超时报文发送方的出现顺序是相同的：</w:t>
      </w:r>
    </w:p>
    <w:p>
      <w:pPr>
        <w:numPr>
          <w:ilvl w:val="0"/>
          <w:numId w:val="0"/>
        </w:numPr>
        <w:bidi w:val="0"/>
        <w:ind w:leftChars="0" w:firstLine="420" w:firstLineChars="0"/>
      </w:pPr>
      <w:r>
        <w:drawing>
          <wp:inline distT="0" distB="0" distL="114300" distR="114300">
            <wp:extent cx="2308860" cy="2250440"/>
            <wp:effectExtent l="0" t="0" r="7620" b="508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8"/>
                    <a:stretch>
                      <a:fillRect/>
                    </a:stretch>
                  </pic:blipFill>
                  <pic:spPr>
                    <a:xfrm>
                      <a:off x="0" y="0"/>
                      <a:ext cx="2308860" cy="2250440"/>
                    </a:xfrm>
                    <a:prstGeom prst="rect">
                      <a:avLst/>
                    </a:prstGeom>
                    <a:noFill/>
                    <a:ln>
                      <a:noFill/>
                    </a:ln>
                  </pic:spPr>
                </pic:pic>
              </a:graphicData>
            </a:graphic>
          </wp:inline>
        </w:drawing>
      </w:r>
    </w:p>
    <w:p>
      <w:pPr>
        <w:numPr>
          <w:ilvl w:val="0"/>
          <w:numId w:val="0"/>
        </w:numPr>
        <w:bidi w:val="0"/>
        <w:ind w:leftChars="0" w:firstLine="420" w:firstLineChars="0"/>
        <w:rPr>
          <w:rFonts w:hint="eastAsia"/>
          <w:lang w:val="en-US" w:eastAsia="zh-CN"/>
        </w:rPr>
      </w:pPr>
      <w:r>
        <w:rPr>
          <w:rFonts w:hint="eastAsia"/>
          <w:lang w:val="en-US" w:eastAsia="zh-CN"/>
        </w:rPr>
        <w:t>这说明tracert命令实际上是通过发送一系列TTL递增的ICMP请求报文，利用路由丢弃报文时会向源地址发送超时报文的机制，间接获取路径上的路由IP地址，从而实现跟踪的效果。</w:t>
      </w:r>
    </w:p>
    <w:p>
      <w:pPr>
        <w:numPr>
          <w:ilvl w:val="0"/>
          <w:numId w:val="0"/>
        </w:numPr>
        <w:bidi w:val="0"/>
        <w:ind w:leftChars="0" w:firstLine="420" w:firstLineChars="0"/>
        <w:rPr>
          <w:rFonts w:hint="eastAsia"/>
          <w:lang w:val="en-US" w:eastAsia="zh-CN"/>
        </w:rPr>
      </w:pPr>
    </w:p>
    <w:p>
      <w:pPr>
        <w:pStyle w:val="4"/>
        <w:bidi w:val="0"/>
        <w:rPr>
          <w:rFonts w:hint="eastAsia"/>
        </w:rPr>
      </w:pPr>
      <w:r>
        <w:rPr>
          <w:rFonts w:hint="eastAsia"/>
        </w:rPr>
        <w:t>【思考题】</w:t>
      </w:r>
    </w:p>
    <w:p>
      <w:pPr>
        <w:numPr>
          <w:ilvl w:val="0"/>
          <w:numId w:val="9"/>
        </w:numPr>
        <w:rPr>
          <w:rFonts w:hint="eastAsia"/>
          <w:sz w:val="21"/>
          <w:szCs w:val="21"/>
        </w:rPr>
      </w:pPr>
      <w:r>
        <w:rPr>
          <w:rFonts w:hint="eastAsia"/>
          <w:sz w:val="21"/>
          <w:szCs w:val="21"/>
        </w:rPr>
        <w:t>在ARP包分析实验过程中，为什么A有时能捕获ARP报文，有时却不能捕获ARP报文？</w:t>
      </w:r>
    </w:p>
    <w:p>
      <w:pPr>
        <w:numPr>
          <w:ilvl w:val="0"/>
          <w:numId w:val="0"/>
        </w:numPr>
        <w:ind w:firstLine="420" w:firstLineChars="0"/>
        <w:rPr>
          <w:rFonts w:hint="eastAsia"/>
          <w:sz w:val="21"/>
          <w:szCs w:val="21"/>
          <w:lang w:val="en-US" w:eastAsia="zh-CN"/>
        </w:rPr>
      </w:pPr>
      <w:r>
        <w:rPr>
          <w:rFonts w:hint="eastAsia"/>
          <w:sz w:val="21"/>
          <w:szCs w:val="21"/>
          <w:lang w:val="en-US" w:eastAsia="zh-CN"/>
        </w:rPr>
        <w:t>经过多次测试，发现不能捕获到ARP报文的情形出现在两次时间间隔较短的Ping命令之间。这是因为在之前的通信过程中主机A将主机B的匹配MAC地址添加到本地ARP缓存，在缓存未过期之前，在后续通信中将直接使用缓存中的MAC地址，而不需要再发送ARP请求，此时不能捕获到ARP报文。因此主机A有时能捕获ARP报文，有时不能捕获ARP报文。</w:t>
      </w:r>
    </w:p>
    <w:p>
      <w:pPr>
        <w:numPr>
          <w:ilvl w:val="0"/>
          <w:numId w:val="0"/>
        </w:numPr>
        <w:ind w:firstLine="420" w:firstLineChars="0"/>
        <w:rPr>
          <w:rFonts w:hint="default"/>
          <w:sz w:val="21"/>
          <w:szCs w:val="21"/>
          <w:lang w:val="en-US" w:eastAsia="zh-CN"/>
        </w:rPr>
      </w:pPr>
    </w:p>
    <w:p>
      <w:pPr>
        <w:numPr>
          <w:ilvl w:val="0"/>
          <w:numId w:val="9"/>
        </w:numPr>
        <w:ind w:left="0" w:leftChars="0" w:firstLine="0" w:firstLineChars="0"/>
        <w:rPr>
          <w:rFonts w:hint="eastAsia"/>
          <w:sz w:val="21"/>
          <w:szCs w:val="21"/>
        </w:rPr>
      </w:pPr>
      <w:r>
        <w:rPr>
          <w:rFonts w:hint="eastAsia"/>
          <w:sz w:val="21"/>
          <w:szCs w:val="21"/>
        </w:rPr>
        <w:t>为什么运行ping 127.0.0.1时，不能捕获到ICMP报文？如果运行ping 本机IP地址能收到报文吗？为什么？</w:t>
      </w:r>
    </w:p>
    <w:p>
      <w:pPr>
        <w:numPr>
          <w:ilvl w:val="0"/>
          <w:numId w:val="0"/>
        </w:numPr>
        <w:ind w:leftChars="0" w:firstLine="420" w:firstLineChars="0"/>
        <w:rPr>
          <w:rFonts w:hint="eastAsia"/>
          <w:sz w:val="21"/>
          <w:szCs w:val="21"/>
          <w:lang w:val="en-US" w:eastAsia="zh-CN"/>
        </w:rPr>
      </w:pPr>
      <w:r>
        <w:rPr>
          <w:rFonts w:hint="eastAsia"/>
          <w:sz w:val="21"/>
          <w:szCs w:val="21"/>
          <w:lang w:val="en-US" w:eastAsia="zh-CN"/>
        </w:rPr>
        <w:t>Wireshark捕获数据包的基本原理是捕获本机网卡进出的流量。Ping 127.0.0.1时，由于该IP为本地环回地址，数据直接返回到本机，不经过网卡，因此不能捕获到ICMP报文。</w:t>
      </w:r>
    </w:p>
    <w:p>
      <w:pPr>
        <w:numPr>
          <w:ilvl w:val="0"/>
          <w:numId w:val="0"/>
        </w:numPr>
        <w:ind w:leftChars="0" w:firstLine="420" w:firstLineChars="0"/>
        <w:rPr>
          <w:rFonts w:hint="eastAsia"/>
          <w:sz w:val="21"/>
          <w:szCs w:val="21"/>
          <w:lang w:val="en-US" w:eastAsia="zh-CN"/>
        </w:rPr>
      </w:pPr>
      <w:r>
        <w:rPr>
          <w:rFonts w:hint="eastAsia"/>
          <w:sz w:val="21"/>
          <w:szCs w:val="21"/>
          <w:lang w:val="en-US" w:eastAsia="zh-CN"/>
        </w:rPr>
        <w:t>Ping 本机IP地址能收到报文，发出去的请求报文会通过环路返回本机。但同样不能捕获到报文，因为同样未经过本机网卡。</w:t>
      </w:r>
    </w:p>
    <w:p>
      <w:pPr>
        <w:numPr>
          <w:ilvl w:val="0"/>
          <w:numId w:val="0"/>
        </w:numPr>
        <w:ind w:leftChars="0" w:firstLine="420" w:firstLineChars="0"/>
        <w:rPr>
          <w:rFonts w:hint="default"/>
          <w:sz w:val="21"/>
          <w:szCs w:val="21"/>
          <w:lang w:val="en-US" w:eastAsia="zh-CN"/>
        </w:rPr>
      </w:pPr>
    </w:p>
    <w:p>
      <w:pPr>
        <w:numPr>
          <w:ilvl w:val="0"/>
          <w:numId w:val="9"/>
        </w:numPr>
        <w:ind w:left="0" w:leftChars="0" w:firstLine="0" w:firstLineChars="0"/>
        <w:rPr>
          <w:rFonts w:hint="eastAsia"/>
          <w:sz w:val="21"/>
          <w:szCs w:val="21"/>
        </w:rPr>
      </w:pPr>
      <w:r>
        <w:rPr>
          <w:rFonts w:hint="eastAsia"/>
          <w:sz w:val="21"/>
          <w:szCs w:val="21"/>
        </w:rPr>
        <w:t>在ping 的过程中，返回信息“Request timed out” 和“</w:t>
      </w:r>
      <w:r>
        <w:rPr>
          <w:rFonts w:hint="eastAsia"/>
          <w:bCs/>
          <w:sz w:val="21"/>
          <w:szCs w:val="21"/>
        </w:rPr>
        <w:t>Destination Host Unreachable</w:t>
      </w:r>
      <w:r>
        <w:rPr>
          <w:rFonts w:hint="eastAsia"/>
          <w:sz w:val="21"/>
          <w:szCs w:val="21"/>
        </w:rPr>
        <w:t>”分别是由哪些情况引起的？</w:t>
      </w:r>
    </w:p>
    <w:p>
      <w:pPr>
        <w:numPr>
          <w:ilvl w:val="0"/>
          <w:numId w:val="0"/>
        </w:numPr>
        <w:ind w:leftChars="0" w:firstLine="420" w:firstLineChars="0"/>
        <w:rPr>
          <w:rFonts w:hint="default"/>
          <w:sz w:val="21"/>
          <w:szCs w:val="21"/>
          <w:lang w:val="en-US" w:eastAsia="zh-CN"/>
        </w:rPr>
      </w:pPr>
      <w:r>
        <w:rPr>
          <w:rFonts w:hint="eastAsia"/>
          <w:sz w:val="21"/>
          <w:szCs w:val="21"/>
          <w:lang w:val="en-US" w:eastAsia="zh-CN"/>
        </w:rPr>
        <w:t>Ping命令的实现依靠ICMP报文。当返回信息Request timed out时，表明ICMP请求报文未得到响应，进一步的原因可能是目的主机防火墙拦截或目的主机已下线。但此时存在通往目的主机的路由，只是因为其他原因未得到响应。</w:t>
      </w:r>
    </w:p>
    <w:p>
      <w:pPr>
        <w:numPr>
          <w:ilvl w:val="0"/>
          <w:numId w:val="0"/>
        </w:numPr>
        <w:ind w:leftChars="0" w:firstLine="420" w:firstLineChars="0"/>
        <w:rPr>
          <w:rFonts w:hint="default"/>
          <w:sz w:val="21"/>
          <w:szCs w:val="21"/>
          <w:lang w:val="en-US" w:eastAsia="zh-CN"/>
        </w:rPr>
      </w:pPr>
      <w:r>
        <w:rPr>
          <w:rFonts w:hint="eastAsia"/>
          <w:sz w:val="21"/>
          <w:szCs w:val="21"/>
          <w:lang w:val="en-US" w:eastAsia="zh-CN"/>
        </w:rPr>
        <w:t>Destination Host Unreachable表明找不到通往目的主机的路由，一般是收到了表示目标不可达的ICMP差错报文，进一步的原因可能有目的主机不存在、物理连接失效、协议项有误等。</w:t>
      </w:r>
    </w:p>
    <w:p>
      <w:pPr>
        <w:numPr>
          <w:ilvl w:val="0"/>
          <w:numId w:val="0"/>
        </w:numPr>
        <w:ind w:leftChars="0" w:firstLine="420" w:firstLineChars="0"/>
        <w:rPr>
          <w:rFonts w:hint="default"/>
          <w:sz w:val="21"/>
          <w:szCs w:val="21"/>
          <w:lang w:val="en-US" w:eastAsia="zh-CN"/>
        </w:rPr>
      </w:pPr>
    </w:p>
    <w:p>
      <w:pPr>
        <w:rPr>
          <w:rFonts w:hint="eastAsia"/>
          <w:bCs/>
          <w:sz w:val="21"/>
          <w:szCs w:val="21"/>
          <w:lang w:val="en-US" w:eastAsia="zh-CN"/>
        </w:rPr>
      </w:pPr>
      <w:r>
        <w:rPr>
          <w:rFonts w:hint="eastAsia"/>
          <w:bCs/>
          <w:sz w:val="21"/>
          <w:szCs w:val="21"/>
          <w:lang w:val="en-US" w:eastAsia="zh-CN"/>
        </w:rPr>
        <w:t>4、请通过实验</w:t>
      </w:r>
      <w:r>
        <w:rPr>
          <w:rFonts w:hint="eastAsia"/>
          <w:b/>
          <w:bCs w:val="0"/>
          <w:sz w:val="21"/>
          <w:szCs w:val="21"/>
          <w:lang w:val="en-US" w:eastAsia="zh-CN"/>
        </w:rPr>
        <w:t>验证</w:t>
      </w:r>
      <w:r>
        <w:rPr>
          <w:rFonts w:hint="eastAsia"/>
          <w:bCs/>
          <w:sz w:val="21"/>
          <w:szCs w:val="21"/>
          <w:lang w:val="en-US" w:eastAsia="zh-CN"/>
        </w:rPr>
        <w:t>：</w:t>
      </w:r>
    </w:p>
    <w:p>
      <w:pPr>
        <w:numPr>
          <w:ilvl w:val="0"/>
          <w:numId w:val="10"/>
        </w:numPr>
        <w:ind w:left="420" w:leftChars="0" w:hanging="420" w:firstLineChars="0"/>
        <w:rPr>
          <w:rFonts w:hint="eastAsia"/>
          <w:bCs/>
          <w:sz w:val="21"/>
          <w:szCs w:val="21"/>
        </w:rPr>
      </w:pPr>
      <w:r>
        <w:rPr>
          <w:rFonts w:hint="eastAsia"/>
          <w:bCs/>
          <w:sz w:val="21"/>
          <w:szCs w:val="21"/>
        </w:rPr>
        <w:t>主机如果不设置“网关”，同一网段内的主机可以相互通信。用ping命令测试，用嗅探器</w:t>
      </w:r>
      <w:r>
        <w:rPr>
          <w:rFonts w:hint="eastAsia"/>
          <w:bCs/>
          <w:sz w:val="21"/>
          <w:szCs w:val="21"/>
          <w:lang w:eastAsia="zh-CN"/>
        </w:rPr>
        <w:t>测试</w:t>
      </w:r>
      <w:r>
        <w:rPr>
          <w:rFonts w:hint="eastAsia"/>
          <w:bCs/>
          <w:sz w:val="21"/>
          <w:szCs w:val="21"/>
        </w:rPr>
        <w:t>可以捕获8个ICMP数据包，2个ARP数据包。</w:t>
      </w:r>
    </w:p>
    <w:p>
      <w:pPr>
        <w:numPr>
          <w:ilvl w:val="0"/>
          <w:numId w:val="0"/>
        </w:numPr>
        <w:ind w:leftChars="0" w:firstLine="420" w:firstLineChars="0"/>
      </w:pPr>
      <w:r>
        <w:drawing>
          <wp:inline distT="0" distB="0" distL="114300" distR="114300">
            <wp:extent cx="4968240" cy="891540"/>
            <wp:effectExtent l="0" t="0" r="0" b="762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9"/>
                    <a:stretch>
                      <a:fillRect/>
                    </a:stretch>
                  </pic:blipFill>
                  <pic:spPr>
                    <a:xfrm>
                      <a:off x="0" y="0"/>
                      <a:ext cx="4968240" cy="891540"/>
                    </a:xfrm>
                    <a:prstGeom prst="rect">
                      <a:avLst/>
                    </a:prstGeom>
                    <a:noFill/>
                    <a:ln>
                      <a:noFill/>
                    </a:ln>
                  </pic:spPr>
                </pic:pic>
              </a:graphicData>
            </a:graphic>
          </wp:inline>
        </w:drawing>
      </w:r>
    </w:p>
    <w:p>
      <w:pPr>
        <w:numPr>
          <w:ilvl w:val="0"/>
          <w:numId w:val="0"/>
        </w:numPr>
        <w:ind w:leftChars="0" w:firstLine="420" w:firstLineChars="0"/>
        <w:rPr>
          <w:rFonts w:hint="default" w:eastAsia="宋体"/>
          <w:lang w:val="en-US" w:eastAsia="zh-CN"/>
        </w:rPr>
      </w:pPr>
      <w:r>
        <w:rPr>
          <w:rFonts w:hint="eastAsia"/>
          <w:lang w:val="en-US" w:eastAsia="zh-CN"/>
        </w:rPr>
        <w:t>嗅探器捕获结果：8个ICMP数据包，2个ARP数据包。</w:t>
      </w:r>
    </w:p>
    <w:p>
      <w:pPr>
        <w:numPr>
          <w:ilvl w:val="0"/>
          <w:numId w:val="10"/>
        </w:numPr>
        <w:ind w:left="420" w:leftChars="0" w:hanging="420" w:firstLineChars="0"/>
        <w:rPr>
          <w:rFonts w:hint="eastAsia"/>
          <w:bCs/>
          <w:sz w:val="21"/>
          <w:szCs w:val="21"/>
        </w:rPr>
      </w:pPr>
      <w:r>
        <w:rPr>
          <w:rFonts w:hint="eastAsia"/>
          <w:bCs/>
          <w:sz w:val="21"/>
          <w:szCs w:val="21"/>
        </w:rPr>
        <w:t>不同网段的主机不能通信，用PING命令测试，会显示“ Destination Host Unreachable”，因为没有指明网关，无法发送出去，因此显示“目的主机不可达”，用嗅探器捕获不到任何信息。</w:t>
      </w:r>
    </w:p>
    <w:p>
      <w:pPr>
        <w:numPr>
          <w:ilvl w:val="0"/>
          <w:numId w:val="0"/>
        </w:numPr>
        <w:ind w:leftChars="0" w:firstLine="420" w:firstLineChars="0"/>
        <w:rPr>
          <w:rFonts w:hint="eastAsia"/>
          <w:lang w:val="en-US" w:eastAsia="zh-CN"/>
        </w:rPr>
      </w:pPr>
      <w:r>
        <w:rPr>
          <w:rFonts w:hint="eastAsia"/>
          <w:lang w:val="en-US" w:eastAsia="zh-CN"/>
        </w:rPr>
        <w:t>主机A ping 个人云服务器47.119.131.39，如下图所示：</w:t>
      </w:r>
    </w:p>
    <w:p>
      <w:pPr>
        <w:numPr>
          <w:ilvl w:val="0"/>
          <w:numId w:val="0"/>
        </w:numPr>
        <w:ind w:leftChars="0" w:firstLine="420" w:firstLineChars="0"/>
        <w:rPr>
          <w:rFonts w:hint="default"/>
          <w:lang w:val="en-US" w:eastAsia="zh-CN"/>
        </w:rPr>
      </w:pPr>
      <w:r>
        <w:drawing>
          <wp:inline distT="0" distB="0" distL="114300" distR="114300">
            <wp:extent cx="3954780" cy="1318260"/>
            <wp:effectExtent l="0" t="0" r="7620" b="762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30"/>
                    <a:stretch>
                      <a:fillRect/>
                    </a:stretch>
                  </pic:blipFill>
                  <pic:spPr>
                    <a:xfrm>
                      <a:off x="0" y="0"/>
                      <a:ext cx="3954780" cy="1318260"/>
                    </a:xfrm>
                    <a:prstGeom prst="rect">
                      <a:avLst/>
                    </a:prstGeom>
                    <a:noFill/>
                    <a:ln>
                      <a:noFill/>
                    </a:ln>
                  </pic:spPr>
                </pic:pic>
              </a:graphicData>
            </a:graphic>
          </wp:inline>
        </w:drawing>
      </w:r>
    </w:p>
    <w:p>
      <w:pPr>
        <w:numPr>
          <w:ilvl w:val="0"/>
          <w:numId w:val="10"/>
        </w:numPr>
        <w:ind w:left="420" w:leftChars="0" w:hanging="420" w:firstLineChars="0"/>
        <w:rPr>
          <w:rFonts w:hint="eastAsia"/>
          <w:bCs/>
          <w:sz w:val="21"/>
          <w:szCs w:val="21"/>
        </w:rPr>
      </w:pPr>
      <w:r>
        <w:rPr>
          <w:rFonts w:hint="eastAsia"/>
          <w:bCs/>
          <w:sz w:val="21"/>
          <w:szCs w:val="21"/>
        </w:rPr>
        <w:t>主机如果设置“网关”，同一网段的主机通信不</w:t>
      </w:r>
      <w:r>
        <w:rPr>
          <w:rFonts w:hint="eastAsia"/>
          <w:bCs/>
          <w:sz w:val="21"/>
          <w:szCs w:val="21"/>
          <w:lang w:val="en-US" w:eastAsia="zh-CN"/>
        </w:rPr>
        <w:t>通过</w:t>
      </w:r>
      <w:r>
        <w:rPr>
          <w:rFonts w:hint="eastAsia"/>
          <w:bCs/>
          <w:sz w:val="21"/>
          <w:szCs w:val="21"/>
        </w:rPr>
        <w:t>网关转发，用ping命令测试，用嗅探器可以捕获所有测试数据包，能看到对方主机的MAC地址。不同网段的主机之间通信需要网关转发，用ping命令测试，能看到网关的MAC地址（包括能通信或不能通信）。</w:t>
      </w:r>
    </w:p>
    <w:p>
      <w:pPr>
        <w:numPr>
          <w:ilvl w:val="0"/>
          <w:numId w:val="0"/>
        </w:numPr>
        <w:ind w:leftChars="0" w:firstLine="420" w:firstLineChars="0"/>
        <w:rPr>
          <w:rFonts w:hint="eastAsia"/>
          <w:bCs/>
          <w:sz w:val="21"/>
          <w:szCs w:val="21"/>
          <w:lang w:val="en-US" w:eastAsia="zh-CN"/>
        </w:rPr>
      </w:pPr>
    </w:p>
    <w:p>
      <w:pPr>
        <w:numPr>
          <w:ilvl w:val="0"/>
          <w:numId w:val="0"/>
        </w:numPr>
        <w:ind w:leftChars="0" w:firstLine="420" w:firstLineChars="0"/>
        <w:rPr>
          <w:rFonts w:hint="eastAsia"/>
          <w:bCs/>
          <w:sz w:val="21"/>
          <w:szCs w:val="21"/>
          <w:lang w:val="en-US" w:eastAsia="zh-CN"/>
        </w:rPr>
      </w:pPr>
      <w:r>
        <w:rPr>
          <w:rFonts w:hint="eastAsia"/>
          <w:bCs/>
          <w:sz w:val="21"/>
          <w:szCs w:val="21"/>
          <w:lang w:val="en-US" w:eastAsia="zh-CN"/>
        </w:rPr>
        <w:t>设置网关，主机A与主机B处于同一网段，主机A Ping主机B，嗅探器捕获能看到主机B的MAC地址：</w:t>
      </w:r>
    </w:p>
    <w:p>
      <w:pPr>
        <w:numPr>
          <w:ilvl w:val="0"/>
          <w:numId w:val="0"/>
        </w:numPr>
        <w:ind w:leftChars="0" w:firstLine="420" w:firstLineChars="0"/>
      </w:pPr>
      <w:r>
        <w:drawing>
          <wp:inline distT="0" distB="0" distL="114300" distR="114300">
            <wp:extent cx="4608195" cy="1679575"/>
            <wp:effectExtent l="0" t="0" r="952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4608195" cy="1679575"/>
                    </a:xfrm>
                    <a:prstGeom prst="rect">
                      <a:avLst/>
                    </a:prstGeom>
                    <a:noFill/>
                    <a:ln>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主机A Ping 个人云服务器47.119.131.39，嗅探器捕获能看到网关的MAC地址：</w:t>
      </w:r>
    </w:p>
    <w:p>
      <w:pPr>
        <w:numPr>
          <w:ilvl w:val="0"/>
          <w:numId w:val="0"/>
        </w:numPr>
        <w:ind w:leftChars="0" w:firstLine="420" w:firstLineChars="0"/>
        <w:rPr>
          <w:rFonts w:hint="default"/>
          <w:lang w:val="en-US" w:eastAsia="zh-CN"/>
        </w:rPr>
      </w:pPr>
      <w:r>
        <w:drawing>
          <wp:inline distT="0" distB="0" distL="114300" distR="114300">
            <wp:extent cx="4652010" cy="1461770"/>
            <wp:effectExtent l="0" t="0" r="11430" b="127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2"/>
                    <a:stretch>
                      <a:fillRect/>
                    </a:stretch>
                  </pic:blipFill>
                  <pic:spPr>
                    <a:xfrm>
                      <a:off x="0" y="0"/>
                      <a:ext cx="4652010" cy="1461770"/>
                    </a:xfrm>
                    <a:prstGeom prst="rect">
                      <a:avLst/>
                    </a:prstGeom>
                    <a:noFill/>
                    <a:ln>
                      <a:noFill/>
                    </a:ln>
                  </pic:spPr>
                </pic:pic>
              </a:graphicData>
            </a:graphic>
          </wp:inline>
        </w:drawing>
      </w:r>
    </w:p>
    <w:p>
      <w:pPr>
        <w:ind w:firstLine="420"/>
        <w:rPr>
          <w:rFonts w:hint="eastAsia"/>
          <w:bCs/>
          <w:sz w:val="21"/>
          <w:szCs w:val="21"/>
        </w:rPr>
      </w:pPr>
    </w:p>
    <w:p>
      <w:pPr>
        <w:rPr>
          <w:rFonts w:hint="eastAsia" w:ascii="宋体" w:hAnsi="宋体" w:eastAsia="宋体" w:cs="宋体"/>
          <w:kern w:val="0"/>
          <w:sz w:val="21"/>
          <w:szCs w:val="21"/>
          <w:lang w:eastAsia="zh-CN"/>
        </w:rPr>
      </w:pPr>
      <w:r>
        <w:rPr>
          <w:rFonts w:hint="eastAsia" w:ascii="宋体" w:hAnsi="宋体" w:cs="宋体"/>
          <w:b w:val="0"/>
          <w:bCs/>
          <w:kern w:val="0"/>
          <w:sz w:val="21"/>
          <w:szCs w:val="21"/>
          <w:lang w:val="en-US" w:eastAsia="zh-CN"/>
        </w:rPr>
        <w:t>5、通过下面实验</w:t>
      </w:r>
      <w:r>
        <w:rPr>
          <w:rFonts w:hint="eastAsia" w:ascii="宋体" w:hAnsi="宋体" w:cs="宋体"/>
          <w:b/>
          <w:kern w:val="0"/>
          <w:sz w:val="21"/>
          <w:szCs w:val="21"/>
          <w:lang w:val="en-US" w:eastAsia="zh-CN"/>
        </w:rPr>
        <w:t>理解网关</w:t>
      </w:r>
    </w:p>
    <w:p>
      <w:pPr>
        <w:numPr>
          <w:ilvl w:val="0"/>
          <w:numId w:val="10"/>
        </w:numPr>
        <w:ind w:left="420" w:leftChars="0" w:hanging="420" w:firstLineChars="0"/>
        <w:rPr>
          <w:rFonts w:hint="eastAsia"/>
          <w:bCs/>
          <w:sz w:val="21"/>
          <w:szCs w:val="21"/>
        </w:rPr>
      </w:pPr>
      <w:r>
        <w:rPr>
          <w:rFonts w:hint="eastAsia"/>
          <w:bCs/>
          <w:sz w:val="21"/>
          <w:szCs w:val="21"/>
        </w:rPr>
        <w:t>假设主机A的IP地址为10.2.2.2/23，主机B的IP地址为10.2.3.3/23，两台主机均不设置网关，用ping命令测试两主机的连通性，用ARP命令查看物理地址。对结果进行分析。</w:t>
      </w:r>
    </w:p>
    <w:p>
      <w:pPr>
        <w:numPr>
          <w:ilvl w:val="0"/>
          <w:numId w:val="0"/>
        </w:numPr>
        <w:bidi w:val="0"/>
        <w:ind w:leftChars="0" w:firstLine="420" w:firstLineChars="0"/>
        <w:rPr>
          <w:rFonts w:hint="eastAsia"/>
          <w:lang w:val="en-US" w:eastAsia="zh-CN"/>
        </w:rPr>
      </w:pPr>
    </w:p>
    <w:p>
      <w:pPr>
        <w:numPr>
          <w:ilvl w:val="0"/>
          <w:numId w:val="0"/>
        </w:numPr>
        <w:bidi w:val="0"/>
        <w:ind w:leftChars="0" w:firstLine="420" w:firstLineChars="0"/>
        <w:rPr>
          <w:rFonts w:hint="default" w:eastAsia="宋体"/>
          <w:lang w:val="en-US" w:eastAsia="zh-CN"/>
        </w:rPr>
      </w:pPr>
      <w:r>
        <w:rPr>
          <w:rFonts w:hint="eastAsia"/>
          <w:lang w:val="en-US" w:eastAsia="zh-CN"/>
        </w:rPr>
        <w:t>主机A配置如图所示：</w:t>
      </w:r>
    </w:p>
    <w:p>
      <w:pPr>
        <w:numPr>
          <w:ilvl w:val="0"/>
          <w:numId w:val="0"/>
        </w:numPr>
        <w:bidi w:val="0"/>
        <w:ind w:leftChars="0" w:firstLine="420" w:firstLineChars="0"/>
      </w:pPr>
      <w:r>
        <w:drawing>
          <wp:inline distT="0" distB="0" distL="114300" distR="114300">
            <wp:extent cx="4122420" cy="1645920"/>
            <wp:effectExtent l="0" t="0" r="7620" b="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3"/>
                    <a:stretch>
                      <a:fillRect/>
                    </a:stretch>
                  </pic:blipFill>
                  <pic:spPr>
                    <a:xfrm>
                      <a:off x="0" y="0"/>
                      <a:ext cx="4122420" cy="1645920"/>
                    </a:xfrm>
                    <a:prstGeom prst="rect">
                      <a:avLst/>
                    </a:prstGeom>
                    <a:noFill/>
                    <a:ln>
                      <a:noFill/>
                    </a:ln>
                  </pic:spPr>
                </pic:pic>
              </a:graphicData>
            </a:graphic>
          </wp:inline>
        </w:drawing>
      </w:r>
    </w:p>
    <w:p>
      <w:pPr>
        <w:numPr>
          <w:ilvl w:val="0"/>
          <w:numId w:val="0"/>
        </w:numPr>
        <w:bidi w:val="0"/>
        <w:ind w:leftChars="0" w:firstLine="420" w:firstLineChars="0"/>
        <w:rPr>
          <w:rFonts w:hint="eastAsia"/>
          <w:lang w:val="en-US" w:eastAsia="zh-CN"/>
        </w:rPr>
      </w:pPr>
      <w:r>
        <w:rPr>
          <w:rFonts w:hint="eastAsia"/>
          <w:lang w:val="en-US" w:eastAsia="zh-CN"/>
        </w:rPr>
        <w:t>主机B配置如图所示：</w:t>
      </w:r>
    </w:p>
    <w:p>
      <w:pPr>
        <w:numPr>
          <w:ilvl w:val="0"/>
          <w:numId w:val="0"/>
        </w:numPr>
        <w:bidi w:val="0"/>
        <w:ind w:leftChars="0" w:firstLine="420" w:firstLineChars="0"/>
        <w:rPr>
          <w:rFonts w:hint="default"/>
          <w:lang w:val="en-US" w:eastAsia="zh-CN"/>
        </w:rPr>
      </w:pPr>
      <w:r>
        <w:rPr>
          <w:rFonts w:hint="default"/>
          <w:lang w:val="en-US" w:eastAsia="zh-CN"/>
        </w:rPr>
        <w:drawing>
          <wp:inline distT="0" distB="0" distL="114300" distR="114300">
            <wp:extent cx="3702050" cy="2622550"/>
            <wp:effectExtent l="0" t="0" r="1270" b="13970"/>
            <wp:docPr id="37" name="图片 37" descr="IMG_20211115_14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0211115_145008"/>
                    <pic:cNvPicPr>
                      <a:picLocks noChangeAspect="1"/>
                    </pic:cNvPicPr>
                  </pic:nvPicPr>
                  <pic:blipFill>
                    <a:blip r:embed="rId34"/>
                    <a:stretch>
                      <a:fillRect/>
                    </a:stretch>
                  </pic:blipFill>
                  <pic:spPr>
                    <a:xfrm>
                      <a:off x="0" y="0"/>
                      <a:ext cx="3702050" cy="2622550"/>
                    </a:xfrm>
                    <a:prstGeom prst="rect">
                      <a:avLst/>
                    </a:prstGeom>
                  </pic:spPr>
                </pic:pic>
              </a:graphicData>
            </a:graphic>
          </wp:inline>
        </w:drawing>
      </w:r>
    </w:p>
    <w:p>
      <w:pPr>
        <w:numPr>
          <w:ilvl w:val="0"/>
          <w:numId w:val="0"/>
        </w:numPr>
        <w:bidi w:val="0"/>
        <w:ind w:leftChars="0" w:firstLine="420" w:firstLineChars="0"/>
        <w:rPr>
          <w:rFonts w:hint="eastAsia"/>
          <w:lang w:val="en-US" w:eastAsia="zh-CN"/>
        </w:rPr>
      </w:pPr>
      <w:r>
        <w:rPr>
          <w:rFonts w:hint="eastAsia"/>
          <w:lang w:val="en-US" w:eastAsia="zh-CN"/>
        </w:rPr>
        <w:t>主机A ping 主机B，可以正常Ping通：</w:t>
      </w:r>
    </w:p>
    <w:p>
      <w:pPr>
        <w:numPr>
          <w:ilvl w:val="0"/>
          <w:numId w:val="0"/>
        </w:numPr>
        <w:bidi w:val="0"/>
        <w:ind w:leftChars="0" w:firstLine="420" w:firstLineChars="0"/>
      </w:pPr>
      <w:r>
        <w:drawing>
          <wp:inline distT="0" distB="0" distL="114300" distR="114300">
            <wp:extent cx="4747260" cy="2225040"/>
            <wp:effectExtent l="0" t="0" r="762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5"/>
                    <a:stretch>
                      <a:fillRect/>
                    </a:stretch>
                  </pic:blipFill>
                  <pic:spPr>
                    <a:xfrm>
                      <a:off x="0" y="0"/>
                      <a:ext cx="4747260" cy="2225040"/>
                    </a:xfrm>
                    <a:prstGeom prst="rect">
                      <a:avLst/>
                    </a:prstGeom>
                    <a:noFill/>
                    <a:ln>
                      <a:noFill/>
                    </a:ln>
                  </pic:spPr>
                </pic:pic>
              </a:graphicData>
            </a:graphic>
          </wp:inline>
        </w:drawing>
      </w:r>
    </w:p>
    <w:p>
      <w:pPr>
        <w:numPr>
          <w:ilvl w:val="0"/>
          <w:numId w:val="0"/>
        </w:numPr>
        <w:bidi w:val="0"/>
        <w:ind w:firstLine="420" w:firstLineChars="0"/>
        <w:rPr>
          <w:rFonts w:hint="eastAsia"/>
          <w:lang w:val="en-US" w:eastAsia="zh-CN"/>
        </w:rPr>
      </w:pPr>
      <w:r>
        <w:rPr>
          <w:rFonts w:hint="eastAsia"/>
          <w:lang w:val="en-US" w:eastAsia="zh-CN"/>
        </w:rPr>
        <w:t>查看物理地址，10.2.3.3对应物理地址与主机B的MAC地址相同：</w:t>
      </w:r>
    </w:p>
    <w:p>
      <w:pPr>
        <w:numPr>
          <w:ilvl w:val="0"/>
          <w:numId w:val="0"/>
        </w:numPr>
        <w:bidi w:val="0"/>
        <w:ind w:firstLine="420" w:firstLineChars="0"/>
      </w:pPr>
      <w:r>
        <w:drawing>
          <wp:inline distT="0" distB="0" distL="114300" distR="114300">
            <wp:extent cx="4930140" cy="1836420"/>
            <wp:effectExtent l="0" t="0" r="7620" b="762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6"/>
                    <a:stretch>
                      <a:fillRect/>
                    </a:stretch>
                  </pic:blipFill>
                  <pic:spPr>
                    <a:xfrm>
                      <a:off x="0" y="0"/>
                      <a:ext cx="4930140" cy="1836420"/>
                    </a:xfrm>
                    <a:prstGeom prst="rect">
                      <a:avLst/>
                    </a:prstGeom>
                    <a:noFill/>
                    <a:ln>
                      <a:noFill/>
                    </a:ln>
                  </pic:spPr>
                </pic:pic>
              </a:graphicData>
            </a:graphic>
          </wp:inline>
        </w:drawing>
      </w:r>
    </w:p>
    <w:p>
      <w:pPr>
        <w:numPr>
          <w:ilvl w:val="0"/>
          <w:numId w:val="0"/>
        </w:numPr>
        <w:bidi w:val="0"/>
        <w:ind w:firstLine="420" w:firstLineChars="0"/>
        <w:rPr>
          <w:rFonts w:hint="eastAsia"/>
          <w:lang w:val="en-US" w:eastAsia="zh-CN"/>
        </w:rPr>
      </w:pPr>
      <w:r>
        <w:rPr>
          <w:rFonts w:hint="eastAsia"/>
          <w:lang w:val="en-US" w:eastAsia="zh-CN"/>
        </w:rPr>
        <w:t>主机B Ping主机A，可以正常Ping通：</w:t>
      </w:r>
    </w:p>
    <w:p>
      <w:pPr>
        <w:numPr>
          <w:ilvl w:val="0"/>
          <w:numId w:val="0"/>
        </w:numPr>
        <w:bidi w:val="0"/>
        <w:ind w:firstLine="420" w:firstLineChars="0"/>
        <w:rPr>
          <w:rFonts w:hint="eastAsia"/>
          <w:lang w:val="en-US" w:eastAsia="zh-CN"/>
        </w:rPr>
      </w:pPr>
      <w:r>
        <w:rPr>
          <w:rFonts w:hint="eastAsia"/>
          <w:lang w:val="en-US" w:eastAsia="zh-CN"/>
        </w:rPr>
        <w:drawing>
          <wp:inline distT="0" distB="0" distL="114300" distR="114300">
            <wp:extent cx="5003800" cy="2094230"/>
            <wp:effectExtent l="0" t="0" r="10160" b="8890"/>
            <wp:docPr id="35" name="图片 35" descr="IMG_20211115_145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0211115_145451"/>
                    <pic:cNvPicPr>
                      <a:picLocks noChangeAspect="1"/>
                    </pic:cNvPicPr>
                  </pic:nvPicPr>
                  <pic:blipFill>
                    <a:blip r:embed="rId37"/>
                    <a:stretch>
                      <a:fillRect/>
                    </a:stretch>
                  </pic:blipFill>
                  <pic:spPr>
                    <a:xfrm>
                      <a:off x="0" y="0"/>
                      <a:ext cx="5003800" cy="2094230"/>
                    </a:xfrm>
                    <a:prstGeom prst="rect">
                      <a:avLst/>
                    </a:prstGeom>
                  </pic:spPr>
                </pic:pic>
              </a:graphicData>
            </a:graphic>
          </wp:inline>
        </w:drawing>
      </w:r>
    </w:p>
    <w:p>
      <w:pPr>
        <w:numPr>
          <w:ilvl w:val="0"/>
          <w:numId w:val="0"/>
        </w:numPr>
        <w:bidi w:val="0"/>
        <w:ind w:firstLine="420" w:firstLineChars="0"/>
        <w:rPr>
          <w:rFonts w:hint="default"/>
          <w:lang w:val="en-US" w:eastAsia="zh-CN"/>
        </w:rPr>
      </w:pPr>
      <w:r>
        <w:rPr>
          <w:rFonts w:hint="eastAsia"/>
          <w:lang w:val="en-US" w:eastAsia="zh-CN"/>
        </w:rPr>
        <w:t>手机终端执行arp命令会提示无权限，所以未能查看arp表中物理地址是否能对应。</w:t>
      </w:r>
    </w:p>
    <w:p>
      <w:pPr>
        <w:numPr>
          <w:ilvl w:val="0"/>
          <w:numId w:val="0"/>
        </w:numPr>
        <w:bidi w:val="0"/>
        <w:ind w:firstLine="420" w:firstLineChars="0"/>
        <w:rPr>
          <w:rFonts w:hint="eastAsia"/>
          <w:lang w:val="en-US" w:eastAsia="zh-CN"/>
        </w:rPr>
      </w:pPr>
    </w:p>
    <w:p>
      <w:pPr>
        <w:numPr>
          <w:ilvl w:val="0"/>
          <w:numId w:val="0"/>
        </w:numPr>
        <w:bidi w:val="0"/>
        <w:ind w:firstLine="420" w:firstLineChars="0"/>
        <w:rPr>
          <w:rFonts w:hint="eastAsia"/>
          <w:bCs/>
          <w:sz w:val="21"/>
          <w:szCs w:val="21"/>
          <w:lang w:val="en-US" w:eastAsia="zh-CN"/>
        </w:rPr>
      </w:pPr>
      <w:r>
        <w:rPr>
          <w:rFonts w:hint="eastAsia"/>
          <w:lang w:val="en-US" w:eastAsia="zh-CN"/>
        </w:rPr>
        <w:t>分析：</w:t>
      </w:r>
      <w:r>
        <w:rPr>
          <w:rFonts w:hint="eastAsia"/>
          <w:bCs/>
          <w:sz w:val="21"/>
          <w:szCs w:val="21"/>
        </w:rPr>
        <w:t>10.2.2.2/23</w:t>
      </w:r>
      <w:r>
        <w:rPr>
          <w:rFonts w:hint="eastAsia"/>
          <w:bCs/>
          <w:sz w:val="21"/>
          <w:szCs w:val="21"/>
          <w:lang w:val="en-US" w:eastAsia="zh-CN"/>
        </w:rPr>
        <w:t>与</w:t>
      </w:r>
      <w:r>
        <w:rPr>
          <w:rFonts w:hint="eastAsia"/>
          <w:bCs/>
          <w:sz w:val="21"/>
          <w:szCs w:val="21"/>
        </w:rPr>
        <w:t>10.2.</w:t>
      </w:r>
      <w:r>
        <w:rPr>
          <w:rFonts w:hint="eastAsia"/>
          <w:bCs/>
          <w:sz w:val="21"/>
          <w:szCs w:val="21"/>
          <w:lang w:val="en-US" w:eastAsia="zh-CN"/>
        </w:rPr>
        <w:t>3</w:t>
      </w:r>
      <w:r>
        <w:rPr>
          <w:rFonts w:hint="eastAsia"/>
          <w:bCs/>
          <w:sz w:val="21"/>
          <w:szCs w:val="21"/>
        </w:rPr>
        <w:t>.</w:t>
      </w:r>
      <w:r>
        <w:rPr>
          <w:rFonts w:hint="eastAsia"/>
          <w:bCs/>
          <w:sz w:val="21"/>
          <w:szCs w:val="21"/>
          <w:lang w:val="en-US" w:eastAsia="zh-CN"/>
        </w:rPr>
        <w:t>3</w:t>
      </w:r>
      <w:r>
        <w:rPr>
          <w:rFonts w:hint="eastAsia"/>
          <w:bCs/>
          <w:sz w:val="21"/>
          <w:szCs w:val="21"/>
        </w:rPr>
        <w:t>/23</w:t>
      </w:r>
      <w:r>
        <w:rPr>
          <w:rFonts w:hint="eastAsia"/>
          <w:bCs/>
          <w:sz w:val="21"/>
          <w:szCs w:val="21"/>
          <w:lang w:val="en-US" w:eastAsia="zh-CN"/>
        </w:rPr>
        <w:t>属于同一网段，相互通信不需要通过网关，因此即使不设置网关也能相互Ping通。</w:t>
      </w:r>
    </w:p>
    <w:p>
      <w:pPr>
        <w:numPr>
          <w:ilvl w:val="0"/>
          <w:numId w:val="0"/>
        </w:numPr>
        <w:bidi w:val="0"/>
        <w:ind w:firstLine="420" w:firstLineChars="0"/>
        <w:rPr>
          <w:rFonts w:hint="default"/>
          <w:bCs/>
          <w:sz w:val="21"/>
          <w:szCs w:val="21"/>
          <w:lang w:val="en-US" w:eastAsia="zh-CN"/>
        </w:rPr>
      </w:pPr>
    </w:p>
    <w:p>
      <w:pPr>
        <w:numPr>
          <w:ilvl w:val="0"/>
          <w:numId w:val="10"/>
        </w:numPr>
        <w:ind w:left="420" w:leftChars="0" w:hanging="420" w:firstLineChars="0"/>
        <w:rPr>
          <w:rFonts w:hint="eastAsia" w:ascii="宋体" w:hAnsi="宋体" w:cs="宋体"/>
          <w:kern w:val="0"/>
          <w:sz w:val="21"/>
          <w:szCs w:val="21"/>
        </w:rPr>
      </w:pPr>
      <w:r>
        <w:rPr>
          <w:rFonts w:hint="eastAsia"/>
          <w:bCs/>
          <w:sz w:val="21"/>
          <w:szCs w:val="21"/>
        </w:rPr>
        <w:t>假设主机A的IP地址为10.2.2.2/24，主机B的IP地址为10.2.3.3/23，两主机不设置网关，分别在主机A和主机B上用ping测试与对方的连通性，用ARP查看物理地址。对测试结果进行分析。</w:t>
      </w:r>
    </w:p>
    <w:p>
      <w:pPr>
        <w:ind w:firstLine="420" w:firstLineChars="0"/>
        <w:rPr>
          <w:rFonts w:hint="eastAsia" w:ascii="宋体" w:hAnsi="宋体" w:cs="宋体"/>
          <w:color w:val="0000FF"/>
          <w:kern w:val="0"/>
          <w:sz w:val="21"/>
          <w:szCs w:val="21"/>
          <w:lang w:eastAsia="zh-CN"/>
        </w:rPr>
      </w:pPr>
      <w:r>
        <w:rPr>
          <w:rFonts w:hint="eastAsia" w:ascii="宋体" w:hAnsi="宋体" w:cs="宋体"/>
          <w:color w:val="0000FF"/>
          <w:kern w:val="0"/>
          <w:sz w:val="21"/>
          <w:szCs w:val="21"/>
          <w:lang w:eastAsia="zh-CN"/>
        </w:rPr>
        <w:t>针对上述情况，分别将主机的网关设置为本机地址，观察测试结果，并分析原因。</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主机A设置：</w:t>
      </w:r>
    </w:p>
    <w:p>
      <w:pPr>
        <w:bidi w:val="0"/>
        <w:ind w:firstLine="420" w:firstLineChars="0"/>
      </w:pPr>
      <w:r>
        <w:drawing>
          <wp:inline distT="0" distB="0" distL="114300" distR="114300">
            <wp:extent cx="2508885" cy="994410"/>
            <wp:effectExtent l="0" t="0" r="5715" b="1143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38"/>
                    <a:stretch>
                      <a:fillRect/>
                    </a:stretch>
                  </pic:blipFill>
                  <pic:spPr>
                    <a:xfrm>
                      <a:off x="0" y="0"/>
                      <a:ext cx="2508885" cy="994410"/>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lang w:val="en-US" w:eastAsia="zh-CN"/>
        </w:rPr>
        <w:t>主机B设置：</w:t>
      </w:r>
    </w:p>
    <w:p>
      <w:pPr>
        <w:bidi w:val="0"/>
        <w:ind w:firstLine="420" w:firstLineChars="0"/>
        <w:rPr>
          <w:rFonts w:hint="default"/>
          <w:lang w:val="en-US" w:eastAsia="zh-CN"/>
        </w:rPr>
      </w:pPr>
      <w:r>
        <w:rPr>
          <w:rFonts w:hint="default"/>
          <w:lang w:val="en-US" w:eastAsia="zh-CN"/>
        </w:rPr>
        <w:drawing>
          <wp:inline distT="0" distB="0" distL="114300" distR="114300">
            <wp:extent cx="3203575" cy="1616710"/>
            <wp:effectExtent l="0" t="0" r="12065" b="13970"/>
            <wp:docPr id="44" name="图片 44" descr="2021-11-15 15.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021-11-15 15.38.10"/>
                    <pic:cNvPicPr>
                      <a:picLocks noChangeAspect="1"/>
                    </pic:cNvPicPr>
                  </pic:nvPicPr>
                  <pic:blipFill>
                    <a:blip r:embed="rId39"/>
                    <a:stretch>
                      <a:fillRect/>
                    </a:stretch>
                  </pic:blipFill>
                  <pic:spPr>
                    <a:xfrm>
                      <a:off x="0" y="0"/>
                      <a:ext cx="3203575" cy="1616710"/>
                    </a:xfrm>
                    <a:prstGeom prst="rect">
                      <a:avLst/>
                    </a:prstGeom>
                  </pic:spPr>
                </pic:pic>
              </a:graphicData>
            </a:graphic>
          </wp:inline>
        </w:drawing>
      </w:r>
    </w:p>
    <w:p>
      <w:pPr>
        <w:bidi w:val="0"/>
        <w:ind w:firstLine="420" w:firstLineChars="0"/>
        <w:rPr>
          <w:rFonts w:hint="eastAsia"/>
          <w:lang w:val="en-US" w:eastAsia="zh-CN"/>
        </w:rPr>
      </w:pPr>
      <w:r>
        <w:rPr>
          <w:rFonts w:hint="eastAsia"/>
          <w:lang w:val="en-US" w:eastAsia="zh-CN"/>
        </w:rPr>
        <w:t>主机A Ping主机B，不通，且捕捉不到ICMP请求报文：</w:t>
      </w:r>
    </w:p>
    <w:p>
      <w:pPr>
        <w:bidi w:val="0"/>
        <w:ind w:firstLine="420" w:firstLineChars="0"/>
      </w:pPr>
      <w:r>
        <w:drawing>
          <wp:inline distT="0" distB="0" distL="114300" distR="114300">
            <wp:extent cx="4892040" cy="1844040"/>
            <wp:effectExtent l="0" t="0" r="0" b="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40"/>
                    <a:stretch>
                      <a:fillRect/>
                    </a:stretch>
                  </pic:blipFill>
                  <pic:spPr>
                    <a:xfrm>
                      <a:off x="0" y="0"/>
                      <a:ext cx="4892040" cy="1844040"/>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lang w:val="en-US" w:eastAsia="zh-CN"/>
        </w:rPr>
        <w:t>主机B Ping主机A，显示请求超时，但能捕捉到ICMP请求报文：</w:t>
      </w:r>
    </w:p>
    <w:p>
      <w:pPr>
        <w:bidi w:val="0"/>
        <w:ind w:firstLine="420" w:firstLineChars="0"/>
        <w:rPr>
          <w:rFonts w:hint="eastAsia"/>
          <w:lang w:val="en-US" w:eastAsia="zh-CN"/>
        </w:rPr>
      </w:pPr>
      <w:r>
        <w:rPr>
          <w:rFonts w:hint="eastAsia"/>
          <w:lang w:val="en-US" w:eastAsia="zh-CN"/>
        </w:rPr>
        <w:drawing>
          <wp:inline distT="0" distB="0" distL="114300" distR="114300">
            <wp:extent cx="4207510" cy="1005840"/>
            <wp:effectExtent l="0" t="0" r="13970" b="0"/>
            <wp:docPr id="43" name="图片 43" descr="2021-11-15 15.3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2021-11-15 15.39.11"/>
                    <pic:cNvPicPr>
                      <a:picLocks noChangeAspect="1"/>
                    </pic:cNvPicPr>
                  </pic:nvPicPr>
                  <pic:blipFill>
                    <a:blip r:embed="rId41"/>
                    <a:stretch>
                      <a:fillRect/>
                    </a:stretch>
                  </pic:blipFill>
                  <pic:spPr>
                    <a:xfrm>
                      <a:off x="0" y="0"/>
                      <a:ext cx="4207510" cy="1005840"/>
                    </a:xfrm>
                    <a:prstGeom prst="rect">
                      <a:avLst/>
                    </a:prstGeom>
                  </pic:spPr>
                </pic:pic>
              </a:graphicData>
            </a:graphic>
          </wp:inline>
        </w:drawing>
      </w:r>
    </w:p>
    <w:p>
      <w:pPr>
        <w:bidi w:val="0"/>
        <w:ind w:firstLine="420" w:firstLineChars="0"/>
      </w:pPr>
    </w:p>
    <w:p>
      <w:pPr>
        <w:bidi w:val="0"/>
        <w:ind w:firstLine="420" w:firstLineChars="0"/>
        <w:rPr>
          <w:rFonts w:hint="eastAsia"/>
          <w:lang w:val="en-US" w:eastAsia="zh-CN"/>
        </w:rPr>
      </w:pPr>
      <w:r>
        <w:rPr>
          <w:rFonts w:hint="eastAsia"/>
          <w:lang w:val="en-US" w:eastAsia="zh-CN"/>
        </w:rPr>
        <w:t>在主机A（10.2.2.2），也能捕捉到来自主机B的ICMP请求报文，但不响应：</w:t>
      </w:r>
    </w:p>
    <w:p>
      <w:pPr>
        <w:bidi w:val="0"/>
        <w:ind w:firstLine="420" w:firstLineChars="0"/>
      </w:pPr>
      <w:r>
        <w:drawing>
          <wp:inline distT="0" distB="0" distL="114300" distR="114300">
            <wp:extent cx="4396105" cy="429895"/>
            <wp:effectExtent l="0" t="0" r="8255" b="12065"/>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42"/>
                    <a:stretch>
                      <a:fillRect/>
                    </a:stretch>
                  </pic:blipFill>
                  <pic:spPr>
                    <a:xfrm>
                      <a:off x="0" y="0"/>
                      <a:ext cx="4396105" cy="429895"/>
                    </a:xfrm>
                    <a:prstGeom prst="rect">
                      <a:avLst/>
                    </a:prstGeom>
                    <a:noFill/>
                    <a:ln>
                      <a:noFill/>
                    </a:ln>
                  </pic:spPr>
                </pic:pic>
              </a:graphicData>
            </a:graphic>
          </wp:inline>
        </w:drawing>
      </w:r>
    </w:p>
    <w:p>
      <w:pPr>
        <w:bidi w:val="0"/>
        <w:ind w:firstLine="420" w:firstLineChars="0"/>
        <w:rPr>
          <w:rFonts w:hint="default"/>
          <w:lang w:val="en-US" w:eastAsia="zh-CN"/>
        </w:rPr>
      </w:pPr>
    </w:p>
    <w:p>
      <w:pPr>
        <w:bidi w:val="0"/>
        <w:ind w:firstLine="420" w:firstLineChars="0"/>
        <w:rPr>
          <w:rFonts w:hint="eastAsia"/>
          <w:lang w:val="en-US" w:eastAsia="zh-CN"/>
        </w:rPr>
      </w:pPr>
      <w:r>
        <w:rPr>
          <w:rFonts w:hint="eastAsia"/>
          <w:lang w:val="en-US" w:eastAsia="zh-CN"/>
        </w:rPr>
        <w:t>分析：</w:t>
      </w:r>
    </w:p>
    <w:p>
      <w:pPr>
        <w:bidi w:val="0"/>
        <w:ind w:firstLine="420" w:firstLineChars="0"/>
        <w:rPr>
          <w:rFonts w:hint="default"/>
          <w:lang w:val="en-US" w:eastAsia="zh-CN"/>
        </w:rPr>
      </w:pPr>
      <w:r>
        <w:rPr>
          <w:rFonts w:hint="eastAsia"/>
          <w:lang w:val="en-US" w:eastAsia="zh-CN"/>
        </w:rPr>
        <w:t>在无网关的情况下，虽然主机A和主机B相互之间都不能Ping通，但原因是不同的：</w:t>
      </w:r>
    </w:p>
    <w:p>
      <w:pPr>
        <w:numPr>
          <w:ilvl w:val="0"/>
          <w:numId w:val="11"/>
        </w:numPr>
        <w:bidi w:val="0"/>
        <w:ind w:firstLine="420" w:firstLineChars="0"/>
        <w:rPr>
          <w:rFonts w:hint="default"/>
          <w:lang w:val="en-US" w:eastAsia="zh-CN"/>
        </w:rPr>
      </w:pPr>
      <w:r>
        <w:rPr>
          <w:rFonts w:hint="eastAsia"/>
          <w:lang w:val="en-US" w:eastAsia="zh-CN"/>
        </w:rPr>
        <w:t>主机A Ping不通主机B，其原因是主机A用主机B的IP 10.2.3.3与自己的子网掩码24进行与运算，发现主机B网络号为10.2.3.0，与自己所在子网10.2.2.0</w:t>
      </w:r>
      <w:r>
        <w:rPr>
          <w:rFonts w:hint="eastAsia"/>
          <w:b/>
          <w:bCs/>
          <w:lang w:val="en-US" w:eastAsia="zh-CN"/>
        </w:rPr>
        <w:t>不一致</w:t>
      </w:r>
      <w:r>
        <w:rPr>
          <w:rFonts w:hint="eastAsia"/>
          <w:lang w:val="en-US" w:eastAsia="zh-CN"/>
        </w:rPr>
        <w:t>，因此未发送ICMP请求报文，故嗅探不到ICMP请求报文，Ping命令从发送这一步骤就失败了。</w:t>
      </w:r>
    </w:p>
    <w:p>
      <w:pPr>
        <w:numPr>
          <w:ilvl w:val="0"/>
          <w:numId w:val="11"/>
        </w:numPr>
        <w:bidi w:val="0"/>
        <w:ind w:left="0" w:leftChars="0" w:firstLine="420" w:firstLineChars="0"/>
        <w:rPr>
          <w:rFonts w:hint="default"/>
          <w:lang w:val="en-US" w:eastAsia="zh-CN"/>
        </w:rPr>
      </w:pPr>
      <w:r>
        <w:rPr>
          <w:rFonts w:hint="eastAsia"/>
          <w:lang w:val="en-US" w:eastAsia="zh-CN"/>
        </w:rPr>
        <w:t>主机B Ping不通主机A，其原因是主机B用主机A的IP 10.2.2.2与自己的子网掩码23进行与运算，发现主机A网络号为10.2.2.0，与自己所在子网10.2.2.0</w:t>
      </w:r>
      <w:r>
        <w:rPr>
          <w:rFonts w:hint="eastAsia"/>
          <w:b/>
          <w:bCs/>
          <w:lang w:val="en-US" w:eastAsia="zh-CN"/>
        </w:rPr>
        <w:t>一致，</w:t>
      </w:r>
      <w:r>
        <w:rPr>
          <w:rFonts w:hint="eastAsia"/>
          <w:b w:val="0"/>
          <w:bCs w:val="0"/>
          <w:lang w:val="en-US" w:eastAsia="zh-CN"/>
        </w:rPr>
        <w:t>因此正常发送ICMP请求报文。对于主机A，虽然收到了ICMP请求报文，但因为前文所述的原因同样不发送响应报文，因此主机B执行的Ping命令是因为未收到ICMP响应而失败的，故提示的是“请求超时”。</w:t>
      </w:r>
    </w:p>
    <w:p>
      <w:pPr>
        <w:numPr>
          <w:numId w:val="0"/>
        </w:numPr>
        <w:bidi w:val="0"/>
        <w:ind w:left="420" w:leftChars="0"/>
        <w:rPr>
          <w:rFonts w:hint="default"/>
          <w:lang w:val="en-US" w:eastAsia="zh-CN"/>
        </w:rPr>
      </w:pPr>
    </w:p>
    <w:p>
      <w:pPr>
        <w:numPr>
          <w:numId w:val="0"/>
        </w:numPr>
        <w:bidi w:val="0"/>
        <w:ind w:left="420" w:leftChars="0"/>
        <w:rPr>
          <w:rFonts w:hint="eastAsia"/>
          <w:color w:val="0000FF"/>
          <w:lang w:val="en-US" w:eastAsia="zh-CN"/>
        </w:rPr>
      </w:pPr>
      <w:r>
        <w:rPr>
          <w:rFonts w:hint="eastAsia"/>
          <w:color w:val="0000FF"/>
          <w:lang w:val="en-US" w:eastAsia="zh-CN"/>
        </w:rPr>
        <w:t>将主机A与主机B的</w:t>
      </w:r>
      <w:r>
        <w:rPr>
          <w:rFonts w:hint="eastAsia"/>
          <w:b/>
          <w:bCs/>
          <w:color w:val="0000FF"/>
          <w:lang w:val="en-US" w:eastAsia="zh-CN"/>
        </w:rPr>
        <w:t>网关分别设置成本机IP地址</w:t>
      </w:r>
      <w:r>
        <w:rPr>
          <w:rFonts w:hint="eastAsia"/>
          <w:color w:val="0000FF"/>
          <w:lang w:val="en-US" w:eastAsia="zh-CN"/>
        </w:rPr>
        <w:t>，相互能正常Ping通：</w:t>
      </w:r>
    </w:p>
    <w:p>
      <w:pPr>
        <w:numPr>
          <w:numId w:val="0"/>
        </w:numPr>
        <w:bidi w:val="0"/>
        <w:ind w:left="420" w:leftChars="0"/>
        <w:rPr>
          <w:rFonts w:hint="default"/>
          <w:lang w:val="en-US" w:eastAsia="zh-CN"/>
        </w:rPr>
      </w:pPr>
      <w:r>
        <w:drawing>
          <wp:inline distT="0" distB="0" distL="114300" distR="114300">
            <wp:extent cx="3465195" cy="1573530"/>
            <wp:effectExtent l="0" t="0" r="9525" b="11430"/>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43"/>
                    <a:stretch>
                      <a:fillRect/>
                    </a:stretch>
                  </pic:blipFill>
                  <pic:spPr>
                    <a:xfrm>
                      <a:off x="0" y="0"/>
                      <a:ext cx="3465195" cy="1573530"/>
                    </a:xfrm>
                    <a:prstGeom prst="rect">
                      <a:avLst/>
                    </a:prstGeom>
                    <a:noFill/>
                    <a:ln>
                      <a:noFill/>
                    </a:ln>
                  </pic:spPr>
                </pic:pic>
              </a:graphicData>
            </a:graphic>
          </wp:inline>
        </w:drawing>
      </w:r>
    </w:p>
    <w:p>
      <w:pPr>
        <w:numPr>
          <w:ilvl w:val="0"/>
          <w:numId w:val="0"/>
        </w:numPr>
        <w:bidi w:val="0"/>
        <w:ind w:firstLine="420" w:firstLineChars="0"/>
        <w:rPr>
          <w:rFonts w:hint="default"/>
          <w:bCs/>
          <w:sz w:val="21"/>
          <w:szCs w:val="21"/>
          <w:lang w:val="en-US" w:eastAsia="zh-CN"/>
        </w:rPr>
      </w:pPr>
      <w:r>
        <w:rPr>
          <w:rFonts w:hint="default"/>
          <w:bCs/>
          <w:sz w:val="21"/>
          <w:szCs w:val="21"/>
          <w:lang w:val="en-US" w:eastAsia="zh-CN"/>
        </w:rPr>
        <w:drawing>
          <wp:inline distT="0" distB="0" distL="114300" distR="114300">
            <wp:extent cx="3722370" cy="999490"/>
            <wp:effectExtent l="0" t="0" r="11430" b="6350"/>
            <wp:docPr id="42" name="图片 42" descr="2021-11-15 16.0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2021-11-15 16.05.33"/>
                    <pic:cNvPicPr>
                      <a:picLocks noChangeAspect="1"/>
                    </pic:cNvPicPr>
                  </pic:nvPicPr>
                  <pic:blipFill>
                    <a:blip r:embed="rId44"/>
                    <a:stretch>
                      <a:fillRect/>
                    </a:stretch>
                  </pic:blipFill>
                  <pic:spPr>
                    <a:xfrm>
                      <a:off x="0" y="0"/>
                      <a:ext cx="3722370" cy="999490"/>
                    </a:xfrm>
                    <a:prstGeom prst="rect">
                      <a:avLst/>
                    </a:prstGeom>
                  </pic:spPr>
                </pic:pic>
              </a:graphicData>
            </a:graphic>
          </wp:inline>
        </w:drawing>
      </w:r>
    </w:p>
    <w:p>
      <w:pPr>
        <w:numPr>
          <w:ilvl w:val="0"/>
          <w:numId w:val="0"/>
        </w:numPr>
        <w:bidi w:val="0"/>
        <w:rPr>
          <w:rFonts w:hint="default"/>
          <w:bCs/>
          <w:sz w:val="21"/>
          <w:szCs w:val="21"/>
          <w:lang w:val="en-US" w:eastAsia="zh-CN"/>
        </w:rPr>
      </w:pPr>
      <w:bookmarkStart w:id="0" w:name="_GoBack"/>
      <w:bookmarkEnd w:id="0"/>
    </w:p>
    <w:p>
      <w:pPr>
        <w:pStyle w:val="3"/>
        <w:numPr>
          <w:ilvl w:val="0"/>
          <w:numId w:val="1"/>
        </w:numPr>
        <w:bidi w:val="0"/>
        <w:rPr>
          <w:rFonts w:hint="eastAsia"/>
          <w:lang w:val="en-US" w:eastAsia="zh-CN"/>
        </w:rPr>
      </w:pPr>
      <w:r>
        <w:rPr>
          <w:rFonts w:hint="eastAsia"/>
          <w:lang w:val="en-US" w:eastAsia="zh-CN"/>
        </w:rPr>
        <w:t>实验总结</w:t>
      </w:r>
    </w:p>
    <w:p>
      <w:pPr>
        <w:bidi w:val="0"/>
        <w:rPr>
          <w:rFonts w:hint="eastAsia"/>
          <w:lang w:val="en-US" w:eastAsia="zh-CN"/>
        </w:rPr>
      </w:pPr>
      <w:r>
        <w:rPr>
          <w:rFonts w:hint="eastAsia"/>
          <w:lang w:val="en-US" w:eastAsia="zh-CN"/>
        </w:rPr>
        <w:t xml:space="preserve">  </w:t>
      </w:r>
      <w:r>
        <w:rPr>
          <w:rFonts w:hint="eastAsia"/>
          <w:lang w:val="en-US" w:eastAsia="zh-CN"/>
        </w:rPr>
        <w:tab/>
        <w:t>当信息被高层协议层层封装，到最后封装成以太网数据帧时，需要添加的信息仅有最直接的源MAC地址与目的MAC地址，标明数据的来路与去处，以及标明所封装的上层协议类型。于是就产生了一个问题：从高层协议里只能获知IP地址，如何找到对应MAC地址？于是就引入了ARP协议。ARP协议其实与DNS协议类似，都是维护一个映射表，此处是IP地址到MAC地址的映射。ARP协议获知MAC地址的方式也很简单：广播，然后等待IP地址对应的主机主动告知。</w:t>
      </w:r>
    </w:p>
    <w:p>
      <w:pPr>
        <w:bidi w:val="0"/>
        <w:ind w:firstLine="420" w:firstLineChars="0"/>
        <w:rPr>
          <w:rFonts w:hint="eastAsia"/>
          <w:lang w:val="en-US" w:eastAsia="zh-CN"/>
        </w:rPr>
      </w:pPr>
      <w:r>
        <w:rPr>
          <w:rFonts w:hint="eastAsia"/>
          <w:lang w:val="en-US" w:eastAsia="zh-CN"/>
        </w:rPr>
        <w:t>与以太网帧相比，IP所需要包含的信息比较多，但其中与以太网帧关系最密切的就是分片。为何要分片？因为以太网帧有MTU限制，而MTU值是传输效率与传输时间两相权衡下的折中结果，IP只能服从并且将数据划分成多个不超过MTU值的数据包发送。因为分片的存在，IP需要几个字段来保存相关信息：这个分片是属于哪个报文的？（</w:t>
      </w:r>
      <w:r>
        <w:rPr>
          <w:rFonts w:hint="eastAsia"/>
          <w:b w:val="0"/>
          <w:bCs w:val="0"/>
          <w:vertAlign w:val="baseline"/>
          <w:lang w:val="en-US" w:eastAsia="zh-CN"/>
        </w:rPr>
        <w:t>Identification</w:t>
      </w:r>
      <w:r>
        <w:rPr>
          <w:rFonts w:hint="eastAsia"/>
          <w:lang w:val="en-US" w:eastAsia="zh-CN"/>
        </w:rPr>
        <w:t>）这个分片是报文中的哪一段？（</w:t>
      </w:r>
      <w:r>
        <w:rPr>
          <w:rFonts w:hint="eastAsia"/>
          <w:b w:val="0"/>
          <w:bCs w:val="0"/>
          <w:vertAlign w:val="baseline"/>
          <w:lang w:val="en-US" w:eastAsia="zh-CN"/>
        </w:rPr>
        <w:t>Fragment Offset</w:t>
      </w:r>
      <w:r>
        <w:rPr>
          <w:rFonts w:hint="eastAsia"/>
          <w:lang w:val="en-US" w:eastAsia="zh-CN"/>
        </w:rPr>
        <w:t>）怎么知道一个报文的所有分片有没有收全？（</w:t>
      </w:r>
      <w:r>
        <w:rPr>
          <w:rFonts w:hint="eastAsia"/>
          <w:b w:val="0"/>
          <w:bCs w:val="0"/>
          <w:vertAlign w:val="baseline"/>
          <w:lang w:val="en-US" w:eastAsia="zh-CN"/>
        </w:rPr>
        <w:t>Flags+Fragment Offset+Total Length</w:t>
      </w:r>
      <w:r>
        <w:rPr>
          <w:rFonts w:hint="eastAsia"/>
          <w:lang w:val="en-US" w:eastAsia="zh-CN"/>
        </w:rPr>
        <w:t>）。</w:t>
      </w:r>
    </w:p>
    <w:p>
      <w:pPr>
        <w:bidi w:val="0"/>
        <w:ind w:firstLine="420" w:firstLineChars="0"/>
        <w:rPr>
          <w:rFonts w:hint="eastAsia"/>
          <w:lang w:val="en-US" w:eastAsia="zh-CN"/>
        </w:rPr>
      </w:pPr>
      <w:r>
        <w:rPr>
          <w:rFonts w:hint="eastAsia"/>
          <w:lang w:val="en-US" w:eastAsia="zh-CN"/>
        </w:rPr>
        <w:t>ICMP为IP补上了差错报告的功能：报文被丢弃了，通知发送方；报文到不了目的地，通知发送方……然后就利用这一机制产生了ping命令与tracert命令，作为检测网络的常用方法。</w:t>
      </w:r>
    </w:p>
    <w:p>
      <w:pPr>
        <w:bidi w:val="0"/>
        <w:ind w:firstLine="420" w:firstLineChars="0"/>
        <w:rPr>
          <w:rFonts w:hint="default"/>
          <w:lang w:val="en-US" w:eastAsia="zh-CN"/>
        </w:rPr>
      </w:pPr>
      <w:r>
        <w:rPr>
          <w:rFonts w:hint="eastAsia"/>
          <w:lang w:val="en-US" w:eastAsia="zh-CN"/>
        </w:rPr>
        <w:t>实验过程中碰到了本机收到了ICMP请求报文却不响应的问题，起初还以为实验室路由设置有误，最后才发现原来是Windows防火墙设置里没启用响应。以后网络实验遇到理论可行而实际不行的情况时，应该还是先检查一下防火墙。</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D38B40"/>
    <w:multiLevelType w:val="singleLevel"/>
    <w:tmpl w:val="8ED38B40"/>
    <w:lvl w:ilvl="0" w:tentative="0">
      <w:start w:val="1"/>
      <w:numFmt w:val="decimal"/>
      <w:suff w:val="nothing"/>
      <w:lvlText w:val="%1、"/>
      <w:lvlJc w:val="left"/>
    </w:lvl>
  </w:abstractNum>
  <w:abstractNum w:abstractNumId="1">
    <w:nsid w:val="AA7F1B0F"/>
    <w:multiLevelType w:val="singleLevel"/>
    <w:tmpl w:val="AA7F1B0F"/>
    <w:lvl w:ilvl="0" w:tentative="0">
      <w:start w:val="1"/>
      <w:numFmt w:val="bullet"/>
      <w:lvlText w:val=""/>
      <w:lvlJc w:val="left"/>
      <w:pPr>
        <w:tabs>
          <w:tab w:val="left" w:pos="283"/>
        </w:tabs>
        <w:ind w:left="283" w:leftChars="0" w:hanging="283" w:firstLineChars="0"/>
      </w:pPr>
      <w:rPr>
        <w:rFonts w:hint="default" w:ascii="Wingdings" w:hAnsi="Wingdings"/>
      </w:rPr>
    </w:lvl>
  </w:abstractNum>
  <w:abstractNum w:abstractNumId="2">
    <w:nsid w:val="FCED7AC0"/>
    <w:multiLevelType w:val="singleLevel"/>
    <w:tmpl w:val="FCED7AC0"/>
    <w:lvl w:ilvl="0" w:tentative="0">
      <w:start w:val="1"/>
      <w:numFmt w:val="decimal"/>
      <w:suff w:val="space"/>
      <w:lvlText w:val="%1."/>
      <w:lvlJc w:val="left"/>
    </w:lvl>
  </w:abstractNum>
  <w:abstractNum w:abstractNumId="3">
    <w:nsid w:val="00000003"/>
    <w:multiLevelType w:val="multilevel"/>
    <w:tmpl w:val="00000003"/>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
    <w:nsid w:val="0000000E"/>
    <w:multiLevelType w:val="multilevel"/>
    <w:tmpl w:val="0000000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00000013"/>
    <w:multiLevelType w:val="multilevel"/>
    <w:tmpl w:val="00000013"/>
    <w:lvl w:ilvl="0" w:tentative="0">
      <w:start w:val="1"/>
      <w:numFmt w:val="decimal"/>
      <w:lvlText w:val="%1、"/>
      <w:lvlJc w:val="left"/>
      <w:pPr>
        <w:tabs>
          <w:tab w:val="left" w:pos="360"/>
        </w:tabs>
        <w:ind w:left="360" w:hanging="360"/>
      </w:pPr>
      <w:rPr>
        <w:rFonts w:hint="default" w:ascii="宋体" w:hAnsi="宋体" w:cs="宋体"/>
        <w:b/>
        <w:bCs/>
        <w:sz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0000001E"/>
    <w:multiLevelType w:val="singleLevel"/>
    <w:tmpl w:val="0000001E"/>
    <w:lvl w:ilvl="0" w:tentative="0">
      <w:start w:val="5"/>
      <w:numFmt w:val="decimal"/>
      <w:suff w:val="nothing"/>
      <w:lvlText w:val="%1、"/>
      <w:lvlJc w:val="left"/>
    </w:lvl>
  </w:abstractNum>
  <w:abstractNum w:abstractNumId="7">
    <w:nsid w:val="00000028"/>
    <w:multiLevelType w:val="multilevel"/>
    <w:tmpl w:val="00000028"/>
    <w:lvl w:ilvl="0" w:tentative="0">
      <w:start w:val="1"/>
      <w:numFmt w:val="decimal"/>
      <w:lvlText w:val="%1、"/>
      <w:lvlJc w:val="left"/>
      <w:pPr>
        <w:tabs>
          <w:tab w:val="left" w:pos="360"/>
        </w:tabs>
        <w:ind w:left="360" w:hanging="360"/>
      </w:pPr>
      <w:rPr>
        <w:rFonts w:hint="default" w:ascii="宋体" w:hAnsi="宋体" w:cs="宋体"/>
        <w:b w:val="0"/>
        <w:sz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13B4097B"/>
    <w:multiLevelType w:val="singleLevel"/>
    <w:tmpl w:val="13B4097B"/>
    <w:lvl w:ilvl="0" w:tentative="0">
      <w:start w:val="1"/>
      <w:numFmt w:val="bullet"/>
      <w:lvlText w:val=""/>
      <w:lvlJc w:val="left"/>
      <w:pPr>
        <w:ind w:left="420" w:hanging="420"/>
      </w:pPr>
      <w:rPr>
        <w:rFonts w:hint="default" w:ascii="Wingdings" w:hAnsi="Wingdings"/>
      </w:rPr>
    </w:lvl>
  </w:abstractNum>
  <w:abstractNum w:abstractNumId="9">
    <w:nsid w:val="2FCF56F8"/>
    <w:multiLevelType w:val="multilevel"/>
    <w:tmpl w:val="2FCF56F8"/>
    <w:lvl w:ilvl="0" w:tentative="0">
      <w:start w:val="1"/>
      <w:numFmt w:val="japaneseCounting"/>
      <w:lvlText w:val="（%1）"/>
      <w:lvlJc w:val="left"/>
      <w:pPr>
        <w:tabs>
          <w:tab w:val="left" w:pos="855"/>
        </w:tabs>
        <w:ind w:left="855" w:hanging="855"/>
      </w:pPr>
      <w:rPr>
        <w:rFonts w:hint="default"/>
        <w:b/>
        <w:bC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
    <w:nsid w:val="71FBCF03"/>
    <w:multiLevelType w:val="singleLevel"/>
    <w:tmpl w:val="71FBCF03"/>
    <w:lvl w:ilvl="0" w:tentative="0">
      <w:start w:val="1"/>
      <w:numFmt w:val="bullet"/>
      <w:lvlText w:val=""/>
      <w:lvlJc w:val="left"/>
      <w:pPr>
        <w:ind w:left="420" w:hanging="420"/>
      </w:pPr>
      <w:rPr>
        <w:rFonts w:hint="default" w:ascii="Wingdings" w:hAnsi="Wingdings"/>
      </w:rPr>
    </w:lvl>
  </w:abstractNum>
  <w:num w:numId="1">
    <w:abstractNumId w:val="9"/>
  </w:num>
  <w:num w:numId="2">
    <w:abstractNumId w:val="4"/>
  </w:num>
  <w:num w:numId="3">
    <w:abstractNumId w:val="7"/>
  </w:num>
  <w:num w:numId="4">
    <w:abstractNumId w:val="5"/>
  </w:num>
  <w:num w:numId="5">
    <w:abstractNumId w:val="8"/>
  </w:num>
  <w:num w:numId="6">
    <w:abstractNumId w:val="1"/>
  </w:num>
  <w:num w:numId="7">
    <w:abstractNumId w:val="3"/>
  </w:num>
  <w:num w:numId="8">
    <w:abstractNumId w:val="6"/>
  </w:num>
  <w:num w:numId="9">
    <w:abstractNumId w:val="0"/>
  </w:num>
  <w:num w:numId="10">
    <w:abstractNumId w:val="10"/>
  </w:num>
  <w:num w:numId="11">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C SYSTEM">
    <w15:presenceInfo w15:providerId="None" w15:userId="MC SYSTE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3666D"/>
    <w:rsid w:val="00301CDB"/>
    <w:rsid w:val="0030527B"/>
    <w:rsid w:val="00A93BC5"/>
    <w:rsid w:val="00BD7C69"/>
    <w:rsid w:val="00C47C4D"/>
    <w:rsid w:val="00EE4A4C"/>
    <w:rsid w:val="00F63490"/>
    <w:rsid w:val="01312FC8"/>
    <w:rsid w:val="01411C25"/>
    <w:rsid w:val="01663A05"/>
    <w:rsid w:val="01B738B5"/>
    <w:rsid w:val="01CF42F5"/>
    <w:rsid w:val="01D9482B"/>
    <w:rsid w:val="01FA517E"/>
    <w:rsid w:val="021124DF"/>
    <w:rsid w:val="021D6AEF"/>
    <w:rsid w:val="02370909"/>
    <w:rsid w:val="02435AE4"/>
    <w:rsid w:val="024B1C33"/>
    <w:rsid w:val="02552DB8"/>
    <w:rsid w:val="02D913E5"/>
    <w:rsid w:val="02DF1EA2"/>
    <w:rsid w:val="02EA7662"/>
    <w:rsid w:val="03295EDD"/>
    <w:rsid w:val="034500BC"/>
    <w:rsid w:val="035A6086"/>
    <w:rsid w:val="03747955"/>
    <w:rsid w:val="03E357D0"/>
    <w:rsid w:val="03E63143"/>
    <w:rsid w:val="03F45B0B"/>
    <w:rsid w:val="03FB763B"/>
    <w:rsid w:val="0424557A"/>
    <w:rsid w:val="04523852"/>
    <w:rsid w:val="047D25A9"/>
    <w:rsid w:val="049D264D"/>
    <w:rsid w:val="04C20E30"/>
    <w:rsid w:val="04D92320"/>
    <w:rsid w:val="04DB1565"/>
    <w:rsid w:val="04E70EEB"/>
    <w:rsid w:val="054B6654"/>
    <w:rsid w:val="058E4708"/>
    <w:rsid w:val="05A11BCF"/>
    <w:rsid w:val="05CE3B5D"/>
    <w:rsid w:val="061C2F53"/>
    <w:rsid w:val="061D45C6"/>
    <w:rsid w:val="062E02BF"/>
    <w:rsid w:val="063469A6"/>
    <w:rsid w:val="06435E53"/>
    <w:rsid w:val="065171D8"/>
    <w:rsid w:val="06757CD1"/>
    <w:rsid w:val="06805D4E"/>
    <w:rsid w:val="06A958A3"/>
    <w:rsid w:val="06EF6740"/>
    <w:rsid w:val="070C6130"/>
    <w:rsid w:val="0718440B"/>
    <w:rsid w:val="073E1866"/>
    <w:rsid w:val="07485CEA"/>
    <w:rsid w:val="077942E7"/>
    <w:rsid w:val="07911B32"/>
    <w:rsid w:val="07F4599C"/>
    <w:rsid w:val="08254DBA"/>
    <w:rsid w:val="08275D6D"/>
    <w:rsid w:val="0866550C"/>
    <w:rsid w:val="08797975"/>
    <w:rsid w:val="08AD2DA2"/>
    <w:rsid w:val="08C426E5"/>
    <w:rsid w:val="090C50E1"/>
    <w:rsid w:val="090F0557"/>
    <w:rsid w:val="09257B2F"/>
    <w:rsid w:val="093D7750"/>
    <w:rsid w:val="09BC4D8A"/>
    <w:rsid w:val="09C8553E"/>
    <w:rsid w:val="09E2780B"/>
    <w:rsid w:val="09EC347E"/>
    <w:rsid w:val="0A3811A6"/>
    <w:rsid w:val="0A557711"/>
    <w:rsid w:val="0A5653C5"/>
    <w:rsid w:val="0A5A5754"/>
    <w:rsid w:val="0A681238"/>
    <w:rsid w:val="0A817943"/>
    <w:rsid w:val="0A9105E1"/>
    <w:rsid w:val="0A9638EB"/>
    <w:rsid w:val="0A9B0D05"/>
    <w:rsid w:val="0AA63F68"/>
    <w:rsid w:val="0AD961EB"/>
    <w:rsid w:val="0AF61828"/>
    <w:rsid w:val="0B263AB5"/>
    <w:rsid w:val="0B5D4AA5"/>
    <w:rsid w:val="0C02225E"/>
    <w:rsid w:val="0C090469"/>
    <w:rsid w:val="0C124A4F"/>
    <w:rsid w:val="0C56628E"/>
    <w:rsid w:val="0C5A47F6"/>
    <w:rsid w:val="0C9228B7"/>
    <w:rsid w:val="0C99551D"/>
    <w:rsid w:val="0D074CE4"/>
    <w:rsid w:val="0D6528DD"/>
    <w:rsid w:val="0DF64399"/>
    <w:rsid w:val="0E2315ED"/>
    <w:rsid w:val="0E3D0BB7"/>
    <w:rsid w:val="0EC94C37"/>
    <w:rsid w:val="0EE55994"/>
    <w:rsid w:val="0F1C6872"/>
    <w:rsid w:val="102B135B"/>
    <w:rsid w:val="102E15AA"/>
    <w:rsid w:val="10477830"/>
    <w:rsid w:val="105C1EDD"/>
    <w:rsid w:val="107878D0"/>
    <w:rsid w:val="108461AC"/>
    <w:rsid w:val="10852474"/>
    <w:rsid w:val="108E19C0"/>
    <w:rsid w:val="10A465E2"/>
    <w:rsid w:val="10A51EE0"/>
    <w:rsid w:val="10AE2E8F"/>
    <w:rsid w:val="10D7411B"/>
    <w:rsid w:val="11237E14"/>
    <w:rsid w:val="112B7FD2"/>
    <w:rsid w:val="115F443E"/>
    <w:rsid w:val="116649D7"/>
    <w:rsid w:val="1169724C"/>
    <w:rsid w:val="116B5ED8"/>
    <w:rsid w:val="11F81428"/>
    <w:rsid w:val="12785C68"/>
    <w:rsid w:val="128805FD"/>
    <w:rsid w:val="12983548"/>
    <w:rsid w:val="12B85EF7"/>
    <w:rsid w:val="12D82B9E"/>
    <w:rsid w:val="12D92E8F"/>
    <w:rsid w:val="12F66625"/>
    <w:rsid w:val="12FD3906"/>
    <w:rsid w:val="1319076C"/>
    <w:rsid w:val="131F6278"/>
    <w:rsid w:val="13335A32"/>
    <w:rsid w:val="13406AEE"/>
    <w:rsid w:val="13687A0C"/>
    <w:rsid w:val="13AB3F3B"/>
    <w:rsid w:val="13DC0A89"/>
    <w:rsid w:val="1446255E"/>
    <w:rsid w:val="14551F4B"/>
    <w:rsid w:val="14595521"/>
    <w:rsid w:val="147A62C0"/>
    <w:rsid w:val="148060B9"/>
    <w:rsid w:val="14A560A7"/>
    <w:rsid w:val="14B21FA0"/>
    <w:rsid w:val="14D01287"/>
    <w:rsid w:val="14F5766F"/>
    <w:rsid w:val="152029FB"/>
    <w:rsid w:val="15321E17"/>
    <w:rsid w:val="15384E7D"/>
    <w:rsid w:val="15A51506"/>
    <w:rsid w:val="15D65AD6"/>
    <w:rsid w:val="16155A50"/>
    <w:rsid w:val="161F7D70"/>
    <w:rsid w:val="163A0EC5"/>
    <w:rsid w:val="164E0A5E"/>
    <w:rsid w:val="167E1459"/>
    <w:rsid w:val="167F153D"/>
    <w:rsid w:val="16A06672"/>
    <w:rsid w:val="170A0019"/>
    <w:rsid w:val="170F5781"/>
    <w:rsid w:val="176E25B2"/>
    <w:rsid w:val="17DB1C1C"/>
    <w:rsid w:val="17E220F8"/>
    <w:rsid w:val="17EF0347"/>
    <w:rsid w:val="17FA5193"/>
    <w:rsid w:val="18420158"/>
    <w:rsid w:val="18464CF9"/>
    <w:rsid w:val="18490F34"/>
    <w:rsid w:val="184B5B19"/>
    <w:rsid w:val="185F082C"/>
    <w:rsid w:val="18910F03"/>
    <w:rsid w:val="18B67DE0"/>
    <w:rsid w:val="18CA4CE7"/>
    <w:rsid w:val="18E52F51"/>
    <w:rsid w:val="18EE7AD2"/>
    <w:rsid w:val="19077152"/>
    <w:rsid w:val="19295D09"/>
    <w:rsid w:val="198C3C2B"/>
    <w:rsid w:val="1A1670A8"/>
    <w:rsid w:val="1A236693"/>
    <w:rsid w:val="1A274F2F"/>
    <w:rsid w:val="1A3E42A1"/>
    <w:rsid w:val="1A484153"/>
    <w:rsid w:val="1AC8442C"/>
    <w:rsid w:val="1ACA23B4"/>
    <w:rsid w:val="1B0A3677"/>
    <w:rsid w:val="1B0B4147"/>
    <w:rsid w:val="1B1D3907"/>
    <w:rsid w:val="1B322ECF"/>
    <w:rsid w:val="1B3E5E67"/>
    <w:rsid w:val="1BFA5D72"/>
    <w:rsid w:val="1C43479A"/>
    <w:rsid w:val="1C465709"/>
    <w:rsid w:val="1C563E92"/>
    <w:rsid w:val="1C882836"/>
    <w:rsid w:val="1CAE5263"/>
    <w:rsid w:val="1CB42C06"/>
    <w:rsid w:val="1CD5751E"/>
    <w:rsid w:val="1CFE33B7"/>
    <w:rsid w:val="1D0B3018"/>
    <w:rsid w:val="1D5C0202"/>
    <w:rsid w:val="1DCF0A37"/>
    <w:rsid w:val="1DE21754"/>
    <w:rsid w:val="1DF4592C"/>
    <w:rsid w:val="1DF9756B"/>
    <w:rsid w:val="1DFB7F00"/>
    <w:rsid w:val="1E0B321A"/>
    <w:rsid w:val="1E6B39A6"/>
    <w:rsid w:val="1E736F62"/>
    <w:rsid w:val="1E8C1486"/>
    <w:rsid w:val="1E99707F"/>
    <w:rsid w:val="1F012108"/>
    <w:rsid w:val="1F013DB7"/>
    <w:rsid w:val="1F084ED6"/>
    <w:rsid w:val="1F274EC4"/>
    <w:rsid w:val="1F7A5633"/>
    <w:rsid w:val="1FE45A79"/>
    <w:rsid w:val="1FE965CF"/>
    <w:rsid w:val="20242475"/>
    <w:rsid w:val="208A089B"/>
    <w:rsid w:val="20B70FA5"/>
    <w:rsid w:val="20E742B1"/>
    <w:rsid w:val="2125195C"/>
    <w:rsid w:val="21687D98"/>
    <w:rsid w:val="21780D9F"/>
    <w:rsid w:val="218D1AF0"/>
    <w:rsid w:val="21AE1B58"/>
    <w:rsid w:val="21FC5896"/>
    <w:rsid w:val="22432E1E"/>
    <w:rsid w:val="22627CC7"/>
    <w:rsid w:val="22B0726B"/>
    <w:rsid w:val="22B626C7"/>
    <w:rsid w:val="22BD5950"/>
    <w:rsid w:val="22CC171E"/>
    <w:rsid w:val="22F30E53"/>
    <w:rsid w:val="22F42190"/>
    <w:rsid w:val="2306697C"/>
    <w:rsid w:val="23244144"/>
    <w:rsid w:val="233F295B"/>
    <w:rsid w:val="23730A64"/>
    <w:rsid w:val="23980830"/>
    <w:rsid w:val="23A46D02"/>
    <w:rsid w:val="23D51E11"/>
    <w:rsid w:val="24324914"/>
    <w:rsid w:val="24916A88"/>
    <w:rsid w:val="24FB6F3F"/>
    <w:rsid w:val="24FE3E50"/>
    <w:rsid w:val="2518032B"/>
    <w:rsid w:val="251D0A63"/>
    <w:rsid w:val="254527F3"/>
    <w:rsid w:val="2572411E"/>
    <w:rsid w:val="25731E8A"/>
    <w:rsid w:val="257E5B0A"/>
    <w:rsid w:val="2596053C"/>
    <w:rsid w:val="25A51C03"/>
    <w:rsid w:val="25BA3BDE"/>
    <w:rsid w:val="25F93CC1"/>
    <w:rsid w:val="26134F90"/>
    <w:rsid w:val="26395D4B"/>
    <w:rsid w:val="264567F4"/>
    <w:rsid w:val="264F52AC"/>
    <w:rsid w:val="268B1D94"/>
    <w:rsid w:val="268E3B62"/>
    <w:rsid w:val="26A63E2D"/>
    <w:rsid w:val="26AB0BF5"/>
    <w:rsid w:val="26DF3EA8"/>
    <w:rsid w:val="26F6264C"/>
    <w:rsid w:val="2732009C"/>
    <w:rsid w:val="273661F5"/>
    <w:rsid w:val="273B715B"/>
    <w:rsid w:val="2761736E"/>
    <w:rsid w:val="279F314E"/>
    <w:rsid w:val="27CD520F"/>
    <w:rsid w:val="27F756E0"/>
    <w:rsid w:val="280347FC"/>
    <w:rsid w:val="28537DD9"/>
    <w:rsid w:val="286637D6"/>
    <w:rsid w:val="28885742"/>
    <w:rsid w:val="2891714A"/>
    <w:rsid w:val="28BA60A9"/>
    <w:rsid w:val="28DC20F2"/>
    <w:rsid w:val="28DF30D2"/>
    <w:rsid w:val="290A2CF4"/>
    <w:rsid w:val="293F7033"/>
    <w:rsid w:val="29A409E4"/>
    <w:rsid w:val="2A2D6D7F"/>
    <w:rsid w:val="2A337054"/>
    <w:rsid w:val="2AC467C1"/>
    <w:rsid w:val="2ACA06E8"/>
    <w:rsid w:val="2AFF540C"/>
    <w:rsid w:val="2B3C1092"/>
    <w:rsid w:val="2B444CDF"/>
    <w:rsid w:val="2B9C6916"/>
    <w:rsid w:val="2BDB7EA0"/>
    <w:rsid w:val="2C063205"/>
    <w:rsid w:val="2CE76041"/>
    <w:rsid w:val="2CF11E18"/>
    <w:rsid w:val="2CFD015B"/>
    <w:rsid w:val="2D2268E8"/>
    <w:rsid w:val="2D2A75B3"/>
    <w:rsid w:val="2D2D7FC2"/>
    <w:rsid w:val="2D3271D0"/>
    <w:rsid w:val="2D796096"/>
    <w:rsid w:val="2D8B359B"/>
    <w:rsid w:val="2D8E0CF0"/>
    <w:rsid w:val="2DA42A63"/>
    <w:rsid w:val="2DCC2000"/>
    <w:rsid w:val="2E144C71"/>
    <w:rsid w:val="2E1C2EB3"/>
    <w:rsid w:val="2E2A756F"/>
    <w:rsid w:val="2E640F5C"/>
    <w:rsid w:val="2E6B307B"/>
    <w:rsid w:val="2E9B58E2"/>
    <w:rsid w:val="2EBC4D9A"/>
    <w:rsid w:val="2ED214E3"/>
    <w:rsid w:val="2F044319"/>
    <w:rsid w:val="2F584D2B"/>
    <w:rsid w:val="2F5D4C12"/>
    <w:rsid w:val="2F60637E"/>
    <w:rsid w:val="2F951913"/>
    <w:rsid w:val="2FAF3D55"/>
    <w:rsid w:val="2FBB1105"/>
    <w:rsid w:val="2FBC6D53"/>
    <w:rsid w:val="304D64CD"/>
    <w:rsid w:val="306021F9"/>
    <w:rsid w:val="30756E37"/>
    <w:rsid w:val="30BE2E29"/>
    <w:rsid w:val="30DC32A4"/>
    <w:rsid w:val="310541ED"/>
    <w:rsid w:val="311D75DC"/>
    <w:rsid w:val="31242423"/>
    <w:rsid w:val="312B36D7"/>
    <w:rsid w:val="31541D43"/>
    <w:rsid w:val="31593624"/>
    <w:rsid w:val="31715237"/>
    <w:rsid w:val="31B14944"/>
    <w:rsid w:val="322672C8"/>
    <w:rsid w:val="32397198"/>
    <w:rsid w:val="32492953"/>
    <w:rsid w:val="326B6441"/>
    <w:rsid w:val="32CA6790"/>
    <w:rsid w:val="32E47768"/>
    <w:rsid w:val="33121E8B"/>
    <w:rsid w:val="33346C22"/>
    <w:rsid w:val="33EC5709"/>
    <w:rsid w:val="347C00FD"/>
    <w:rsid w:val="34817881"/>
    <w:rsid w:val="34C709E1"/>
    <w:rsid w:val="34DD75D8"/>
    <w:rsid w:val="350D00C7"/>
    <w:rsid w:val="352B7ECA"/>
    <w:rsid w:val="358E685A"/>
    <w:rsid w:val="35A92F2A"/>
    <w:rsid w:val="35FF1EB7"/>
    <w:rsid w:val="361F222D"/>
    <w:rsid w:val="36263EC7"/>
    <w:rsid w:val="362730D7"/>
    <w:rsid w:val="36360652"/>
    <w:rsid w:val="36617608"/>
    <w:rsid w:val="366A4769"/>
    <w:rsid w:val="36AE7E5E"/>
    <w:rsid w:val="36CF72BB"/>
    <w:rsid w:val="36D06AD7"/>
    <w:rsid w:val="3708298E"/>
    <w:rsid w:val="374B054C"/>
    <w:rsid w:val="37765F88"/>
    <w:rsid w:val="37780762"/>
    <w:rsid w:val="37817A1E"/>
    <w:rsid w:val="378C0C06"/>
    <w:rsid w:val="3804096D"/>
    <w:rsid w:val="383E3CB5"/>
    <w:rsid w:val="385B740B"/>
    <w:rsid w:val="3891055B"/>
    <w:rsid w:val="38C74808"/>
    <w:rsid w:val="38E2043D"/>
    <w:rsid w:val="397F3A2D"/>
    <w:rsid w:val="398B301F"/>
    <w:rsid w:val="39CC4048"/>
    <w:rsid w:val="3A2A7DC7"/>
    <w:rsid w:val="3A3E3F8F"/>
    <w:rsid w:val="3A775CA3"/>
    <w:rsid w:val="3AA14CF1"/>
    <w:rsid w:val="3AA66CEB"/>
    <w:rsid w:val="3AB545B6"/>
    <w:rsid w:val="3AE00A67"/>
    <w:rsid w:val="3AF62191"/>
    <w:rsid w:val="3B6531A4"/>
    <w:rsid w:val="3C9454BF"/>
    <w:rsid w:val="3CCD55D6"/>
    <w:rsid w:val="3CF84CC1"/>
    <w:rsid w:val="3D24397A"/>
    <w:rsid w:val="3D2756E8"/>
    <w:rsid w:val="3D3E117E"/>
    <w:rsid w:val="3D794D26"/>
    <w:rsid w:val="3D9D226B"/>
    <w:rsid w:val="3DCA4D6E"/>
    <w:rsid w:val="3DE15DAF"/>
    <w:rsid w:val="3E0632D7"/>
    <w:rsid w:val="3E36686E"/>
    <w:rsid w:val="3E3703C2"/>
    <w:rsid w:val="3E3E03EF"/>
    <w:rsid w:val="3E3F1324"/>
    <w:rsid w:val="3E4305F3"/>
    <w:rsid w:val="3E485701"/>
    <w:rsid w:val="3E5068B7"/>
    <w:rsid w:val="3EA13E6C"/>
    <w:rsid w:val="3F1F525B"/>
    <w:rsid w:val="3F2E6CE9"/>
    <w:rsid w:val="3F39100E"/>
    <w:rsid w:val="3F442A53"/>
    <w:rsid w:val="3F5F0295"/>
    <w:rsid w:val="3FA26F73"/>
    <w:rsid w:val="3FE03652"/>
    <w:rsid w:val="40026066"/>
    <w:rsid w:val="401C2BD9"/>
    <w:rsid w:val="402D6AC5"/>
    <w:rsid w:val="40597C83"/>
    <w:rsid w:val="40FC1505"/>
    <w:rsid w:val="413E5551"/>
    <w:rsid w:val="416372BB"/>
    <w:rsid w:val="41C616AD"/>
    <w:rsid w:val="41CD77D5"/>
    <w:rsid w:val="41D40638"/>
    <w:rsid w:val="41E60B95"/>
    <w:rsid w:val="42205531"/>
    <w:rsid w:val="42492D4F"/>
    <w:rsid w:val="42500903"/>
    <w:rsid w:val="4252754B"/>
    <w:rsid w:val="42C95B1B"/>
    <w:rsid w:val="42E742AC"/>
    <w:rsid w:val="42E91D31"/>
    <w:rsid w:val="42EA5A78"/>
    <w:rsid w:val="437F45A0"/>
    <w:rsid w:val="4426777B"/>
    <w:rsid w:val="44411839"/>
    <w:rsid w:val="44540087"/>
    <w:rsid w:val="44875F0C"/>
    <w:rsid w:val="44887603"/>
    <w:rsid w:val="448D3F89"/>
    <w:rsid w:val="4491094F"/>
    <w:rsid w:val="45131AE9"/>
    <w:rsid w:val="454901B2"/>
    <w:rsid w:val="45571FA3"/>
    <w:rsid w:val="458470FE"/>
    <w:rsid w:val="45B409F1"/>
    <w:rsid w:val="45BC452B"/>
    <w:rsid w:val="45CD3791"/>
    <w:rsid w:val="45CE01ED"/>
    <w:rsid w:val="45E513E4"/>
    <w:rsid w:val="46076293"/>
    <w:rsid w:val="465700CD"/>
    <w:rsid w:val="4677021F"/>
    <w:rsid w:val="46CF191C"/>
    <w:rsid w:val="470E0A90"/>
    <w:rsid w:val="47231C8B"/>
    <w:rsid w:val="47BC7C9D"/>
    <w:rsid w:val="47E47DCD"/>
    <w:rsid w:val="48154ADE"/>
    <w:rsid w:val="48493A38"/>
    <w:rsid w:val="484B0DE5"/>
    <w:rsid w:val="48520321"/>
    <w:rsid w:val="485D09CF"/>
    <w:rsid w:val="486262C5"/>
    <w:rsid w:val="48D01BB3"/>
    <w:rsid w:val="48D62F4A"/>
    <w:rsid w:val="48E5201B"/>
    <w:rsid w:val="4918173E"/>
    <w:rsid w:val="491A6DAC"/>
    <w:rsid w:val="49204985"/>
    <w:rsid w:val="494E5F2D"/>
    <w:rsid w:val="49CB35A9"/>
    <w:rsid w:val="49E701CB"/>
    <w:rsid w:val="49ED2F26"/>
    <w:rsid w:val="4A3E270A"/>
    <w:rsid w:val="4A485BC1"/>
    <w:rsid w:val="4A4C569F"/>
    <w:rsid w:val="4A912639"/>
    <w:rsid w:val="4AAC3617"/>
    <w:rsid w:val="4B0D6A1D"/>
    <w:rsid w:val="4B353326"/>
    <w:rsid w:val="4B3D7B16"/>
    <w:rsid w:val="4B7A1233"/>
    <w:rsid w:val="4B882714"/>
    <w:rsid w:val="4B8B73DE"/>
    <w:rsid w:val="4BFA1D67"/>
    <w:rsid w:val="4C746D9C"/>
    <w:rsid w:val="4C7D352E"/>
    <w:rsid w:val="4CCF4ED4"/>
    <w:rsid w:val="4CD66534"/>
    <w:rsid w:val="4D4362A7"/>
    <w:rsid w:val="4D46212B"/>
    <w:rsid w:val="4D474BC3"/>
    <w:rsid w:val="4D5914BD"/>
    <w:rsid w:val="4D6D6A3E"/>
    <w:rsid w:val="4D9C49DC"/>
    <w:rsid w:val="4D9E0138"/>
    <w:rsid w:val="4DCE5300"/>
    <w:rsid w:val="4E935D3D"/>
    <w:rsid w:val="4EC66A63"/>
    <w:rsid w:val="4EC9586B"/>
    <w:rsid w:val="4ED721D6"/>
    <w:rsid w:val="4F121454"/>
    <w:rsid w:val="4F162534"/>
    <w:rsid w:val="4F2D7FB9"/>
    <w:rsid w:val="4F583E64"/>
    <w:rsid w:val="4F6C5541"/>
    <w:rsid w:val="4F94514F"/>
    <w:rsid w:val="4FD27177"/>
    <w:rsid w:val="4FDF54E3"/>
    <w:rsid w:val="4FDF771B"/>
    <w:rsid w:val="50147434"/>
    <w:rsid w:val="50172D5C"/>
    <w:rsid w:val="50796CCB"/>
    <w:rsid w:val="50AE11DE"/>
    <w:rsid w:val="50D81E57"/>
    <w:rsid w:val="50FD1367"/>
    <w:rsid w:val="514042F9"/>
    <w:rsid w:val="51763A64"/>
    <w:rsid w:val="51934D7B"/>
    <w:rsid w:val="51D87851"/>
    <w:rsid w:val="520F32E4"/>
    <w:rsid w:val="523E2944"/>
    <w:rsid w:val="525C00D6"/>
    <w:rsid w:val="52615922"/>
    <w:rsid w:val="527E4DF4"/>
    <w:rsid w:val="52C85650"/>
    <w:rsid w:val="531F5C60"/>
    <w:rsid w:val="53220619"/>
    <w:rsid w:val="53273CA2"/>
    <w:rsid w:val="532D104B"/>
    <w:rsid w:val="5359550F"/>
    <w:rsid w:val="535E2358"/>
    <w:rsid w:val="53A064B8"/>
    <w:rsid w:val="542C1E87"/>
    <w:rsid w:val="547B700B"/>
    <w:rsid w:val="548810F3"/>
    <w:rsid w:val="54AA4CE5"/>
    <w:rsid w:val="54C931CE"/>
    <w:rsid w:val="556849B9"/>
    <w:rsid w:val="55CE0F18"/>
    <w:rsid w:val="55F31F67"/>
    <w:rsid w:val="561338A6"/>
    <w:rsid w:val="561A2DC1"/>
    <w:rsid w:val="565260D3"/>
    <w:rsid w:val="565C0187"/>
    <w:rsid w:val="56773C23"/>
    <w:rsid w:val="56AC78F2"/>
    <w:rsid w:val="56BF17F8"/>
    <w:rsid w:val="574D646C"/>
    <w:rsid w:val="57782BA1"/>
    <w:rsid w:val="57AB31D7"/>
    <w:rsid w:val="57B023D1"/>
    <w:rsid w:val="57BA29AE"/>
    <w:rsid w:val="58332BA5"/>
    <w:rsid w:val="58522BA9"/>
    <w:rsid w:val="58A610A5"/>
    <w:rsid w:val="58B05A0E"/>
    <w:rsid w:val="593B04B6"/>
    <w:rsid w:val="59641566"/>
    <w:rsid w:val="59813ABE"/>
    <w:rsid w:val="59B93059"/>
    <w:rsid w:val="5A3B422F"/>
    <w:rsid w:val="5A4D5DCE"/>
    <w:rsid w:val="5A887D68"/>
    <w:rsid w:val="5AA90801"/>
    <w:rsid w:val="5AD650DB"/>
    <w:rsid w:val="5B097EF0"/>
    <w:rsid w:val="5B121CC3"/>
    <w:rsid w:val="5B303E1A"/>
    <w:rsid w:val="5B400BC2"/>
    <w:rsid w:val="5B4E366E"/>
    <w:rsid w:val="5B8762EF"/>
    <w:rsid w:val="5B97565C"/>
    <w:rsid w:val="5BA339C3"/>
    <w:rsid w:val="5BA45AAE"/>
    <w:rsid w:val="5BC0255B"/>
    <w:rsid w:val="5BCA42BE"/>
    <w:rsid w:val="5BF94C61"/>
    <w:rsid w:val="5BF96912"/>
    <w:rsid w:val="5C066553"/>
    <w:rsid w:val="5C08229F"/>
    <w:rsid w:val="5C662CEB"/>
    <w:rsid w:val="5CD377F0"/>
    <w:rsid w:val="5CDE00A8"/>
    <w:rsid w:val="5CE42E78"/>
    <w:rsid w:val="5CF04827"/>
    <w:rsid w:val="5D141941"/>
    <w:rsid w:val="5D49751A"/>
    <w:rsid w:val="5D5C251E"/>
    <w:rsid w:val="5D8810AE"/>
    <w:rsid w:val="5D8C17AD"/>
    <w:rsid w:val="5DB951A8"/>
    <w:rsid w:val="5DC6581D"/>
    <w:rsid w:val="5DDC68E8"/>
    <w:rsid w:val="5E2469E2"/>
    <w:rsid w:val="5E746753"/>
    <w:rsid w:val="5E784C1B"/>
    <w:rsid w:val="5E9B0D87"/>
    <w:rsid w:val="5EA416A8"/>
    <w:rsid w:val="5EB361FD"/>
    <w:rsid w:val="5EB92E68"/>
    <w:rsid w:val="5F0C7056"/>
    <w:rsid w:val="5F285DA2"/>
    <w:rsid w:val="5FAF289B"/>
    <w:rsid w:val="5FBA2263"/>
    <w:rsid w:val="5FE63ED7"/>
    <w:rsid w:val="603E793D"/>
    <w:rsid w:val="605630AB"/>
    <w:rsid w:val="605A36A7"/>
    <w:rsid w:val="6084103F"/>
    <w:rsid w:val="60A277EE"/>
    <w:rsid w:val="60F75636"/>
    <w:rsid w:val="61443DF6"/>
    <w:rsid w:val="615F40C9"/>
    <w:rsid w:val="61665096"/>
    <w:rsid w:val="619F3661"/>
    <w:rsid w:val="61E163D3"/>
    <w:rsid w:val="6204269E"/>
    <w:rsid w:val="62316528"/>
    <w:rsid w:val="62365445"/>
    <w:rsid w:val="62674F47"/>
    <w:rsid w:val="62B31264"/>
    <w:rsid w:val="62FD0EC5"/>
    <w:rsid w:val="635A5D1D"/>
    <w:rsid w:val="635F0F16"/>
    <w:rsid w:val="6361417E"/>
    <w:rsid w:val="63B57D91"/>
    <w:rsid w:val="63CC5822"/>
    <w:rsid w:val="644E5BEB"/>
    <w:rsid w:val="645E5DAA"/>
    <w:rsid w:val="64921585"/>
    <w:rsid w:val="64A87C65"/>
    <w:rsid w:val="64C514E3"/>
    <w:rsid w:val="64E94D4D"/>
    <w:rsid w:val="652B7291"/>
    <w:rsid w:val="654F6612"/>
    <w:rsid w:val="65793D95"/>
    <w:rsid w:val="65F67B3D"/>
    <w:rsid w:val="65F67C7F"/>
    <w:rsid w:val="65FC171F"/>
    <w:rsid w:val="66342CBF"/>
    <w:rsid w:val="664847D1"/>
    <w:rsid w:val="669C06EB"/>
    <w:rsid w:val="66C501D5"/>
    <w:rsid w:val="66C80A79"/>
    <w:rsid w:val="66C942AB"/>
    <w:rsid w:val="66FA1B74"/>
    <w:rsid w:val="66FB0204"/>
    <w:rsid w:val="67492FA9"/>
    <w:rsid w:val="679D00D4"/>
    <w:rsid w:val="67F71CE6"/>
    <w:rsid w:val="67FE0B37"/>
    <w:rsid w:val="68214D19"/>
    <w:rsid w:val="682D6558"/>
    <w:rsid w:val="684F3371"/>
    <w:rsid w:val="68BA1007"/>
    <w:rsid w:val="68F40370"/>
    <w:rsid w:val="690F6BF2"/>
    <w:rsid w:val="691B6A5E"/>
    <w:rsid w:val="693B05B8"/>
    <w:rsid w:val="6941437E"/>
    <w:rsid w:val="69460647"/>
    <w:rsid w:val="699D3FC4"/>
    <w:rsid w:val="69B35F58"/>
    <w:rsid w:val="69CF0F67"/>
    <w:rsid w:val="69D5266D"/>
    <w:rsid w:val="69ED50AB"/>
    <w:rsid w:val="69F645AB"/>
    <w:rsid w:val="6A082D58"/>
    <w:rsid w:val="6A0B7E79"/>
    <w:rsid w:val="6A1A7721"/>
    <w:rsid w:val="6A223452"/>
    <w:rsid w:val="6A3830C7"/>
    <w:rsid w:val="6A390A60"/>
    <w:rsid w:val="6A743BF5"/>
    <w:rsid w:val="6A744D85"/>
    <w:rsid w:val="6A81401F"/>
    <w:rsid w:val="6A945504"/>
    <w:rsid w:val="6A9C3198"/>
    <w:rsid w:val="6AA26992"/>
    <w:rsid w:val="6AAD216C"/>
    <w:rsid w:val="6ABE0BFE"/>
    <w:rsid w:val="6AD93251"/>
    <w:rsid w:val="6B093637"/>
    <w:rsid w:val="6B2275A4"/>
    <w:rsid w:val="6B3876F5"/>
    <w:rsid w:val="6B4F6BD7"/>
    <w:rsid w:val="6B504C57"/>
    <w:rsid w:val="6B654437"/>
    <w:rsid w:val="6B6B10D2"/>
    <w:rsid w:val="6B8046E0"/>
    <w:rsid w:val="6B8579CF"/>
    <w:rsid w:val="6BF16AC7"/>
    <w:rsid w:val="6BFE6A78"/>
    <w:rsid w:val="6C075D24"/>
    <w:rsid w:val="6C0F1925"/>
    <w:rsid w:val="6C3E2E4C"/>
    <w:rsid w:val="6C506EFE"/>
    <w:rsid w:val="6C707C75"/>
    <w:rsid w:val="6CA67C24"/>
    <w:rsid w:val="6D170C17"/>
    <w:rsid w:val="6D341048"/>
    <w:rsid w:val="6D4D0ACC"/>
    <w:rsid w:val="6D6108F4"/>
    <w:rsid w:val="6D747716"/>
    <w:rsid w:val="6D8E3011"/>
    <w:rsid w:val="6DAB7F05"/>
    <w:rsid w:val="6DAE0B6C"/>
    <w:rsid w:val="6DE56DED"/>
    <w:rsid w:val="6DEC3435"/>
    <w:rsid w:val="6DEE6053"/>
    <w:rsid w:val="6E3B2E8E"/>
    <w:rsid w:val="6E4460E8"/>
    <w:rsid w:val="6E6433FA"/>
    <w:rsid w:val="6E6450F8"/>
    <w:rsid w:val="6E8D0180"/>
    <w:rsid w:val="6E944CB6"/>
    <w:rsid w:val="6EC65E72"/>
    <w:rsid w:val="6EC85771"/>
    <w:rsid w:val="6ECB2916"/>
    <w:rsid w:val="6F1D0F8A"/>
    <w:rsid w:val="6F4278A4"/>
    <w:rsid w:val="6F8F4429"/>
    <w:rsid w:val="6FC47071"/>
    <w:rsid w:val="6FC75B23"/>
    <w:rsid w:val="6FD81924"/>
    <w:rsid w:val="6FE02021"/>
    <w:rsid w:val="70020D0E"/>
    <w:rsid w:val="700952C9"/>
    <w:rsid w:val="7028659C"/>
    <w:rsid w:val="704637F1"/>
    <w:rsid w:val="705957A2"/>
    <w:rsid w:val="70861B5B"/>
    <w:rsid w:val="70C248A0"/>
    <w:rsid w:val="70E666E7"/>
    <w:rsid w:val="70F907EE"/>
    <w:rsid w:val="70FE46B9"/>
    <w:rsid w:val="71255C42"/>
    <w:rsid w:val="7138339D"/>
    <w:rsid w:val="716C7C8A"/>
    <w:rsid w:val="71BE43FD"/>
    <w:rsid w:val="71F26F8A"/>
    <w:rsid w:val="71FE4487"/>
    <w:rsid w:val="720714E7"/>
    <w:rsid w:val="72230F35"/>
    <w:rsid w:val="723B01E9"/>
    <w:rsid w:val="724300B8"/>
    <w:rsid w:val="72546621"/>
    <w:rsid w:val="727867EB"/>
    <w:rsid w:val="72870BC2"/>
    <w:rsid w:val="72963217"/>
    <w:rsid w:val="72BA1FCC"/>
    <w:rsid w:val="72BA5765"/>
    <w:rsid w:val="731D6B62"/>
    <w:rsid w:val="73304272"/>
    <w:rsid w:val="73EE3359"/>
    <w:rsid w:val="73F56785"/>
    <w:rsid w:val="742879B1"/>
    <w:rsid w:val="74364260"/>
    <w:rsid w:val="74423611"/>
    <w:rsid w:val="74C122E9"/>
    <w:rsid w:val="74D32C37"/>
    <w:rsid w:val="74F05C71"/>
    <w:rsid w:val="74F4208A"/>
    <w:rsid w:val="751B7D45"/>
    <w:rsid w:val="752357EE"/>
    <w:rsid w:val="757B26C1"/>
    <w:rsid w:val="757E4E44"/>
    <w:rsid w:val="758906B7"/>
    <w:rsid w:val="75E67072"/>
    <w:rsid w:val="76132584"/>
    <w:rsid w:val="764333BA"/>
    <w:rsid w:val="765A2D48"/>
    <w:rsid w:val="76690F54"/>
    <w:rsid w:val="76A35D59"/>
    <w:rsid w:val="771624B0"/>
    <w:rsid w:val="772E064D"/>
    <w:rsid w:val="774C24F9"/>
    <w:rsid w:val="77C0500B"/>
    <w:rsid w:val="77C56722"/>
    <w:rsid w:val="77F732BE"/>
    <w:rsid w:val="77FB56FB"/>
    <w:rsid w:val="78385B87"/>
    <w:rsid w:val="783E4190"/>
    <w:rsid w:val="78453C86"/>
    <w:rsid w:val="7868219E"/>
    <w:rsid w:val="78751106"/>
    <w:rsid w:val="788240CD"/>
    <w:rsid w:val="78CF0341"/>
    <w:rsid w:val="78D32D7C"/>
    <w:rsid w:val="78DF2244"/>
    <w:rsid w:val="78E57AF5"/>
    <w:rsid w:val="78EC0326"/>
    <w:rsid w:val="79582954"/>
    <w:rsid w:val="79641B27"/>
    <w:rsid w:val="79694AAE"/>
    <w:rsid w:val="79C60581"/>
    <w:rsid w:val="7A4378C1"/>
    <w:rsid w:val="7A527748"/>
    <w:rsid w:val="7A9C23B7"/>
    <w:rsid w:val="7B0B352A"/>
    <w:rsid w:val="7B19245B"/>
    <w:rsid w:val="7B1A3109"/>
    <w:rsid w:val="7B2F2B70"/>
    <w:rsid w:val="7B300F6E"/>
    <w:rsid w:val="7B4269C1"/>
    <w:rsid w:val="7B476DC0"/>
    <w:rsid w:val="7B94024D"/>
    <w:rsid w:val="7B9D0341"/>
    <w:rsid w:val="7BF05854"/>
    <w:rsid w:val="7C151258"/>
    <w:rsid w:val="7C375EE5"/>
    <w:rsid w:val="7C416EBC"/>
    <w:rsid w:val="7C6B73CE"/>
    <w:rsid w:val="7C9F0AA4"/>
    <w:rsid w:val="7CC24DA0"/>
    <w:rsid w:val="7D7C40FE"/>
    <w:rsid w:val="7D9A2218"/>
    <w:rsid w:val="7DAF1DFC"/>
    <w:rsid w:val="7E132BC8"/>
    <w:rsid w:val="7E1C2E49"/>
    <w:rsid w:val="7E216297"/>
    <w:rsid w:val="7E3B3218"/>
    <w:rsid w:val="7E3E5A93"/>
    <w:rsid w:val="7E403CCD"/>
    <w:rsid w:val="7E455D8F"/>
    <w:rsid w:val="7E6A57BA"/>
    <w:rsid w:val="7E731EFD"/>
    <w:rsid w:val="7EC32FF5"/>
    <w:rsid w:val="7ECD2E15"/>
    <w:rsid w:val="7ECE6E0B"/>
    <w:rsid w:val="7ED1224C"/>
    <w:rsid w:val="7F1165B8"/>
    <w:rsid w:val="7F4D6D12"/>
    <w:rsid w:val="7FB653B5"/>
    <w:rsid w:val="7FC06ACD"/>
    <w:rsid w:val="7FD67A64"/>
    <w:rsid w:val="7FDC0C1D"/>
    <w:rsid w:val="7FE224E3"/>
    <w:rsid w:val="7FE674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240" w:lineRule="auto"/>
      <w:jc w:val="center"/>
      <w:outlineLvl w:val="0"/>
    </w:pPr>
    <w:rPr>
      <w:rFonts w:ascii="Arial" w:hAnsi="Arial" w:eastAsia="楷体"/>
      <w:b/>
      <w:kern w:val="44"/>
      <w:sz w:val="44"/>
    </w:rPr>
  </w:style>
  <w:style w:type="paragraph" w:styleId="3">
    <w:name w:val="heading 2"/>
    <w:basedOn w:val="1"/>
    <w:next w:val="1"/>
    <w:unhideWhenUsed/>
    <w:qFormat/>
    <w:uiPriority w:val="0"/>
    <w:pPr>
      <w:keepNext/>
      <w:keepLines/>
      <w:spacing w:beforeLines="0" w:beforeAutospacing="0" w:afterLines="0" w:afterAutospacing="0" w:line="240" w:lineRule="auto"/>
      <w:outlineLvl w:val="1"/>
    </w:pPr>
    <w:rPr>
      <w:rFonts w:ascii="Arial" w:hAnsi="Arial" w:eastAsia="宋体"/>
      <w:b/>
      <w:sz w:val="28"/>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b/>
      <w:sz w:val="24"/>
    </w:rPr>
  </w:style>
  <w:style w:type="character" w:default="1" w:styleId="7">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8">
    <w:name w:val="Hyperlink"/>
    <w:basedOn w:val="7"/>
    <w:qFormat/>
    <w:uiPriority w:val="0"/>
    <w:rPr>
      <w:rFonts w:ascii="Times New Roman" w:hAnsi="Times New Roman" w:eastAsia="宋体" w:cs="Times New Roman"/>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microsoft.com/office/2011/relationships/people" Target="people.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57</TotalTime>
  <ScaleCrop>false</ScaleCrop>
  <LinksUpToDate>false</LinksUpToDate>
  <CharactersWithSpaces>0</CharactersWithSpaces>
  <Application>WPS Office_11.8.2.8411_F1E327BC-269C-435d-A152-05C5408002CA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2021-09-12T03:20:00Z</dcterms:created>
  <dc:creator>18372</dc:creator>
  <cp:lastModifiedBy>18372</cp:lastModifiedBy>
  <dcterms:modified xsi:type="dcterms:W3CDTF">2021-11-15T09:52:40Z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2052-11.8.2.8411</vt:lpwstr>
  </property>
</Properties>
</file>