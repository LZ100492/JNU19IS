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计算机网络实验</w:t>
      </w:r>
      <w:r>
        <w:rPr>
          <w:rFonts w:hint="eastAsia"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>
      <w:pPr>
        <w:spacing w:line="420" w:lineRule="exact"/>
        <w:rPr>
          <w:rFonts w:hint="eastAsia" w:ascii="宋体" w:hAnsi="宋体"/>
          <w:sz w:val="22"/>
          <w:szCs w:val="32"/>
          <w:u w:val="single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交换机基本配置和网络层协议分析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hint="eastAsia" w:ascii="宋体" w:hAnsi="宋体"/>
          <w:sz w:val="22"/>
          <w:szCs w:val="32"/>
          <w:u w:val="single"/>
        </w:rPr>
        <w:t xml:space="preserve">       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潘冰</w:t>
      </w:r>
      <w:r>
        <w:rPr>
          <w:rFonts w:eastAsia="楷体_GB2312"/>
          <w:sz w:val="28"/>
          <w:szCs w:val="28"/>
          <w:u w:val="single"/>
        </w:rPr>
        <w:t xml:space="preserve">       </w:t>
      </w:r>
    </w:p>
    <w:p>
      <w:pPr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          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验证型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>
      <w:pPr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计算机网络实验室</w:t>
      </w:r>
      <w:r>
        <w:rPr>
          <w:rFonts w:eastAsia="楷体_GB2312"/>
          <w:sz w:val="28"/>
          <w:szCs w:val="28"/>
          <w:u w:val="single"/>
        </w:rPr>
        <w:t xml:space="preserve"> </w:t>
      </w:r>
    </w:p>
    <w:p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许铭燊</w:t>
      </w:r>
      <w:r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2019051106</w:t>
      </w:r>
      <w:r>
        <w:rPr>
          <w:rFonts w:eastAsia="楷体_GB2312"/>
          <w:sz w:val="28"/>
          <w:szCs w:val="28"/>
          <w:u w:val="single"/>
        </w:rPr>
        <w:t xml:space="preserve">                        </w:t>
      </w:r>
    </w:p>
    <w:p>
      <w:pPr>
        <w:numPr>
          <w:ins w:id="0" w:author="赵 阔" w:date="2006-06-11T14:06:00Z"/>
        </w:num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</w:rPr>
        <w:t>智能科学</w:t>
      </w:r>
      <w:r>
        <w:rPr>
          <w:rFonts w:eastAsia="楷体_GB2312"/>
          <w:sz w:val="28"/>
          <w:szCs w:val="28"/>
          <w:u w:val="single"/>
        </w:rPr>
        <w:t xml:space="preserve">与工程    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     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 信息安全                  </w:t>
      </w:r>
    </w:p>
    <w:p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2021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10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12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午～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10</w:t>
      </w:r>
      <w:r>
        <w:rPr>
          <w:rFonts w:hint="eastAsia"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12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午 </w:t>
      </w:r>
    </w:p>
    <w:p/>
    <w:p/>
    <w:p>
      <w:pPr>
        <w:rPr>
          <w:rFonts w:hint="eastAsia"/>
          <w:b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实验目的】</w:t>
      </w:r>
    </w:p>
    <w:p>
      <w:pPr>
        <w:numPr>
          <w:ilvl w:val="0"/>
          <w:numId w:val="1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理解链路层、网络层主要协议格式，以及协议的工作原理</w:t>
      </w:r>
    </w:p>
    <w:p>
      <w:pPr>
        <w:numPr>
          <w:ilvl w:val="0"/>
          <w:numId w:val="1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理解网关和子网掩码概念</w:t>
      </w:r>
    </w:p>
    <w:p>
      <w:pPr>
        <w:numPr>
          <w:ilvl w:val="0"/>
          <w:numId w:val="1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学会利用网络嗅探器（如</w:t>
      </w:r>
      <w:r>
        <w:rPr>
          <w:b/>
          <w:bCs/>
          <w:sz w:val="21"/>
          <w:szCs w:val="21"/>
        </w:rPr>
        <w:t>Wireshark</w:t>
      </w:r>
      <w:r>
        <w:rPr>
          <w:rFonts w:hint="eastAsia"/>
          <w:sz w:val="21"/>
          <w:szCs w:val="21"/>
        </w:rPr>
        <w:t>）分析协议格式和协议的工作过程</w:t>
      </w:r>
    </w:p>
    <w:p>
      <w:pPr>
        <w:numPr>
          <w:ilvl w:val="0"/>
          <w:numId w:val="1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学会使用ping、tracert、arp等命令</w:t>
      </w:r>
      <w:r>
        <w:rPr>
          <w:rFonts w:hint="eastAsia"/>
          <w:sz w:val="21"/>
          <w:szCs w:val="21"/>
          <w:lang w:eastAsia="zh-CN"/>
        </w:rPr>
        <w:t>并使用嗅探器分析其工作过程</w:t>
      </w:r>
      <w:r>
        <w:rPr>
          <w:rFonts w:hint="eastAsia"/>
          <w:sz w:val="21"/>
          <w:szCs w:val="21"/>
        </w:rPr>
        <w:t>。</w:t>
      </w:r>
    </w:p>
    <w:p>
      <w:pPr>
        <w:rPr>
          <w:rFonts w:hint="eastAsia"/>
          <w:sz w:val="21"/>
          <w:szCs w:val="21"/>
        </w:rPr>
      </w:pPr>
    </w:p>
    <w:p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/>
          <w:bCs/>
          <w:sz w:val="21"/>
          <w:szCs w:val="21"/>
        </w:rPr>
        <w:t>【实验内容】</w:t>
      </w:r>
    </w:p>
    <w:p>
      <w:pPr>
        <w:numPr>
          <w:ilvl w:val="0"/>
          <w:numId w:val="2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用嗅探器捕获数据包。</w:t>
      </w:r>
    </w:p>
    <w:p>
      <w:pPr>
        <w:numPr>
          <w:ilvl w:val="0"/>
          <w:numId w:val="2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分析以太网帧、ARP协议、IP协议、ICMP协议格式</w:t>
      </w:r>
    </w:p>
    <w:p>
      <w:pPr>
        <w:numPr>
          <w:ilvl w:val="0"/>
          <w:numId w:val="2"/>
        </w:numPr>
        <w:rPr>
          <w:rFonts w:hint="eastAsia"/>
          <w:b/>
          <w:bCs/>
          <w:sz w:val="21"/>
          <w:szCs w:val="21"/>
        </w:rPr>
      </w:pPr>
      <w:r>
        <w:rPr>
          <w:rFonts w:hint="eastAsia"/>
          <w:sz w:val="21"/>
          <w:szCs w:val="21"/>
        </w:rPr>
        <w:t>分析PING</w:t>
      </w:r>
      <w:r>
        <w:rPr>
          <w:rFonts w:hint="eastAsia"/>
          <w:sz w:val="21"/>
          <w:szCs w:val="21"/>
          <w:lang w:eastAsia="zh-CN"/>
        </w:rPr>
        <w:t>、</w:t>
      </w:r>
      <w:r>
        <w:rPr>
          <w:rFonts w:hint="eastAsia"/>
          <w:sz w:val="21"/>
          <w:szCs w:val="21"/>
        </w:rPr>
        <w:t>TRACERT</w:t>
      </w:r>
      <w:r>
        <w:rPr>
          <w:rFonts w:hint="eastAsia"/>
          <w:sz w:val="21"/>
          <w:szCs w:val="21"/>
          <w:lang w:eastAsia="zh-CN"/>
        </w:rPr>
        <w:t>、</w:t>
      </w:r>
      <w:r>
        <w:rPr>
          <w:rFonts w:hint="eastAsia"/>
          <w:sz w:val="21"/>
          <w:szCs w:val="21"/>
          <w:lang w:val="en-US" w:eastAsia="zh-CN"/>
        </w:rPr>
        <w:t>ARP</w:t>
      </w:r>
      <w:r>
        <w:rPr>
          <w:rFonts w:hint="eastAsia"/>
          <w:sz w:val="21"/>
          <w:szCs w:val="21"/>
        </w:rPr>
        <w:t>命令的工作过程</w:t>
      </w:r>
    </w:p>
    <w:p>
      <w:pPr>
        <w:numPr>
          <w:ilvl w:val="0"/>
          <w:numId w:val="2"/>
        </w:numPr>
        <w:rPr>
          <w:rFonts w:hint="eastAsia"/>
          <w:b/>
          <w:bCs/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通过修改主机的网关为指定默认网关、本机</w:t>
      </w:r>
      <w:r>
        <w:rPr>
          <w:rFonts w:hint="eastAsia"/>
          <w:sz w:val="21"/>
          <w:szCs w:val="21"/>
          <w:lang w:val="en-US" w:eastAsia="zh-CN"/>
        </w:rPr>
        <w:t>IP地址或不设置网关，观察ping的结果，用嗅探器捕获数据包并分析。</w:t>
      </w:r>
    </w:p>
    <w:p>
      <w:pPr>
        <w:rPr>
          <w:rFonts w:hint="eastAsia" w:ascii="宋体" w:hAnsi="宋体" w:cs="宋体"/>
          <w:b/>
          <w:kern w:val="0"/>
          <w:sz w:val="21"/>
          <w:szCs w:val="21"/>
        </w:rPr>
      </w:pPr>
      <w:r>
        <w:rPr>
          <w:rFonts w:hint="eastAsia" w:ascii="宋体" w:hAnsi="宋体" w:cs="宋体"/>
          <w:b/>
          <w:kern w:val="0"/>
          <w:sz w:val="21"/>
          <w:szCs w:val="21"/>
        </w:rPr>
        <w:t>【实验步骤】</w:t>
      </w:r>
    </w:p>
    <w:p>
      <w:pPr>
        <w:numPr>
          <w:ilvl w:val="0"/>
          <w:numId w:val="3"/>
        </w:numPr>
        <w:rPr>
          <w:rFonts w:hint="eastAsia"/>
          <w:bCs/>
          <w:sz w:val="21"/>
          <w:szCs w:val="21"/>
        </w:rPr>
      </w:pPr>
      <w:r>
        <w:rPr>
          <w:rFonts w:hint="eastAsia" w:ascii="宋体" w:hAnsi="宋体" w:cs="宋体"/>
          <w:kern w:val="0"/>
          <w:sz w:val="21"/>
          <w:szCs w:val="21"/>
        </w:rPr>
        <w:t>安装</w:t>
      </w:r>
      <w:r>
        <w:rPr>
          <w:bCs/>
          <w:sz w:val="21"/>
          <w:szCs w:val="21"/>
        </w:rPr>
        <w:t>Wireshark</w:t>
      </w:r>
    </w:p>
    <w:p>
      <w:pPr>
        <w:numPr>
          <w:ilvl w:val="0"/>
          <w:numId w:val="3"/>
        </w:numPr>
        <w:rPr>
          <w:rFonts w:hint="eastAsia" w:ascii="宋体" w:hAnsi="宋体" w:cs="宋体"/>
          <w:kern w:val="0"/>
          <w:sz w:val="21"/>
          <w:szCs w:val="21"/>
        </w:rPr>
      </w:pPr>
      <w:r>
        <w:rPr>
          <w:rFonts w:hint="eastAsia"/>
          <w:sz w:val="21"/>
          <w:szCs w:val="21"/>
        </w:rPr>
        <w:t>以太</w:t>
      </w:r>
      <w:r>
        <w:rPr>
          <w:rFonts w:hint="eastAsia"/>
          <w:sz w:val="21"/>
          <w:szCs w:val="21"/>
          <w:lang w:eastAsia="zh-CN"/>
        </w:rPr>
        <w:t>网</w:t>
      </w:r>
      <w:r>
        <w:rPr>
          <w:rFonts w:hint="eastAsia"/>
          <w:sz w:val="21"/>
          <w:szCs w:val="21"/>
        </w:rPr>
        <w:t>协议分析</w:t>
      </w:r>
    </w:p>
    <w:p>
      <w:pPr>
        <w:ind w:firstLine="360"/>
        <w:rPr>
          <w:rFonts w:hint="eastAsia" w:eastAsia="宋体"/>
          <w:sz w:val="21"/>
          <w:szCs w:val="21"/>
          <w:lang w:eastAsia="zh-CN"/>
        </w:rPr>
      </w:pPr>
      <w:r>
        <w:rPr>
          <w:rFonts w:hint="eastAsia"/>
          <w:sz w:val="21"/>
          <w:szCs w:val="21"/>
        </w:rPr>
        <w:t>从主机A上向主机B发PING检测报文，捕获以太数据帧，记录并分析</w:t>
      </w:r>
      <w:r>
        <w:rPr>
          <w:rFonts w:hint="eastAsia"/>
          <w:sz w:val="21"/>
          <w:szCs w:val="21"/>
          <w:lang w:val="en-US" w:eastAsia="zh-CN"/>
        </w:rPr>
        <w:t>MAC帧</w:t>
      </w:r>
      <w:r>
        <w:rPr>
          <w:rFonts w:hint="eastAsia"/>
          <w:sz w:val="21"/>
          <w:szCs w:val="21"/>
        </w:rPr>
        <w:t>各字段的含义。</w:t>
      </w:r>
      <w:r>
        <w:rPr>
          <w:rFonts w:hint="eastAsia" w:eastAsia="宋体"/>
          <w:sz w:val="21"/>
          <w:szCs w:val="21"/>
          <w:lang w:eastAsia="zh-CN"/>
        </w:rPr>
        <w:drawing>
          <wp:inline distT="0" distB="0" distL="114300" distR="114300">
            <wp:extent cx="5271135" cy="3446145"/>
            <wp:effectExtent l="0" t="0" r="1905" b="1333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 w:ascii="宋体" w:hAnsi="宋体" w:cs="宋体"/>
          <w:kern w:val="0"/>
          <w:sz w:val="21"/>
          <w:szCs w:val="21"/>
        </w:rPr>
      </w:pPr>
      <w:r>
        <w:rPr>
          <w:rFonts w:hint="eastAsia"/>
          <w:sz w:val="21"/>
          <w:szCs w:val="21"/>
        </w:rPr>
        <w:t>ARP协议分析</w:t>
      </w:r>
    </w:p>
    <w:p>
      <w:pPr>
        <w:numPr>
          <w:ilvl w:val="0"/>
          <w:numId w:val="4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进入DOS窗口，用arp </w:t>
      </w:r>
      <w:r>
        <w:rPr>
          <w:sz w:val="21"/>
          <w:szCs w:val="21"/>
        </w:rPr>
        <w:t>–</w:t>
      </w:r>
      <w:r>
        <w:rPr>
          <w:rFonts w:hint="eastAsia"/>
          <w:sz w:val="21"/>
          <w:szCs w:val="21"/>
        </w:rPr>
        <w:t xml:space="preserve"> a 查看本机上的ARP表的情况，然后用 arp </w:t>
      </w:r>
      <w:r>
        <w:rPr>
          <w:sz w:val="21"/>
          <w:szCs w:val="21"/>
        </w:rPr>
        <w:t>–</w:t>
      </w:r>
      <w:r>
        <w:rPr>
          <w:rFonts w:hint="eastAsia"/>
          <w:sz w:val="21"/>
          <w:szCs w:val="21"/>
        </w:rPr>
        <w:t>d  B 删除B的记录（如果有的话）；</w:t>
      </w:r>
    </w:p>
    <w:p>
      <w:pPr>
        <w:numPr>
          <w:ilvl w:val="0"/>
          <w:numId w:val="4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运行</w:t>
      </w:r>
      <w:r>
        <w:rPr>
          <w:bCs/>
          <w:sz w:val="21"/>
          <w:szCs w:val="21"/>
        </w:rPr>
        <w:t>Wireshark</w:t>
      </w:r>
      <w:r>
        <w:rPr>
          <w:rFonts w:hint="eastAsia"/>
          <w:sz w:val="21"/>
          <w:szCs w:val="21"/>
        </w:rPr>
        <w:t>程序；</w:t>
      </w:r>
    </w:p>
    <w:p>
      <w:pPr>
        <w:numPr>
          <w:ilvl w:val="0"/>
          <w:numId w:val="4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把网线断开1分钟，然后再联网，观察此时是否能捕获ARP报文，如果能，记录并分析各字段的含义；</w:t>
      </w:r>
      <w:r>
        <w:rPr>
          <w:rFonts w:hint="eastAsia"/>
          <w:sz w:val="21"/>
          <w:szCs w:val="21"/>
        </w:rPr>
        <w:drawing>
          <wp:inline distT="0" distB="0" distL="114300" distR="114300">
            <wp:extent cx="5272405" cy="2764155"/>
            <wp:effectExtent l="0" t="0" r="635" b="9525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从主机A上向主机B发PING检测报文，观察此时是否能捕获ARP报文，如果能，记录并分析各字段的含义；</w:t>
      </w:r>
      <w:r>
        <w:rPr>
          <w:rFonts w:hint="eastAsia"/>
          <w:sz w:val="21"/>
          <w:szCs w:val="21"/>
        </w:rPr>
        <w:drawing>
          <wp:inline distT="0" distB="0" distL="114300" distR="114300">
            <wp:extent cx="5266690" cy="3071495"/>
            <wp:effectExtent l="0" t="0" r="6350" b="698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通过arp - a 查看ARP表的更新情况，记录此时能否看到B对应的MAC地址；</w:t>
      </w:r>
    </w:p>
    <w:p>
      <w:pPr>
        <w:numPr>
          <w:ilvl w:val="0"/>
          <w:numId w:val="4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再次从主机A上向主机B发PING检测报文，或者再次从主机B上向主机A发PING检测报文，观察看此时是否能捕获ARP报文；</w:t>
      </w:r>
    </w:p>
    <w:p>
      <w:pPr>
        <w:numPr>
          <w:ilvl w:val="0"/>
          <w:numId w:val="4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5267325" cy="2687320"/>
            <wp:effectExtent l="0" t="0" r="5715" b="10160"/>
            <wp:docPr id="4" name="图片 4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捕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主机A上和主机B停止进行任何数据通信，5分钟后再次从A向B发PING检测报文，或者从主机B上向主机A发PING检测报文，观察看此时是否能捕获ARP报文。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4、IP协议分析</w:t>
      </w:r>
    </w:p>
    <w:p>
      <w:pPr>
        <w:numPr>
          <w:ilvl w:val="0"/>
          <w:numId w:val="5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从主机A上向主机B发PING检测报文，捕获IP数据包，记录并分析各字段的含义，并与IP数据包格式进行比较;</w:t>
      </w:r>
    </w:p>
    <w:p>
      <w:pPr>
        <w:numPr>
          <w:ilvl w:val="0"/>
          <w:numId w:val="5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 xml:space="preserve"> 使用ping命令，制定数据包长度，如ping -l 2000，使用嗅探器观察IP分片情况，并分析</w:t>
      </w:r>
      <w:r>
        <w:rPr>
          <w:rFonts w:hint="eastAsia"/>
          <w:b/>
          <w:bCs/>
          <w:sz w:val="21"/>
          <w:szCs w:val="21"/>
          <w:lang w:val="en-US" w:eastAsia="zh-CN"/>
        </w:rPr>
        <w:t>分片和重组</w:t>
      </w:r>
      <w:r>
        <w:rPr>
          <w:rFonts w:hint="eastAsia"/>
          <w:sz w:val="21"/>
          <w:szCs w:val="21"/>
          <w:lang w:val="en-US" w:eastAsia="zh-CN"/>
        </w:rPr>
        <w:t>过程。</w:t>
      </w:r>
    </w:p>
    <w:p>
      <w:pPr>
        <w:numPr>
          <w:ilvl w:val="0"/>
          <w:numId w:val="6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ICMP协议分析</w:t>
      </w:r>
    </w:p>
    <w:p>
      <w:pPr>
        <w:numPr>
          <w:ilvl w:val="0"/>
          <w:numId w:val="0"/>
        </w:numPr>
        <w:ind w:firstLine="420" w:firstLineChars="0"/>
        <w:rPr>
          <w:rFonts w:hint="eastAsia" w:eastAsia="宋体"/>
          <w:sz w:val="21"/>
          <w:szCs w:val="21"/>
          <w:lang w:val="en-US" w:eastAsia="zh-CN"/>
        </w:rPr>
      </w:pPr>
      <w:r>
        <w:rPr>
          <w:rFonts w:hint="eastAsia"/>
          <w:color w:val="0000FF"/>
          <w:sz w:val="21"/>
          <w:szCs w:val="21"/>
          <w:lang w:val="en-US" w:eastAsia="zh-CN"/>
        </w:rPr>
        <w:t>通过ping和tracet命令，了解ICMP协议的使用</w:t>
      </w:r>
      <w:r>
        <w:rPr>
          <w:rFonts w:hint="eastAsia"/>
          <w:sz w:val="21"/>
          <w:szCs w:val="21"/>
          <w:lang w:val="en-US" w:eastAsia="zh-CN"/>
        </w:rPr>
        <w:t>。</w:t>
      </w:r>
    </w:p>
    <w:p>
      <w:pPr>
        <w:numPr>
          <w:ilvl w:val="0"/>
          <w:numId w:val="5"/>
        </w:numPr>
        <w:rPr>
          <w:rFonts w:hint="eastAsia"/>
          <w:color w:val="0000FF"/>
          <w:sz w:val="21"/>
          <w:szCs w:val="21"/>
        </w:rPr>
      </w:pPr>
      <w:r>
        <w:rPr>
          <w:rFonts w:hint="eastAsia"/>
          <w:sz w:val="21"/>
          <w:szCs w:val="21"/>
        </w:rPr>
        <w:t>从主机A上向主机B发PING检测报文，捕获ICMP请求数据包和应答数据包，记录并分析各字段的含义，并与ICMP数据包格式进行比较；</w:t>
      </w:r>
      <w:r>
        <w:rPr>
          <w:rFonts w:hint="eastAsia"/>
          <w:color w:val="0000FF"/>
          <w:sz w:val="21"/>
          <w:szCs w:val="21"/>
          <w:lang w:eastAsia="zh-CN"/>
        </w:rPr>
        <w:t>如果返回的差错信息，请分析是由于什么差错引起的。</w:t>
      </w:r>
    </w:p>
    <w:p>
      <w:pPr>
        <w:numPr>
          <w:ilvl w:val="0"/>
          <w:numId w:val="5"/>
        </w:numPr>
        <w:rPr>
          <w:rFonts w:hint="eastAsia"/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  <w:lang w:eastAsia="zh-CN"/>
        </w:rPr>
        <w:t>使用</w:t>
      </w:r>
      <w:r>
        <w:rPr>
          <w:rFonts w:hint="eastAsia"/>
          <w:color w:val="0000FF"/>
          <w:sz w:val="21"/>
          <w:szCs w:val="21"/>
          <w:lang w:val="en-US" w:eastAsia="zh-CN"/>
        </w:rPr>
        <w:t>tracert命令，跟踪某台主机，使用wireshark捕获数据包，分析不同类型ICMP响应数据包格式（如type=8,type=0,type=11）。分析tracert工作原理。</w:t>
      </w:r>
    </w:p>
    <w:p>
      <w:pPr>
        <w:ind w:firstLine="420" w:firstLineChars="0"/>
        <w:rPr>
          <w:rFonts w:hint="eastAsia" w:ascii="宋体" w:hAnsi="宋体" w:cs="宋体"/>
          <w:kern w:val="0"/>
          <w:sz w:val="21"/>
          <w:szCs w:val="21"/>
          <w:lang w:eastAsia="zh-CN"/>
        </w:rPr>
      </w:pPr>
    </w:p>
    <w:p>
      <w:pPr>
        <w:rPr>
          <w:rFonts w:hint="eastAsia" w:ascii="宋体" w:hAnsi="宋体" w:cs="宋体"/>
          <w:b/>
          <w:kern w:val="0"/>
          <w:sz w:val="21"/>
          <w:szCs w:val="21"/>
        </w:rPr>
      </w:pPr>
      <w:r>
        <w:rPr>
          <w:rFonts w:hint="eastAsia" w:ascii="宋体" w:hAnsi="宋体" w:cs="宋体"/>
          <w:b/>
          <w:kern w:val="0"/>
          <w:sz w:val="21"/>
          <w:szCs w:val="21"/>
        </w:rPr>
        <w:t>【思考题】</w:t>
      </w:r>
      <w:r>
        <w:rPr>
          <w:rFonts w:hint="eastAsia" w:ascii="宋体" w:hAnsi="宋体" w:cs="宋体"/>
          <w:b/>
          <w:kern w:val="0"/>
          <w:sz w:val="21"/>
          <w:szCs w:val="21"/>
          <w:lang w:eastAsia="zh-CN"/>
        </w:rPr>
        <w:t>（</w:t>
      </w:r>
      <w:r>
        <w:rPr>
          <w:rFonts w:hint="eastAsia" w:ascii="宋体" w:hAnsi="宋体" w:cs="宋体"/>
          <w:b/>
          <w:color w:val="0000FF"/>
          <w:kern w:val="0"/>
          <w:sz w:val="21"/>
          <w:szCs w:val="21"/>
          <w:lang w:eastAsia="zh-CN"/>
        </w:rPr>
        <w:t>分析原因并通过实验验证</w:t>
      </w:r>
      <w:r>
        <w:rPr>
          <w:rFonts w:hint="eastAsia" w:ascii="宋体" w:hAnsi="宋体" w:cs="宋体"/>
          <w:b/>
          <w:kern w:val="0"/>
          <w:sz w:val="21"/>
          <w:szCs w:val="21"/>
          <w:lang w:eastAsia="zh-CN"/>
        </w:rPr>
        <w:t>）</w:t>
      </w:r>
    </w:p>
    <w:p>
      <w:pPr>
        <w:numPr>
          <w:ilvl w:val="0"/>
          <w:numId w:val="7"/>
        </w:numPr>
        <w:ind w:firstLine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在ARP包分析实验过程中，为什么A有时能捕获ARP报文，有时却不能捕获ARP报文？</w:t>
      </w:r>
    </w:p>
    <w:p>
      <w:pPr>
        <w:numPr>
          <w:ilvl w:val="0"/>
          <w:numId w:val="0"/>
        </w:numPr>
        <w:rPr>
          <w:rFonts w:hint="eastAsia" w:eastAsia="微软雅黑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答：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</w:rPr>
        <w:t>请求报文是广播，目的mac地址是FF-FF-FF-FF-FF-FF。应答报文是单播，目的mac地址是本机的MAC地址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eastAsia="zh-CN"/>
        </w:rPr>
        <w:t>。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为什么运行ping 127.0.0.1时，不能捕获到ICMP报文？如果运行ping  本机IP地址能收到报文吗？ 为什么？</w:t>
      </w:r>
    </w:p>
    <w:p>
      <w:pPr>
        <w:numPr>
          <w:ilvl w:val="0"/>
          <w:numId w:val="0"/>
        </w:numPr>
        <w:ind w:left="420" w:leftChars="0"/>
        <w:rPr>
          <w:rFonts w:hint="default" w:eastAsia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答：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</w:rPr>
        <w:t>127.0.0.1直接定向本机,无ICMP，收IP地址经过路由，有ICMP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但ping本机可以。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在ping 的过程中，返回信息“Request timed out” 和“</w:t>
      </w:r>
      <w:r>
        <w:rPr>
          <w:rFonts w:hint="eastAsia"/>
          <w:bCs/>
          <w:sz w:val="21"/>
          <w:szCs w:val="21"/>
        </w:rPr>
        <w:t>Destination Host Unreachable</w:t>
      </w:r>
      <w:r>
        <w:rPr>
          <w:rFonts w:hint="eastAsia"/>
          <w:sz w:val="21"/>
          <w:szCs w:val="21"/>
        </w:rPr>
        <w:t>”分别是由哪些情况引起的？</w:t>
      </w:r>
    </w:p>
    <w:p>
      <w:pPr>
        <w:numPr>
          <w:ilvl w:val="0"/>
          <w:numId w:val="0"/>
        </w:numPr>
        <w:ind w:left="420" w:leftChars="0"/>
        <w:rPr>
          <w:rFonts w:hint="default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答：前者是IP不正确，后者为局域网中DHCP分配IP，而DHCP失效</w:t>
      </w:r>
    </w:p>
    <w:p>
      <w:pPr>
        <w:ind w:firstLine="417" w:firstLineChars="199"/>
        <w:rPr>
          <w:rFonts w:hint="eastAsia"/>
          <w:bCs/>
          <w:sz w:val="21"/>
          <w:szCs w:val="21"/>
          <w:lang w:val="en-US" w:eastAsia="zh-CN"/>
        </w:rPr>
      </w:pPr>
      <w:r>
        <w:rPr>
          <w:rFonts w:hint="eastAsia"/>
          <w:bCs/>
          <w:sz w:val="21"/>
          <w:szCs w:val="21"/>
          <w:lang w:val="en-US" w:eastAsia="zh-CN"/>
        </w:rPr>
        <w:t>4、请通过实验</w:t>
      </w:r>
      <w:r>
        <w:rPr>
          <w:rFonts w:hint="eastAsia"/>
          <w:b/>
          <w:bCs w:val="0"/>
          <w:sz w:val="21"/>
          <w:szCs w:val="21"/>
          <w:lang w:val="en-US" w:eastAsia="zh-CN"/>
        </w:rPr>
        <w:t>验证</w:t>
      </w:r>
      <w:r>
        <w:rPr>
          <w:rFonts w:hint="eastAsia"/>
          <w:bCs/>
          <w:sz w:val="21"/>
          <w:szCs w:val="21"/>
          <w:lang w:val="en-US" w:eastAsia="zh-CN"/>
        </w:rPr>
        <w:t>：</w:t>
      </w:r>
    </w:p>
    <w:p>
      <w:pPr>
        <w:ind w:firstLine="417" w:firstLineChars="199"/>
        <w:rPr>
          <w:rFonts w:hint="eastAsia"/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主机如果不设置“网关”，同一网段内的主机可以相互通信。用ping命令测试，用嗅探器</w:t>
      </w:r>
      <w:r>
        <w:rPr>
          <w:rFonts w:hint="eastAsia"/>
          <w:bCs/>
          <w:sz w:val="21"/>
          <w:szCs w:val="21"/>
          <w:lang w:eastAsia="zh-CN"/>
        </w:rPr>
        <w:t>测试</w:t>
      </w:r>
      <w:r>
        <w:rPr>
          <w:rFonts w:hint="eastAsia"/>
          <w:bCs/>
          <w:sz w:val="21"/>
          <w:szCs w:val="21"/>
        </w:rPr>
        <w:t>可以捕获8个ICMP数据包，2个ARP数据包。不同网段的主机不能通信，用PING命令测试，会显示“ Destination Host Unreachable”，因为没有指明网关，无法发送出去，因此显示“目的主机不可达”，用嗅探器捕获不到任何信息。</w:t>
      </w:r>
    </w:p>
    <w:p>
      <w:pPr>
        <w:ind w:firstLine="420"/>
        <w:rPr>
          <w:rFonts w:hint="eastAsia"/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主机如果设置“网关”，同一网段的主机通信不</w:t>
      </w:r>
      <w:r>
        <w:rPr>
          <w:rFonts w:hint="eastAsia"/>
          <w:bCs/>
          <w:sz w:val="21"/>
          <w:szCs w:val="21"/>
          <w:lang w:val="en-US" w:eastAsia="zh-CN"/>
        </w:rPr>
        <w:t>通过</w:t>
      </w:r>
      <w:r>
        <w:rPr>
          <w:rFonts w:hint="eastAsia"/>
          <w:bCs/>
          <w:sz w:val="21"/>
          <w:szCs w:val="21"/>
        </w:rPr>
        <w:t>网关转发，用ping命令测试，用嗅探器可以捕获所有测试数据包，能看到对方主机的MAC地址。不同网段的主机之间通信需要网关转发，用ping命令测试，能看到网关的MAC地址（包括能通信或不能通信）。</w:t>
      </w:r>
    </w:p>
    <w:p>
      <w:pPr>
        <w:ind w:firstLine="420"/>
        <w:rPr>
          <w:rFonts w:hint="eastAsia"/>
          <w:bCs/>
          <w:sz w:val="21"/>
          <w:szCs w:val="21"/>
          <w:lang w:val="en-US" w:eastAsia="zh-CN"/>
        </w:rPr>
      </w:pPr>
      <w:r>
        <w:rPr>
          <w:rFonts w:hint="eastAsia"/>
          <w:bCs/>
          <w:sz w:val="21"/>
          <w:szCs w:val="21"/>
          <w:lang w:val="en-US" w:eastAsia="zh-CN"/>
        </w:rPr>
        <w:t>答：不设置网关同一网段，不设置网关不同网段，设置网关同一网段</w:t>
      </w:r>
    </w:p>
    <w:p>
      <w:pPr>
        <w:ind w:firstLine="420"/>
        <w:rPr>
          <w:rFonts w:hint="default"/>
          <w:bCs/>
          <w:sz w:val="21"/>
          <w:szCs w:val="21"/>
          <w:lang w:val="en-US" w:eastAsia="zh-CN"/>
        </w:rPr>
      </w:pPr>
    </w:p>
    <w:p>
      <w:pPr>
        <w:ind w:firstLine="420" w:firstLineChars="200"/>
        <w:rPr>
          <w:rFonts w:hint="eastAsia" w:ascii="宋体" w:hAnsi="宋体" w:eastAsia="宋体" w:cs="宋体"/>
          <w:kern w:val="0"/>
          <w:sz w:val="21"/>
          <w:szCs w:val="21"/>
          <w:lang w:eastAsia="zh-CN"/>
        </w:rPr>
      </w:pPr>
      <w:r>
        <w:rPr>
          <w:rFonts w:hint="eastAsia" w:ascii="宋体" w:hAnsi="宋体" w:cs="宋体"/>
          <w:b w:val="0"/>
          <w:bCs/>
          <w:kern w:val="0"/>
          <w:sz w:val="21"/>
          <w:szCs w:val="21"/>
          <w:lang w:val="en-US" w:eastAsia="zh-CN"/>
        </w:rPr>
        <w:t>5、通过下面实验</w:t>
      </w:r>
      <w:r>
        <w:rPr>
          <w:rFonts w:hint="eastAsia" w:ascii="宋体" w:hAnsi="宋体" w:cs="宋体"/>
          <w:b/>
          <w:kern w:val="0"/>
          <w:sz w:val="21"/>
          <w:szCs w:val="21"/>
          <w:lang w:val="en-US" w:eastAsia="zh-CN"/>
        </w:rPr>
        <w:t>理解网关</w:t>
      </w:r>
    </w:p>
    <w:p>
      <w:pPr>
        <w:ind w:firstLine="420"/>
        <w:rPr>
          <w:rFonts w:hint="eastAsia"/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假设主机A的IP地址为10.2.2.2/23，主机B的IP地址为10.2.3.3/23，两台主机均不设置网关，用ping命令测试两主机的连通性，用ARP命令查看物理地址。对结果进行分析。</w:t>
      </w:r>
    </w:p>
    <w:p>
      <w:pPr>
        <w:rPr>
          <w:rFonts w:hint="eastAsia"/>
          <w:bCs/>
          <w:sz w:val="21"/>
          <w:szCs w:val="21"/>
        </w:rPr>
      </w:pPr>
    </w:p>
    <w:p>
      <w:pPr>
        <w:ind w:firstLine="420"/>
        <w:rPr>
          <w:rFonts w:hint="eastAsia"/>
          <w:bCs/>
          <w:sz w:val="21"/>
          <w:szCs w:val="21"/>
        </w:rPr>
      </w:pPr>
      <w:r>
        <w:rPr>
          <w:rFonts w:hint="eastAsia"/>
          <w:bCs/>
          <w:sz w:val="21"/>
          <w:szCs w:val="21"/>
        </w:rPr>
        <w:t>假设主机A的IP地址为10.2.2.2/24，主机B的IP地址为10.2.3.3/23，两主机不设置网关，分别在主机A和主机B上用ping测试与对方的连通性，用ARP查看物理地址。对测试结果进行分析。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不设网关</w:t>
      </w:r>
    </w:p>
    <w:p>
      <w:pPr>
        <w:numPr>
          <w:numId w:val="0"/>
        </w:numPr>
      </w:pPr>
      <w:r>
        <w:drawing>
          <wp:inline distT="0" distB="0" distL="114300" distR="114300">
            <wp:extent cx="4030980" cy="335280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8595" cy="941705"/>
            <wp:effectExtent l="0" t="0" r="4445" b="317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不设网关后：</w:t>
      </w:r>
    </w:p>
    <w:p>
      <w:pPr>
        <w:numPr>
          <w:numId w:val="0"/>
        </w:numPr>
      </w:pPr>
      <w:r>
        <w:drawing>
          <wp:inline distT="0" distB="0" distL="114300" distR="114300">
            <wp:extent cx="4000500" cy="3223260"/>
            <wp:effectExtent l="0" t="0" r="762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675" cy="1155700"/>
            <wp:effectExtent l="0" t="0" r="14605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设本机地址为网关</w:t>
      </w:r>
    </w:p>
    <w:p>
      <w:pPr>
        <w:numPr>
          <w:numId w:val="0"/>
        </w:numPr>
      </w:pPr>
      <w:r>
        <w:drawing>
          <wp:inline distT="0" distB="0" distL="114300" distR="114300">
            <wp:extent cx="3992880" cy="3230880"/>
            <wp:effectExtent l="0" t="0" r="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1163955"/>
            <wp:effectExtent l="0" t="0" r="2540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设本机为网关</w:t>
      </w:r>
    </w:p>
    <w:p>
      <w:pPr>
        <w:numPr>
          <w:numId w:val="0"/>
        </w:numPr>
      </w:pPr>
      <w:r>
        <w:drawing>
          <wp:inline distT="0" distB="0" distL="114300" distR="114300">
            <wp:extent cx="3733800" cy="3086100"/>
            <wp:effectExtent l="0" t="0" r="0" b="762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002030"/>
            <wp:effectExtent l="0" t="0" r="1270" b="381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30536DA"/>
    <w:multiLevelType w:val="singleLevel"/>
    <w:tmpl w:val="E30536DA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0000003"/>
    <w:multiLevelType w:val="multilevel"/>
    <w:tmpl w:val="00000003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2">
    <w:nsid w:val="0000000E"/>
    <w:multiLevelType w:val="multilevel"/>
    <w:tmpl w:val="0000000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0000013"/>
    <w:multiLevelType w:val="multilevel"/>
    <w:tmpl w:val="00000013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 w:ascii="宋体" w:hAnsi="宋体" w:cs="宋体"/>
        <w:b w:val="0"/>
        <w:sz w:val="24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0000001E"/>
    <w:multiLevelType w:val="singleLevel"/>
    <w:tmpl w:val="0000001E"/>
    <w:lvl w:ilvl="0" w:tentative="0">
      <w:start w:val="5"/>
      <w:numFmt w:val="decimal"/>
      <w:suff w:val="nothing"/>
      <w:lvlText w:val="%1、"/>
      <w:lvlJc w:val="left"/>
    </w:lvl>
  </w:abstractNum>
  <w:abstractNum w:abstractNumId="5">
    <w:nsid w:val="00000022"/>
    <w:multiLevelType w:val="multilevel"/>
    <w:tmpl w:val="00000022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6">
    <w:nsid w:val="00000028"/>
    <w:multiLevelType w:val="multilevel"/>
    <w:tmpl w:val="00000028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 w:ascii="宋体" w:hAnsi="宋体" w:cs="宋体"/>
        <w:b w:val="0"/>
        <w:sz w:val="24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08494EC6"/>
    <w:multiLevelType w:val="singleLevel"/>
    <w:tmpl w:val="08494E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5"/>
  </w:num>
  <w:num w:numId="5">
    <w:abstractNumId w:val="1"/>
  </w:num>
  <w:num w:numId="6">
    <w:abstractNumId w:val="4"/>
  </w:num>
  <w:num w:numId="7">
    <w:abstractNumId w:val="0"/>
  </w:num>
  <w:num w:numId="8">
    <w:abstractNumId w:val="7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赵 阔">
    <w15:presenceInfo w15:providerId="None" w15:userId="赵 阔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9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9E029EE"/>
    <w:rsid w:val="45B30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microsoft.com/office/2011/relationships/people" Target="people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2021-11-09T15:35:00Z</dcterms:created>
  <dc:creator>26757</dc:creator>
  <cp:lastModifiedBy>殇梦残垣</cp:lastModifiedBy>
  <dcterms:modified xsi:type="dcterms:W3CDTF">2021-11-15T02:56:19Z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