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66F23" w14:textId="77777777" w:rsidR="00F5362D" w:rsidRDefault="00FB4A09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 w14:paraId="224238C1" w14:textId="77777777" w:rsidR="00F5362D" w:rsidRDefault="00FB4A09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 w:hint="eastAsia"/>
          <w:sz w:val="28"/>
          <w:szCs w:val="28"/>
          <w:u w:val="single"/>
        </w:rPr>
        <w:t>计算机网络实验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 w:hint="eastAsia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   </w:t>
      </w:r>
    </w:p>
    <w:p w14:paraId="61880FF0" w14:textId="3EB48F1B" w:rsidR="00F5362D" w:rsidRDefault="00FB4A09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 w:rsidR="00E96282">
        <w:rPr>
          <w:rFonts w:eastAsia="楷体_GB2312" w:hint="eastAsia"/>
          <w:sz w:val="28"/>
          <w:szCs w:val="28"/>
          <w:u w:val="single"/>
        </w:rPr>
        <w:t>数据链路层和网络层协议分析</w:t>
      </w:r>
      <w:r w:rsidR="00E96282"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</w:p>
    <w:p w14:paraId="3BD8637F" w14:textId="32190EEF" w:rsidR="00F5362D" w:rsidRDefault="00FB4A09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 </w:t>
      </w:r>
      <w:r w:rsidR="00E96282">
        <w:rPr>
          <w:rFonts w:eastAsia="楷体_GB2312"/>
          <w:sz w:val="28"/>
          <w:szCs w:val="28"/>
          <w:u w:val="single"/>
        </w:rPr>
        <w:t>07</w:t>
      </w:r>
      <w:r>
        <w:rPr>
          <w:rFonts w:eastAsia="楷体_GB2312" w:hint="eastAsia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验证型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B402</w:t>
      </w:r>
      <w:r>
        <w:rPr>
          <w:rFonts w:eastAsia="楷体_GB2312"/>
          <w:sz w:val="28"/>
          <w:szCs w:val="28"/>
          <w:u w:val="single"/>
        </w:rPr>
        <w:t xml:space="preserve">  </w:t>
      </w:r>
    </w:p>
    <w:p w14:paraId="776DDBE5" w14:textId="247A0500" w:rsidR="00F5362D" w:rsidRDefault="00FB4A09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 xml:space="preserve">   </w:t>
      </w:r>
      <w:r w:rsidR="00F35A8B">
        <w:rPr>
          <w:rFonts w:eastAsia="楷体_GB2312" w:hint="eastAsia"/>
          <w:sz w:val="28"/>
          <w:szCs w:val="28"/>
          <w:u w:val="single"/>
        </w:rPr>
        <w:t>张迈</w:t>
      </w:r>
      <w:r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    20190511</w:t>
      </w:r>
      <w:r w:rsidR="00F35A8B">
        <w:rPr>
          <w:rFonts w:eastAsia="楷体_GB2312"/>
          <w:sz w:val="28"/>
          <w:szCs w:val="28"/>
          <w:u w:val="single"/>
        </w:rPr>
        <w:t>10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</w:p>
    <w:p w14:paraId="4C99DB73" w14:textId="77777777" w:rsidR="00F5362D" w:rsidRDefault="00FB4A09">
      <w:pPr>
        <w:numPr>
          <w:ins w:id="0" w:author="MC SYSTEM" w:date="2006-06-11T14:06:00Z"/>
        </w:num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智能科学与工程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    </w:t>
      </w:r>
    </w:p>
    <w:p w14:paraId="45849CF9" w14:textId="554E17A5" w:rsidR="00F5362D" w:rsidRDefault="00FB4A09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2021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E96282">
        <w:rPr>
          <w:rFonts w:eastAsia="楷体_GB2312"/>
          <w:sz w:val="28"/>
          <w:szCs w:val="28"/>
          <w:u w:val="single"/>
        </w:rPr>
        <w:t>11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E96282">
        <w:rPr>
          <w:rFonts w:eastAsia="楷体_GB2312"/>
          <w:sz w:val="28"/>
          <w:szCs w:val="28"/>
          <w:u w:val="single"/>
        </w:rPr>
        <w:t>02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1</w:t>
      </w:r>
      <w:r w:rsidR="00E96282">
        <w:rPr>
          <w:rFonts w:eastAsia="楷体_GB2312"/>
          <w:sz w:val="28"/>
          <w:szCs w:val="28"/>
          <w:u w:val="single"/>
        </w:rPr>
        <w:t>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E96282">
        <w:rPr>
          <w:rFonts w:eastAsia="楷体_GB2312"/>
          <w:sz w:val="28"/>
          <w:szCs w:val="28"/>
          <w:u w:val="single"/>
        </w:rPr>
        <w:t>09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</w:t>
      </w:r>
    </w:p>
    <w:p w14:paraId="0B86E044" w14:textId="77777777" w:rsidR="00F5362D" w:rsidRDefault="00F5362D">
      <w:pPr>
        <w:spacing w:line="420" w:lineRule="exact"/>
        <w:rPr>
          <w:rFonts w:eastAsia="楷体_GB2312"/>
          <w:sz w:val="28"/>
          <w:szCs w:val="28"/>
          <w:u w:val="single"/>
        </w:rPr>
      </w:pPr>
    </w:p>
    <w:p w14:paraId="50564215" w14:textId="311F0E9E" w:rsidR="00F5362D" w:rsidRDefault="00FB4A09"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实验目的</w:t>
      </w:r>
    </w:p>
    <w:p w14:paraId="2AEEA9C4" w14:textId="77777777" w:rsidR="00105C5E" w:rsidRDefault="00105C5E" w:rsidP="00105C5E">
      <w:pPr>
        <w:numPr>
          <w:ilvl w:val="1"/>
          <w:numId w:val="1"/>
        </w:numPr>
        <w:rPr>
          <w:rFonts w:hint="eastAsia"/>
          <w:szCs w:val="21"/>
        </w:rPr>
      </w:pPr>
      <w:r>
        <w:rPr>
          <w:rFonts w:hint="eastAsia"/>
          <w:szCs w:val="21"/>
        </w:rPr>
        <w:t>理解链路层、网络层主要协议格式，以及协议的工作原理</w:t>
      </w:r>
    </w:p>
    <w:p w14:paraId="20F39ECB" w14:textId="77777777" w:rsidR="00105C5E" w:rsidRDefault="00105C5E" w:rsidP="00105C5E">
      <w:pPr>
        <w:numPr>
          <w:ilvl w:val="1"/>
          <w:numId w:val="1"/>
        </w:numPr>
        <w:rPr>
          <w:rFonts w:hint="eastAsia"/>
          <w:szCs w:val="21"/>
        </w:rPr>
      </w:pPr>
      <w:r>
        <w:rPr>
          <w:rFonts w:hint="eastAsia"/>
          <w:szCs w:val="21"/>
        </w:rPr>
        <w:t>理解网关和子网掩码概念</w:t>
      </w:r>
    </w:p>
    <w:p w14:paraId="3D1F9C60" w14:textId="77777777" w:rsidR="00105C5E" w:rsidRDefault="00105C5E" w:rsidP="00105C5E">
      <w:pPr>
        <w:numPr>
          <w:ilvl w:val="1"/>
          <w:numId w:val="1"/>
        </w:numPr>
        <w:rPr>
          <w:rFonts w:hint="eastAsia"/>
          <w:szCs w:val="21"/>
        </w:rPr>
      </w:pPr>
      <w:r>
        <w:rPr>
          <w:rFonts w:hint="eastAsia"/>
          <w:szCs w:val="21"/>
        </w:rPr>
        <w:t>学会利用</w:t>
      </w:r>
      <w:proofErr w:type="gramStart"/>
      <w:r>
        <w:rPr>
          <w:rFonts w:hint="eastAsia"/>
          <w:szCs w:val="21"/>
        </w:rPr>
        <w:t>网络嗅探器</w:t>
      </w:r>
      <w:proofErr w:type="gramEnd"/>
      <w:r>
        <w:rPr>
          <w:rFonts w:hint="eastAsia"/>
          <w:szCs w:val="21"/>
        </w:rPr>
        <w:t>（如</w:t>
      </w:r>
      <w:r>
        <w:rPr>
          <w:b/>
          <w:bCs/>
          <w:szCs w:val="21"/>
        </w:rPr>
        <w:t>Wireshark</w:t>
      </w:r>
      <w:r>
        <w:rPr>
          <w:rFonts w:hint="eastAsia"/>
          <w:szCs w:val="21"/>
        </w:rPr>
        <w:t>）分析协议格式和协议的工作过程</w:t>
      </w:r>
    </w:p>
    <w:p w14:paraId="0F80A110" w14:textId="5B97F792" w:rsidR="00105C5E" w:rsidRPr="00105C5E" w:rsidRDefault="00105C5E" w:rsidP="00105C5E">
      <w:pPr>
        <w:numPr>
          <w:ilvl w:val="1"/>
          <w:numId w:val="1"/>
        </w:numPr>
        <w:rPr>
          <w:rFonts w:hint="eastAsia"/>
          <w:szCs w:val="21"/>
        </w:rPr>
      </w:pPr>
      <w:r>
        <w:rPr>
          <w:rFonts w:hint="eastAsia"/>
          <w:szCs w:val="21"/>
        </w:rPr>
        <w:t>学会使用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tracert</w:t>
      </w:r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>等命令并</w:t>
      </w:r>
      <w:proofErr w:type="gramStart"/>
      <w:r>
        <w:rPr>
          <w:rFonts w:hint="eastAsia"/>
          <w:szCs w:val="21"/>
        </w:rPr>
        <w:t>使用嗅探器</w:t>
      </w:r>
      <w:proofErr w:type="gramEnd"/>
      <w:r>
        <w:rPr>
          <w:rFonts w:hint="eastAsia"/>
          <w:szCs w:val="21"/>
        </w:rPr>
        <w:t>分析其工作过程。</w:t>
      </w:r>
    </w:p>
    <w:p w14:paraId="4F570D55" w14:textId="77777777" w:rsidR="00F5362D" w:rsidRDefault="00FB4A09">
      <w:pPr>
        <w:numPr>
          <w:ilvl w:val="0"/>
          <w:numId w:val="1"/>
        </w:numPr>
        <w:rPr>
          <w:rFonts w:ascii="宋体" w:hAnsi="宋体"/>
          <w:b/>
          <w:bCs/>
          <w:color w:val="000000"/>
          <w:sz w:val="28"/>
          <w:szCs w:val="28"/>
        </w:rPr>
      </w:pPr>
      <w:r>
        <w:rPr>
          <w:rFonts w:ascii="宋体" w:hAnsi="宋体" w:hint="eastAsia"/>
          <w:b/>
          <w:bCs/>
          <w:color w:val="000000"/>
          <w:sz w:val="28"/>
          <w:szCs w:val="28"/>
        </w:rPr>
        <w:t>实验内容</w:t>
      </w:r>
    </w:p>
    <w:p w14:paraId="3FA59246" w14:textId="77777777" w:rsidR="00105C5E" w:rsidRDefault="00105C5E" w:rsidP="00105C5E">
      <w:pPr>
        <w:numPr>
          <w:ilvl w:val="1"/>
          <w:numId w:val="1"/>
        </w:numPr>
        <w:tabs>
          <w:tab w:val="left" w:pos="360"/>
        </w:tabs>
        <w:rPr>
          <w:rFonts w:hint="eastAsia"/>
          <w:szCs w:val="21"/>
        </w:rPr>
      </w:pPr>
      <w:proofErr w:type="gramStart"/>
      <w:r>
        <w:rPr>
          <w:rFonts w:hint="eastAsia"/>
          <w:szCs w:val="21"/>
        </w:rPr>
        <w:t>用嗅探器</w:t>
      </w:r>
      <w:proofErr w:type="gramEnd"/>
      <w:r>
        <w:rPr>
          <w:rFonts w:hint="eastAsia"/>
          <w:szCs w:val="21"/>
        </w:rPr>
        <w:t>捕获数据包。</w:t>
      </w:r>
    </w:p>
    <w:p w14:paraId="4DE96C0F" w14:textId="77777777" w:rsidR="00105C5E" w:rsidRDefault="00105C5E" w:rsidP="00105C5E">
      <w:pPr>
        <w:numPr>
          <w:ilvl w:val="1"/>
          <w:numId w:val="1"/>
        </w:numPr>
        <w:tabs>
          <w:tab w:val="left" w:pos="360"/>
        </w:tabs>
        <w:rPr>
          <w:rFonts w:hint="eastAsia"/>
          <w:szCs w:val="21"/>
        </w:rPr>
      </w:pPr>
      <w:r>
        <w:rPr>
          <w:rFonts w:hint="eastAsia"/>
          <w:szCs w:val="21"/>
        </w:rPr>
        <w:t>分析以太网帧、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协议、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协议、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协议格式</w:t>
      </w:r>
    </w:p>
    <w:p w14:paraId="0EE3531E" w14:textId="77777777" w:rsidR="00105C5E" w:rsidRDefault="00105C5E" w:rsidP="00105C5E">
      <w:pPr>
        <w:numPr>
          <w:ilvl w:val="1"/>
          <w:numId w:val="1"/>
        </w:numPr>
        <w:tabs>
          <w:tab w:val="left" w:pos="360"/>
        </w:tabs>
        <w:rPr>
          <w:rFonts w:hint="eastAsia"/>
          <w:b/>
          <w:bCs/>
          <w:szCs w:val="21"/>
        </w:rPr>
      </w:pPr>
      <w:r>
        <w:rPr>
          <w:rFonts w:hint="eastAsia"/>
          <w:szCs w:val="21"/>
        </w:rPr>
        <w:t>分析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TRACERT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命令的工作过程</w:t>
      </w:r>
    </w:p>
    <w:p w14:paraId="41F86D4E" w14:textId="77777777" w:rsidR="00105C5E" w:rsidRDefault="00105C5E" w:rsidP="00105C5E">
      <w:pPr>
        <w:numPr>
          <w:ilvl w:val="1"/>
          <w:numId w:val="1"/>
        </w:numPr>
        <w:tabs>
          <w:tab w:val="left" w:pos="360"/>
        </w:tabs>
        <w:rPr>
          <w:rFonts w:hint="eastAsia"/>
          <w:b/>
          <w:bCs/>
          <w:szCs w:val="21"/>
        </w:rPr>
      </w:pPr>
      <w:r>
        <w:rPr>
          <w:rFonts w:hint="eastAsia"/>
          <w:szCs w:val="21"/>
        </w:rPr>
        <w:t>通过修改主机的网关为指定默认网关、本机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地址或不设置网关，观察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的结果，</w:t>
      </w:r>
      <w:proofErr w:type="gramStart"/>
      <w:r>
        <w:rPr>
          <w:rFonts w:hint="eastAsia"/>
          <w:szCs w:val="21"/>
        </w:rPr>
        <w:t>用嗅探器</w:t>
      </w:r>
      <w:proofErr w:type="gramEnd"/>
      <w:r>
        <w:rPr>
          <w:rFonts w:hint="eastAsia"/>
          <w:szCs w:val="21"/>
        </w:rPr>
        <w:t>捕获数据包并分析。</w:t>
      </w:r>
    </w:p>
    <w:p w14:paraId="1B483CAB" w14:textId="5DDBE885" w:rsidR="00F5362D" w:rsidRPr="00105C5E" w:rsidRDefault="00FB4A09" w:rsidP="00105C5E">
      <w:pPr>
        <w:numPr>
          <w:ilvl w:val="0"/>
          <w:numId w:val="1"/>
        </w:numPr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实验器件、仪器和设备</w:t>
      </w:r>
    </w:p>
    <w:p w14:paraId="2F02C41F" w14:textId="54979F1C" w:rsidR="00F5362D" w:rsidRPr="00105C5E" w:rsidRDefault="00105C5E" w:rsidP="00105C5E">
      <w:pPr>
        <w:pStyle w:val="a5"/>
        <w:ind w:left="720" w:firstLineChars="0" w:firstLine="0"/>
        <w:rPr>
          <w:rFonts w:hint="eastAsia"/>
          <w:szCs w:val="21"/>
        </w:rPr>
      </w:pPr>
      <w:r w:rsidRPr="00105C5E">
        <w:rPr>
          <w:rFonts w:hint="eastAsia"/>
          <w:szCs w:val="21"/>
        </w:rPr>
        <w:t>计算机</w:t>
      </w:r>
      <w:r w:rsidRPr="00105C5E">
        <w:rPr>
          <w:rFonts w:hint="eastAsia"/>
          <w:szCs w:val="21"/>
        </w:rPr>
        <w:t>2</w:t>
      </w:r>
      <w:r w:rsidRPr="00105C5E">
        <w:rPr>
          <w:rFonts w:hint="eastAsia"/>
          <w:szCs w:val="21"/>
        </w:rPr>
        <w:t>台，交换机一台。</w:t>
      </w:r>
    </w:p>
    <w:p w14:paraId="182AB188" w14:textId="77777777" w:rsidR="00F5362D" w:rsidRDefault="00FB4A09"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实验步骤和测试分析</w:t>
      </w:r>
    </w:p>
    <w:p w14:paraId="440BD34A" w14:textId="77777777" w:rsidR="00105C5E" w:rsidRDefault="00105C5E" w:rsidP="00105C5E">
      <w:pPr>
        <w:numPr>
          <w:ilvl w:val="0"/>
          <w:numId w:val="13"/>
        </w:numPr>
        <w:tabs>
          <w:tab w:val="left" w:pos="360"/>
        </w:tabs>
        <w:rPr>
          <w:rFonts w:hint="eastAsia"/>
          <w:bCs/>
          <w:szCs w:val="21"/>
        </w:rPr>
      </w:pPr>
      <w:r>
        <w:rPr>
          <w:rFonts w:ascii="宋体" w:hAnsi="宋体" w:cs="宋体" w:hint="eastAsia"/>
          <w:kern w:val="0"/>
          <w:szCs w:val="21"/>
        </w:rPr>
        <w:t>安装</w:t>
      </w:r>
      <w:r>
        <w:rPr>
          <w:bCs/>
          <w:szCs w:val="21"/>
        </w:rPr>
        <w:t>Wireshark</w:t>
      </w:r>
    </w:p>
    <w:p w14:paraId="14B5963A" w14:textId="77777777" w:rsidR="00105C5E" w:rsidRDefault="00105C5E" w:rsidP="00105C5E">
      <w:pPr>
        <w:numPr>
          <w:ilvl w:val="0"/>
          <w:numId w:val="13"/>
        </w:numPr>
        <w:tabs>
          <w:tab w:val="left" w:pos="360"/>
        </w:tabs>
        <w:rPr>
          <w:rFonts w:ascii="宋体" w:hAnsi="宋体" w:cs="宋体" w:hint="eastAsia"/>
          <w:kern w:val="0"/>
          <w:szCs w:val="21"/>
        </w:rPr>
      </w:pPr>
      <w:r>
        <w:rPr>
          <w:rFonts w:hint="eastAsia"/>
          <w:szCs w:val="21"/>
        </w:rPr>
        <w:t>以太网协议分析</w:t>
      </w:r>
    </w:p>
    <w:p w14:paraId="1550E878" w14:textId="587427D5" w:rsidR="00105C5E" w:rsidRDefault="00105C5E" w:rsidP="00105C5E">
      <w:pPr>
        <w:ind w:firstLine="360"/>
        <w:rPr>
          <w:szCs w:val="21"/>
        </w:rPr>
      </w:pPr>
      <w:r>
        <w:rPr>
          <w:rFonts w:hint="eastAsia"/>
          <w:szCs w:val="21"/>
        </w:rPr>
        <w:t>从主机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检测报文，捕获以太数据帧，记录并分析</w:t>
      </w:r>
      <w:r>
        <w:rPr>
          <w:rFonts w:hint="eastAsia"/>
          <w:szCs w:val="21"/>
        </w:rPr>
        <w:t>MAC</w:t>
      </w:r>
      <w:proofErr w:type="gramStart"/>
      <w:r>
        <w:rPr>
          <w:rFonts w:hint="eastAsia"/>
          <w:szCs w:val="21"/>
        </w:rPr>
        <w:t>帧各字段</w:t>
      </w:r>
      <w:proofErr w:type="gramEnd"/>
      <w:r>
        <w:rPr>
          <w:rFonts w:hint="eastAsia"/>
          <w:szCs w:val="21"/>
        </w:rPr>
        <w:t>的含义。</w:t>
      </w:r>
    </w:p>
    <w:p w14:paraId="7B28F755" w14:textId="14DFD163" w:rsidR="00105C5E" w:rsidRDefault="00105C5E" w:rsidP="00105C5E">
      <w:pPr>
        <w:ind w:firstLine="36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0A69365" wp14:editId="01437B5A">
            <wp:extent cx="5274310" cy="22409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8473" w14:textId="19793345" w:rsidR="00105C5E" w:rsidRDefault="00105C5E" w:rsidP="00105C5E">
      <w:pPr>
        <w:ind w:firstLine="360"/>
        <w:rPr>
          <w:szCs w:val="21"/>
        </w:rPr>
      </w:pPr>
      <w:r>
        <w:rPr>
          <w:rFonts w:hint="eastAsia"/>
          <w:szCs w:val="21"/>
        </w:rPr>
        <w:t>分组</w:t>
      </w:r>
      <w:r>
        <w:rPr>
          <w:rFonts w:hint="eastAsia"/>
          <w:szCs w:val="21"/>
        </w:rPr>
        <w:t>3</w:t>
      </w:r>
      <w:r>
        <w:rPr>
          <w:szCs w:val="21"/>
        </w:rPr>
        <w:t>6</w:t>
      </w:r>
      <w:r>
        <w:rPr>
          <w:rFonts w:hint="eastAsia"/>
          <w:szCs w:val="21"/>
        </w:rPr>
        <w:t>：</w:t>
      </w:r>
    </w:p>
    <w:p w14:paraId="24BC817E" w14:textId="59B0AB04" w:rsidR="00105C5E" w:rsidRDefault="00105C5E" w:rsidP="00105C5E">
      <w:pPr>
        <w:ind w:firstLine="360"/>
        <w:rPr>
          <w:szCs w:val="21"/>
        </w:rPr>
      </w:pPr>
      <w:r>
        <w:rPr>
          <w:noProof/>
        </w:rPr>
        <w:drawing>
          <wp:inline distT="0" distB="0" distL="0" distR="0" wp14:anchorId="1F32B4D9" wp14:editId="10EDFE58">
            <wp:extent cx="5274310" cy="2571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A732" w14:textId="65ADD407" w:rsidR="00105C5E" w:rsidRDefault="00105C5E" w:rsidP="00105C5E">
      <w:pPr>
        <w:ind w:firstLine="360"/>
        <w:rPr>
          <w:szCs w:val="21"/>
        </w:rPr>
      </w:pPr>
      <w:r>
        <w:rPr>
          <w:rFonts w:hint="eastAsia"/>
          <w:szCs w:val="21"/>
        </w:rPr>
        <w:t>从图中可以看出：</w:t>
      </w:r>
    </w:p>
    <w:p w14:paraId="58ABFB77" w14:textId="7AB831CD" w:rsidR="00105C5E" w:rsidRDefault="00105C5E" w:rsidP="00105C5E">
      <w:pPr>
        <w:ind w:firstLine="360"/>
        <w:rPr>
          <w:szCs w:val="21"/>
        </w:rPr>
      </w:pPr>
      <w:r>
        <w:rPr>
          <w:rFonts w:hint="eastAsia"/>
          <w:szCs w:val="21"/>
        </w:rPr>
        <w:t>发送者</w:t>
      </w:r>
      <w:r>
        <w:rPr>
          <w:rFonts w:hint="eastAsia"/>
          <w:szCs w:val="21"/>
        </w:rPr>
        <w:t>mac</w:t>
      </w:r>
      <w:r>
        <w:rPr>
          <w:rFonts w:hint="eastAsia"/>
          <w:szCs w:val="21"/>
        </w:rPr>
        <w:t>地址为：</w:t>
      </w:r>
      <w:r w:rsidRPr="00105C5E">
        <w:rPr>
          <w:szCs w:val="21"/>
        </w:rPr>
        <w:t>Sender MAC address: c2:</w:t>
      </w:r>
      <w:proofErr w:type="gramStart"/>
      <w:r w:rsidRPr="00105C5E">
        <w:rPr>
          <w:szCs w:val="21"/>
        </w:rPr>
        <w:t>df:81:13:72</w:t>
      </w:r>
      <w:proofErr w:type="gramEnd"/>
      <w:r w:rsidRPr="00105C5E">
        <w:rPr>
          <w:szCs w:val="21"/>
        </w:rPr>
        <w:t>:52 (c2:df:81:13:72:52)</w:t>
      </w:r>
    </w:p>
    <w:p w14:paraId="299072A6" w14:textId="52AB317F" w:rsidR="00105C5E" w:rsidRDefault="00105C5E" w:rsidP="00105C5E">
      <w:pPr>
        <w:ind w:firstLine="360"/>
        <w:rPr>
          <w:rFonts w:hint="eastAsia"/>
          <w:szCs w:val="21"/>
        </w:rPr>
      </w:pPr>
      <w:r>
        <w:rPr>
          <w:rFonts w:hint="eastAsia"/>
          <w:szCs w:val="21"/>
        </w:rPr>
        <w:t>接收者</w:t>
      </w:r>
      <w:r>
        <w:rPr>
          <w:rFonts w:hint="eastAsia"/>
          <w:szCs w:val="21"/>
        </w:rPr>
        <w:t>mac</w:t>
      </w:r>
      <w:r>
        <w:rPr>
          <w:rFonts w:hint="eastAsia"/>
          <w:szCs w:val="21"/>
        </w:rPr>
        <w:t>地址为：</w:t>
      </w:r>
      <w:r w:rsidRPr="00105C5E">
        <w:rPr>
          <w:szCs w:val="21"/>
        </w:rPr>
        <w:t>Target MAC address: 00:00:00_00:00:00 (00:00:00:00:00:00)</w:t>
      </w:r>
      <w:r w:rsidR="00826A33">
        <w:rPr>
          <w:rFonts w:hint="eastAsia"/>
          <w:szCs w:val="21"/>
        </w:rPr>
        <w:t>，表示这是一个广播。</w:t>
      </w:r>
    </w:p>
    <w:p w14:paraId="0CE059D8" w14:textId="7899A42F" w:rsidR="00105C5E" w:rsidRDefault="00105C5E" w:rsidP="00105C5E">
      <w:pPr>
        <w:ind w:firstLine="360"/>
        <w:rPr>
          <w:szCs w:val="21"/>
        </w:rPr>
      </w:pPr>
      <w:r w:rsidRPr="00105C5E">
        <w:rPr>
          <w:szCs w:val="21"/>
        </w:rPr>
        <w:t>Type: ARP (0x0806)</w:t>
      </w:r>
      <w:r>
        <w:rPr>
          <w:rFonts w:hint="eastAsia"/>
          <w:szCs w:val="21"/>
        </w:rPr>
        <w:t>表示上层是一个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>数据报；</w:t>
      </w:r>
    </w:p>
    <w:p w14:paraId="393CA7D2" w14:textId="6A3420EE" w:rsidR="00105C5E" w:rsidRDefault="00105C5E" w:rsidP="00105C5E">
      <w:pPr>
        <w:ind w:firstLine="360"/>
        <w:rPr>
          <w:szCs w:val="21"/>
        </w:rPr>
      </w:pPr>
      <w:r w:rsidRPr="00105C5E">
        <w:rPr>
          <w:szCs w:val="21"/>
        </w:rPr>
        <w:t>Sender IP address: 192.168.43.1</w:t>
      </w:r>
    </w:p>
    <w:p w14:paraId="6CE03070" w14:textId="08FDE1A9" w:rsidR="00105C5E" w:rsidRDefault="00105C5E" w:rsidP="00105C5E">
      <w:pPr>
        <w:ind w:firstLine="360"/>
        <w:rPr>
          <w:szCs w:val="21"/>
        </w:rPr>
      </w:pPr>
      <w:r w:rsidRPr="00105C5E">
        <w:rPr>
          <w:szCs w:val="21"/>
        </w:rPr>
        <w:t>Target IP address: 192.168.43.209</w:t>
      </w:r>
    </w:p>
    <w:p w14:paraId="0EC6D914" w14:textId="290A4368" w:rsidR="00105C5E" w:rsidRDefault="00105C5E" w:rsidP="00105C5E">
      <w:pPr>
        <w:ind w:firstLine="360"/>
        <w:rPr>
          <w:szCs w:val="21"/>
        </w:rPr>
      </w:pPr>
      <w:r w:rsidRPr="00105C5E">
        <w:rPr>
          <w:szCs w:val="21"/>
        </w:rPr>
        <w:t>Opcode: request (1)</w:t>
      </w:r>
      <w:r>
        <w:rPr>
          <w:rFonts w:hint="eastAsia"/>
          <w:szCs w:val="21"/>
        </w:rPr>
        <w:t>表示请求；</w:t>
      </w:r>
    </w:p>
    <w:p w14:paraId="3BD8DD06" w14:textId="32B885B4" w:rsidR="00105C5E" w:rsidRDefault="00105C5E" w:rsidP="00105C5E">
      <w:pPr>
        <w:ind w:firstLine="360"/>
        <w:rPr>
          <w:szCs w:val="21"/>
        </w:rPr>
      </w:pPr>
      <w:r>
        <w:rPr>
          <w:rFonts w:hint="eastAsia"/>
          <w:szCs w:val="21"/>
        </w:rPr>
        <w:t>分组</w:t>
      </w:r>
      <w:r>
        <w:rPr>
          <w:rFonts w:hint="eastAsia"/>
          <w:szCs w:val="21"/>
        </w:rPr>
        <w:t>3</w:t>
      </w:r>
      <w:r>
        <w:rPr>
          <w:szCs w:val="21"/>
        </w:rPr>
        <w:t>7</w:t>
      </w:r>
      <w:r>
        <w:rPr>
          <w:rFonts w:hint="eastAsia"/>
          <w:szCs w:val="21"/>
        </w:rPr>
        <w:t>：</w:t>
      </w:r>
    </w:p>
    <w:p w14:paraId="6BEE13E5" w14:textId="22579A43" w:rsidR="00105C5E" w:rsidRDefault="00105C5E" w:rsidP="00105C5E">
      <w:pPr>
        <w:ind w:firstLine="36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C025CB2" wp14:editId="3C2CEB9C">
            <wp:extent cx="5274310" cy="23063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5993" w14:textId="49F0107C" w:rsidR="00105C5E" w:rsidRDefault="00105C5E" w:rsidP="00105C5E">
      <w:pPr>
        <w:ind w:firstLine="360"/>
        <w:rPr>
          <w:szCs w:val="21"/>
        </w:rPr>
      </w:pPr>
      <w:r>
        <w:rPr>
          <w:rFonts w:hint="eastAsia"/>
          <w:szCs w:val="21"/>
        </w:rPr>
        <w:t>发送者</w:t>
      </w:r>
      <w:r>
        <w:rPr>
          <w:rFonts w:hint="eastAsia"/>
          <w:szCs w:val="21"/>
        </w:rPr>
        <w:t>mac</w:t>
      </w:r>
      <w:r>
        <w:rPr>
          <w:rFonts w:hint="eastAsia"/>
          <w:szCs w:val="21"/>
        </w:rPr>
        <w:t>地址为：</w:t>
      </w:r>
      <w:r w:rsidRPr="00105C5E">
        <w:rPr>
          <w:szCs w:val="21"/>
        </w:rPr>
        <w:t>Sender MAC address: IntelCor_d0:82:34 (</w:t>
      </w:r>
      <w:proofErr w:type="gramStart"/>
      <w:r w:rsidRPr="00105C5E">
        <w:rPr>
          <w:szCs w:val="21"/>
        </w:rPr>
        <w:t>38:00:25:d</w:t>
      </w:r>
      <w:proofErr w:type="gramEnd"/>
      <w:r w:rsidRPr="00105C5E">
        <w:rPr>
          <w:szCs w:val="21"/>
        </w:rPr>
        <w:t>0:82:34)</w:t>
      </w:r>
    </w:p>
    <w:p w14:paraId="0E8A3DF6" w14:textId="6A5D7683" w:rsidR="00105C5E" w:rsidRDefault="00105C5E" w:rsidP="00105C5E">
      <w:pPr>
        <w:ind w:firstLine="360"/>
        <w:rPr>
          <w:szCs w:val="21"/>
        </w:rPr>
      </w:pPr>
      <w:r>
        <w:rPr>
          <w:rFonts w:hint="eastAsia"/>
          <w:szCs w:val="21"/>
        </w:rPr>
        <w:t>接收者</w:t>
      </w:r>
      <w:r>
        <w:rPr>
          <w:rFonts w:hint="eastAsia"/>
          <w:szCs w:val="21"/>
        </w:rPr>
        <w:t>mac</w:t>
      </w:r>
      <w:r>
        <w:rPr>
          <w:rFonts w:hint="eastAsia"/>
          <w:szCs w:val="21"/>
        </w:rPr>
        <w:t>地址为：</w:t>
      </w:r>
      <w:r w:rsidRPr="00105C5E">
        <w:rPr>
          <w:szCs w:val="21"/>
        </w:rPr>
        <w:t>Target MAC address: c2:</w:t>
      </w:r>
      <w:proofErr w:type="gramStart"/>
      <w:r w:rsidRPr="00105C5E">
        <w:rPr>
          <w:szCs w:val="21"/>
        </w:rPr>
        <w:t>df:81:13:72</w:t>
      </w:r>
      <w:proofErr w:type="gramEnd"/>
      <w:r w:rsidRPr="00105C5E">
        <w:rPr>
          <w:szCs w:val="21"/>
        </w:rPr>
        <w:t>:52 (c2:df:81:13:72:52)</w:t>
      </w:r>
    </w:p>
    <w:p w14:paraId="6877CCDF" w14:textId="77777777" w:rsidR="00105C5E" w:rsidRDefault="00105C5E" w:rsidP="00105C5E">
      <w:pPr>
        <w:ind w:firstLine="360"/>
        <w:rPr>
          <w:szCs w:val="21"/>
        </w:rPr>
      </w:pPr>
      <w:r w:rsidRPr="00105C5E">
        <w:rPr>
          <w:szCs w:val="21"/>
        </w:rPr>
        <w:t>Type: ARP (0x0806)</w:t>
      </w:r>
      <w:r>
        <w:rPr>
          <w:rFonts w:hint="eastAsia"/>
          <w:szCs w:val="21"/>
        </w:rPr>
        <w:t>表示上层是一个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>数据报；</w:t>
      </w:r>
    </w:p>
    <w:p w14:paraId="56FB844A" w14:textId="54CF2C7E" w:rsidR="00105C5E" w:rsidRDefault="00105C5E" w:rsidP="00105C5E">
      <w:pPr>
        <w:ind w:firstLine="360"/>
        <w:rPr>
          <w:szCs w:val="21"/>
        </w:rPr>
      </w:pPr>
      <w:r w:rsidRPr="00105C5E">
        <w:rPr>
          <w:szCs w:val="21"/>
        </w:rPr>
        <w:t>Sender IP address: 192.168.43.</w:t>
      </w:r>
      <w:r>
        <w:rPr>
          <w:szCs w:val="21"/>
        </w:rPr>
        <w:t>209</w:t>
      </w:r>
    </w:p>
    <w:p w14:paraId="0CAC3004" w14:textId="77777777" w:rsidR="00105C5E" w:rsidRDefault="00105C5E" w:rsidP="00105C5E">
      <w:pPr>
        <w:ind w:firstLine="360"/>
        <w:rPr>
          <w:szCs w:val="21"/>
        </w:rPr>
      </w:pPr>
      <w:r w:rsidRPr="00105C5E">
        <w:rPr>
          <w:szCs w:val="21"/>
        </w:rPr>
        <w:t>Target IP address: 192.168.43.1</w:t>
      </w:r>
    </w:p>
    <w:p w14:paraId="4CE2F1A1" w14:textId="4CB6D2FD" w:rsidR="00105C5E" w:rsidRDefault="00105C5E" w:rsidP="00105C5E">
      <w:pPr>
        <w:ind w:firstLine="360"/>
        <w:rPr>
          <w:szCs w:val="21"/>
        </w:rPr>
      </w:pPr>
      <w:r>
        <w:rPr>
          <w:rFonts w:hint="eastAsia"/>
          <w:szCs w:val="21"/>
        </w:rPr>
        <w:t>此处</w:t>
      </w:r>
      <w:r>
        <w:rPr>
          <w:rFonts w:hint="eastAsia"/>
          <w:szCs w:val="21"/>
        </w:rPr>
        <w:t>mac</w:t>
      </w:r>
      <w:r>
        <w:rPr>
          <w:rFonts w:hint="eastAsia"/>
          <w:szCs w:val="21"/>
        </w:rPr>
        <w:t>地址和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>地址均反过来了。</w:t>
      </w:r>
    </w:p>
    <w:p w14:paraId="4555D5F5" w14:textId="44BAC9F7" w:rsidR="00105C5E" w:rsidRDefault="00105C5E" w:rsidP="00105C5E">
      <w:pPr>
        <w:ind w:firstLine="360"/>
        <w:rPr>
          <w:szCs w:val="21"/>
        </w:rPr>
      </w:pPr>
      <w:r w:rsidRPr="00105C5E">
        <w:rPr>
          <w:szCs w:val="21"/>
        </w:rPr>
        <w:t>Opcode: reply (2)</w:t>
      </w:r>
      <w:r>
        <w:rPr>
          <w:rFonts w:hint="eastAsia"/>
          <w:szCs w:val="21"/>
        </w:rPr>
        <w:t>表示回复；</w:t>
      </w:r>
    </w:p>
    <w:p w14:paraId="72E0BCD1" w14:textId="77777777" w:rsidR="00105C5E" w:rsidRDefault="00105C5E" w:rsidP="00105C5E">
      <w:pPr>
        <w:ind w:firstLine="360"/>
        <w:rPr>
          <w:rFonts w:hint="eastAsia"/>
          <w:szCs w:val="21"/>
        </w:rPr>
      </w:pPr>
    </w:p>
    <w:p w14:paraId="5BF2FC50" w14:textId="77777777" w:rsidR="00105C5E" w:rsidRDefault="00105C5E" w:rsidP="00105C5E">
      <w:pPr>
        <w:numPr>
          <w:ilvl w:val="0"/>
          <w:numId w:val="13"/>
        </w:numPr>
        <w:tabs>
          <w:tab w:val="left" w:pos="360"/>
        </w:tabs>
        <w:rPr>
          <w:rFonts w:ascii="宋体" w:hAnsi="宋体" w:cs="宋体" w:hint="eastAsia"/>
          <w:kern w:val="0"/>
          <w:szCs w:val="21"/>
        </w:rPr>
      </w:pP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协议分析</w:t>
      </w:r>
    </w:p>
    <w:p w14:paraId="13C67629" w14:textId="1CC9067C" w:rsidR="00105C5E" w:rsidRDefault="00105C5E" w:rsidP="00105C5E">
      <w:pPr>
        <w:numPr>
          <w:ilvl w:val="0"/>
          <w:numId w:val="14"/>
        </w:numPr>
        <w:tabs>
          <w:tab w:val="left" w:pos="840"/>
        </w:tabs>
        <w:rPr>
          <w:szCs w:val="21"/>
        </w:rPr>
      </w:pPr>
      <w:r>
        <w:rPr>
          <w:rFonts w:hint="eastAsia"/>
          <w:szCs w:val="21"/>
        </w:rPr>
        <w:t>进入</w:t>
      </w:r>
      <w:r>
        <w:rPr>
          <w:rFonts w:hint="eastAsia"/>
          <w:szCs w:val="21"/>
        </w:rPr>
        <w:t>DOS</w:t>
      </w:r>
      <w:r>
        <w:rPr>
          <w:rFonts w:hint="eastAsia"/>
          <w:szCs w:val="21"/>
        </w:rPr>
        <w:t>窗口，用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a </w:t>
      </w:r>
      <w:r>
        <w:rPr>
          <w:rFonts w:hint="eastAsia"/>
          <w:szCs w:val="21"/>
        </w:rPr>
        <w:t>查看本机上的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表的情况，然后用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d  B </w:t>
      </w:r>
      <w:r>
        <w:rPr>
          <w:rFonts w:hint="eastAsia"/>
          <w:szCs w:val="21"/>
        </w:rPr>
        <w:t>删除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的记录（如果有的话）；</w:t>
      </w:r>
    </w:p>
    <w:p w14:paraId="670A7CF7" w14:textId="7DADC501" w:rsidR="00105C5E" w:rsidRDefault="00105C5E" w:rsidP="00105C5E">
      <w:pPr>
        <w:tabs>
          <w:tab w:val="left" w:pos="840"/>
        </w:tabs>
        <w:ind w:left="84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0E6BAECD" wp14:editId="541DB6A1">
            <wp:extent cx="4114800" cy="46386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C85A" w14:textId="77777777" w:rsidR="00105C5E" w:rsidRDefault="00105C5E" w:rsidP="00105C5E">
      <w:pPr>
        <w:numPr>
          <w:ilvl w:val="0"/>
          <w:numId w:val="14"/>
        </w:numPr>
        <w:tabs>
          <w:tab w:val="left" w:pos="840"/>
        </w:tabs>
        <w:rPr>
          <w:rFonts w:hint="eastAsia"/>
          <w:szCs w:val="21"/>
        </w:rPr>
      </w:pPr>
      <w:r>
        <w:rPr>
          <w:rFonts w:hint="eastAsia"/>
          <w:szCs w:val="21"/>
        </w:rPr>
        <w:t>运行</w:t>
      </w:r>
      <w:r>
        <w:rPr>
          <w:bCs/>
          <w:szCs w:val="21"/>
        </w:rPr>
        <w:t>Wireshark</w:t>
      </w:r>
      <w:r>
        <w:rPr>
          <w:rFonts w:hint="eastAsia"/>
          <w:szCs w:val="21"/>
        </w:rPr>
        <w:t>程序；</w:t>
      </w:r>
    </w:p>
    <w:p w14:paraId="55A60D25" w14:textId="0ED6B550" w:rsidR="00105C5E" w:rsidRDefault="00105C5E" w:rsidP="00105C5E">
      <w:pPr>
        <w:numPr>
          <w:ilvl w:val="0"/>
          <w:numId w:val="14"/>
        </w:numPr>
        <w:tabs>
          <w:tab w:val="left" w:pos="840"/>
        </w:tabs>
        <w:rPr>
          <w:szCs w:val="21"/>
        </w:rPr>
      </w:pPr>
      <w:r>
        <w:rPr>
          <w:rFonts w:hint="eastAsia"/>
          <w:szCs w:val="21"/>
        </w:rPr>
        <w:t>把网线断开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分钟，然后再联网，观察此时是否能捕获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报文，如果能，记录并分析各字段的含义；</w:t>
      </w:r>
    </w:p>
    <w:p w14:paraId="5DF67CED" w14:textId="6FE37D66" w:rsidR="00105C5E" w:rsidRDefault="00826A33" w:rsidP="00826A33">
      <w:pPr>
        <w:tabs>
          <w:tab w:val="left" w:pos="840"/>
        </w:tabs>
        <w:ind w:left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54E97D0" wp14:editId="2ED19FFB">
            <wp:extent cx="5274310" cy="18478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2639" w14:textId="3AF33946" w:rsidR="00105C5E" w:rsidRDefault="00105C5E" w:rsidP="00826A33">
      <w:pPr>
        <w:numPr>
          <w:ilvl w:val="0"/>
          <w:numId w:val="14"/>
        </w:numPr>
        <w:tabs>
          <w:tab w:val="left" w:pos="840"/>
        </w:tabs>
        <w:rPr>
          <w:szCs w:val="21"/>
        </w:rPr>
      </w:pPr>
      <w:r>
        <w:rPr>
          <w:rFonts w:hint="eastAsia"/>
          <w:szCs w:val="21"/>
        </w:rPr>
        <w:t>从主机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检测报文，观察此时是否能捕获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报文，如果能，记录并分析各字段的含义；</w:t>
      </w:r>
    </w:p>
    <w:p w14:paraId="1FE90B26" w14:textId="0C96AED4" w:rsidR="00826A33" w:rsidRDefault="00826A33" w:rsidP="00826A33">
      <w:pPr>
        <w:tabs>
          <w:tab w:val="left" w:pos="840"/>
        </w:tabs>
        <w:ind w:left="420"/>
        <w:rPr>
          <w:szCs w:val="21"/>
        </w:rPr>
      </w:pPr>
      <w:r>
        <w:rPr>
          <w:noProof/>
        </w:rPr>
        <w:drawing>
          <wp:inline distT="0" distB="0" distL="0" distR="0" wp14:anchorId="74E95B32" wp14:editId="0186BF68">
            <wp:extent cx="5274310" cy="964565"/>
            <wp:effectExtent l="0" t="0" r="254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BEC1" w14:textId="2FEE4258" w:rsidR="00826A33" w:rsidRDefault="00826A33" w:rsidP="00826A33">
      <w:pPr>
        <w:tabs>
          <w:tab w:val="left" w:pos="840"/>
        </w:tabs>
        <w:rPr>
          <w:szCs w:val="21"/>
        </w:rPr>
      </w:pPr>
      <w:r>
        <w:rPr>
          <w:rFonts w:hint="eastAsia"/>
          <w:szCs w:val="21"/>
        </w:rPr>
        <w:lastRenderedPageBreak/>
        <w:t>第一个字段是表示广播寻找主机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1</w:t>
      </w:r>
      <w:r>
        <w:rPr>
          <w:szCs w:val="21"/>
        </w:rPr>
        <w:t>92.168.43.98.</w:t>
      </w:r>
    </w:p>
    <w:p w14:paraId="6273F98A" w14:textId="10EDC25A" w:rsidR="00826A33" w:rsidRDefault="00826A33" w:rsidP="00826A33">
      <w:pPr>
        <w:tabs>
          <w:tab w:val="left" w:pos="840"/>
        </w:tabs>
        <w:rPr>
          <w:szCs w:val="21"/>
        </w:rPr>
      </w:pPr>
      <w:r>
        <w:rPr>
          <w:rFonts w:hint="eastAsia"/>
          <w:szCs w:val="21"/>
        </w:rPr>
        <w:t>第二个字段同理。</w:t>
      </w:r>
    </w:p>
    <w:p w14:paraId="0C45C200" w14:textId="44176993" w:rsidR="00826A33" w:rsidRDefault="00826A33" w:rsidP="00826A33">
      <w:pPr>
        <w:tabs>
          <w:tab w:val="left" w:pos="840"/>
        </w:tabs>
        <w:rPr>
          <w:szCs w:val="21"/>
        </w:rPr>
      </w:pPr>
      <w:r>
        <w:rPr>
          <w:rFonts w:hint="eastAsia"/>
          <w:szCs w:val="21"/>
        </w:rPr>
        <w:t>第三个字段表示回复主机</w:t>
      </w:r>
      <w:r>
        <w:rPr>
          <w:szCs w:val="21"/>
        </w:rPr>
        <w:t>B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mac</w:t>
      </w:r>
      <w:r>
        <w:rPr>
          <w:rFonts w:hint="eastAsia"/>
          <w:szCs w:val="21"/>
        </w:rPr>
        <w:t>地址。</w:t>
      </w:r>
    </w:p>
    <w:p w14:paraId="513A04AB" w14:textId="415E35A1" w:rsidR="00826A33" w:rsidRDefault="00826A33" w:rsidP="00826A33">
      <w:pPr>
        <w:tabs>
          <w:tab w:val="left" w:pos="840"/>
        </w:tabs>
        <w:rPr>
          <w:szCs w:val="21"/>
        </w:rPr>
      </w:pPr>
      <w:r>
        <w:rPr>
          <w:rFonts w:hint="eastAsia"/>
          <w:szCs w:val="21"/>
        </w:rPr>
        <w:t>后面同理。</w:t>
      </w:r>
    </w:p>
    <w:p w14:paraId="563C401F" w14:textId="1D160C5C" w:rsidR="00826A33" w:rsidRDefault="00826A33" w:rsidP="00826A33">
      <w:pPr>
        <w:tabs>
          <w:tab w:val="left" w:pos="840"/>
        </w:tabs>
        <w:rPr>
          <w:szCs w:val="21"/>
        </w:rPr>
      </w:pPr>
      <w:r>
        <w:rPr>
          <w:rFonts w:hint="eastAsia"/>
          <w:szCs w:val="21"/>
        </w:rPr>
        <w:t>第一个字段的分组信息：</w:t>
      </w:r>
    </w:p>
    <w:p w14:paraId="71E4D992" w14:textId="15BD3EDD" w:rsidR="00826A33" w:rsidRDefault="00826A33" w:rsidP="00826A33">
      <w:pPr>
        <w:tabs>
          <w:tab w:val="left" w:pos="840"/>
        </w:tabs>
        <w:rPr>
          <w:szCs w:val="21"/>
        </w:rPr>
      </w:pPr>
      <w:r>
        <w:rPr>
          <w:noProof/>
        </w:rPr>
        <w:drawing>
          <wp:inline distT="0" distB="0" distL="0" distR="0" wp14:anchorId="4ACE1E78" wp14:editId="7AAE2DBC">
            <wp:extent cx="5274310" cy="216154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226F" w14:textId="7649CA79" w:rsidR="00826A33" w:rsidRDefault="00826A33" w:rsidP="00826A33">
      <w:pPr>
        <w:tabs>
          <w:tab w:val="left" w:pos="840"/>
        </w:tabs>
        <w:rPr>
          <w:rFonts w:hint="eastAsia"/>
          <w:szCs w:val="21"/>
        </w:rPr>
      </w:pPr>
      <w:proofErr w:type="spellStart"/>
      <w:r>
        <w:rPr>
          <w:szCs w:val="21"/>
        </w:rPr>
        <w:t>D</w:t>
      </w:r>
      <w:r>
        <w:rPr>
          <w:rFonts w:hint="eastAsia"/>
          <w:szCs w:val="21"/>
        </w:rPr>
        <w:t>estination</w:t>
      </w:r>
      <w:r>
        <w:rPr>
          <w:szCs w:val="21"/>
        </w:rPr>
        <w:t>:Broadcast</w:t>
      </w:r>
      <w:proofErr w:type="spellEnd"/>
      <w:r>
        <w:rPr>
          <w:rFonts w:hint="eastAsia"/>
          <w:szCs w:val="21"/>
        </w:rPr>
        <w:t>表示这是广播信息。</w:t>
      </w:r>
    </w:p>
    <w:p w14:paraId="0EF9BAE5" w14:textId="32452C2B" w:rsidR="00826A33" w:rsidRDefault="00826A33" w:rsidP="00826A33">
      <w:pPr>
        <w:tabs>
          <w:tab w:val="left" w:pos="840"/>
        </w:tabs>
        <w:rPr>
          <w:szCs w:val="21"/>
        </w:rPr>
      </w:pPr>
      <w:r>
        <w:rPr>
          <w:rFonts w:hint="eastAsia"/>
          <w:szCs w:val="21"/>
        </w:rPr>
        <w:t>第三个字段的分组信息：</w:t>
      </w:r>
    </w:p>
    <w:p w14:paraId="0368D720" w14:textId="07E96F1C" w:rsidR="00826A33" w:rsidRDefault="00826A33" w:rsidP="00826A33">
      <w:pPr>
        <w:tabs>
          <w:tab w:val="left" w:pos="840"/>
        </w:tabs>
        <w:rPr>
          <w:szCs w:val="21"/>
        </w:rPr>
      </w:pPr>
      <w:r>
        <w:rPr>
          <w:noProof/>
        </w:rPr>
        <w:drawing>
          <wp:inline distT="0" distB="0" distL="0" distR="0" wp14:anchorId="2A9EA4C1" wp14:editId="60BEE0A7">
            <wp:extent cx="5274310" cy="234315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2F0F" w14:textId="74883F87" w:rsidR="00826A33" w:rsidRDefault="00826A33" w:rsidP="00826A33">
      <w:pPr>
        <w:tabs>
          <w:tab w:val="left" w:pos="840"/>
        </w:tabs>
        <w:rPr>
          <w:rFonts w:hint="eastAsia"/>
          <w:szCs w:val="21"/>
        </w:rPr>
      </w:pPr>
      <w:r>
        <w:rPr>
          <w:rFonts w:hint="eastAsia"/>
          <w:szCs w:val="21"/>
        </w:rPr>
        <w:t>第三个字段的含义同理前文</w:t>
      </w:r>
      <w:r>
        <w:rPr>
          <w:rFonts w:hint="eastAsia"/>
          <w:szCs w:val="21"/>
        </w:rPr>
        <w:t>mac</w:t>
      </w:r>
      <w:r>
        <w:rPr>
          <w:rFonts w:hint="eastAsia"/>
          <w:szCs w:val="21"/>
        </w:rPr>
        <w:t>报分析。</w:t>
      </w:r>
    </w:p>
    <w:p w14:paraId="36EE341F" w14:textId="29FA2152" w:rsidR="00105C5E" w:rsidRDefault="00105C5E" w:rsidP="00105C5E">
      <w:pPr>
        <w:numPr>
          <w:ilvl w:val="0"/>
          <w:numId w:val="14"/>
        </w:numPr>
        <w:tabs>
          <w:tab w:val="left" w:pos="840"/>
        </w:tabs>
        <w:rPr>
          <w:szCs w:val="21"/>
        </w:rPr>
      </w:pPr>
      <w:r>
        <w:rPr>
          <w:rFonts w:hint="eastAsia"/>
          <w:szCs w:val="21"/>
        </w:rPr>
        <w:t>通过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 xml:space="preserve"> - a </w:t>
      </w:r>
      <w:r>
        <w:rPr>
          <w:rFonts w:hint="eastAsia"/>
          <w:szCs w:val="21"/>
        </w:rPr>
        <w:t>查看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表的更新情况，记录此时能否看到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对应的</w:t>
      </w:r>
      <w:r>
        <w:rPr>
          <w:rFonts w:hint="eastAsia"/>
          <w:szCs w:val="21"/>
        </w:rPr>
        <w:t>MAC</w:t>
      </w:r>
      <w:r>
        <w:rPr>
          <w:rFonts w:hint="eastAsia"/>
          <w:szCs w:val="21"/>
        </w:rPr>
        <w:t>地址；</w:t>
      </w:r>
    </w:p>
    <w:p w14:paraId="7BDD0341" w14:textId="605BC7E1" w:rsidR="00826A33" w:rsidRDefault="00826A33" w:rsidP="00826A33">
      <w:pPr>
        <w:tabs>
          <w:tab w:val="left" w:pos="840"/>
        </w:tabs>
        <w:ind w:left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C0FE21F" wp14:editId="4862A1DE">
            <wp:extent cx="4210050" cy="19907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53D0" w14:textId="320530D5" w:rsidR="00105C5E" w:rsidRDefault="00105C5E" w:rsidP="00105C5E">
      <w:pPr>
        <w:numPr>
          <w:ilvl w:val="0"/>
          <w:numId w:val="14"/>
        </w:numPr>
        <w:tabs>
          <w:tab w:val="left" w:pos="840"/>
        </w:tabs>
        <w:rPr>
          <w:szCs w:val="21"/>
        </w:rPr>
      </w:pPr>
      <w:r>
        <w:rPr>
          <w:rFonts w:hint="eastAsia"/>
          <w:szCs w:val="21"/>
        </w:rPr>
        <w:t>再次从主机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检测报文，或者再次从主机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lastRenderedPageBreak/>
        <w:t>检测报文，观察看此时是否能捕获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报文；</w:t>
      </w:r>
    </w:p>
    <w:p w14:paraId="0C2F311A" w14:textId="19892476" w:rsidR="00826A33" w:rsidRDefault="00826A33" w:rsidP="00826A33">
      <w:pPr>
        <w:tabs>
          <w:tab w:val="left" w:pos="840"/>
        </w:tabs>
        <w:rPr>
          <w:szCs w:val="21"/>
        </w:rPr>
      </w:pPr>
      <w:r>
        <w:rPr>
          <w:noProof/>
        </w:rPr>
        <w:drawing>
          <wp:inline distT="0" distB="0" distL="0" distR="0" wp14:anchorId="4BE6EA87" wp14:editId="57F628D4">
            <wp:extent cx="5274310" cy="910590"/>
            <wp:effectExtent l="0" t="0" r="254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755F" w14:textId="20E2B504" w:rsidR="00826A33" w:rsidRDefault="00826A33" w:rsidP="00826A33">
      <w:pPr>
        <w:tabs>
          <w:tab w:val="left" w:pos="840"/>
        </w:tabs>
        <w:rPr>
          <w:rFonts w:hint="eastAsia"/>
          <w:szCs w:val="21"/>
        </w:rPr>
      </w:pPr>
      <w:r>
        <w:rPr>
          <w:rFonts w:hint="eastAsia"/>
          <w:szCs w:val="21"/>
        </w:rPr>
        <w:t>可以获取。</w:t>
      </w:r>
    </w:p>
    <w:p w14:paraId="50664880" w14:textId="5C6FC143" w:rsidR="00105C5E" w:rsidRDefault="00105C5E" w:rsidP="00105C5E">
      <w:pPr>
        <w:numPr>
          <w:ilvl w:val="0"/>
          <w:numId w:val="14"/>
        </w:numPr>
        <w:tabs>
          <w:tab w:val="left" w:pos="840"/>
        </w:tabs>
        <w:rPr>
          <w:szCs w:val="21"/>
        </w:rPr>
      </w:pPr>
      <w:r>
        <w:rPr>
          <w:rFonts w:hint="eastAsia"/>
          <w:szCs w:val="21"/>
        </w:rPr>
        <w:t>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上和主机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停止进行任何数据通信，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分钟后再次从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向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检测报文，或者从主机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检测报文，观察看此时是否能捕获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报文。</w:t>
      </w:r>
    </w:p>
    <w:p w14:paraId="46561C9A" w14:textId="499897B6" w:rsidR="00826A33" w:rsidRDefault="00826A33" w:rsidP="00826A33">
      <w:pPr>
        <w:tabs>
          <w:tab w:val="left" w:pos="840"/>
        </w:tabs>
        <w:rPr>
          <w:szCs w:val="21"/>
        </w:rPr>
      </w:pPr>
      <w:r>
        <w:rPr>
          <w:noProof/>
        </w:rPr>
        <w:drawing>
          <wp:inline distT="0" distB="0" distL="0" distR="0" wp14:anchorId="4C039146" wp14:editId="3FE8FDE6">
            <wp:extent cx="4143375" cy="191452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0BBD" w14:textId="78C6B93B" w:rsidR="00826A33" w:rsidRDefault="00826A33" w:rsidP="00826A33">
      <w:pPr>
        <w:tabs>
          <w:tab w:val="left" w:pos="840"/>
        </w:tabs>
        <w:rPr>
          <w:szCs w:val="21"/>
        </w:rPr>
      </w:pP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>地址中已经没有主机</w:t>
      </w:r>
      <w:r>
        <w:rPr>
          <w:szCs w:val="21"/>
        </w:rPr>
        <w:t>B</w:t>
      </w:r>
      <w:r>
        <w:rPr>
          <w:rFonts w:hint="eastAsia"/>
          <w:szCs w:val="21"/>
        </w:rPr>
        <w:t>的地址。</w:t>
      </w:r>
    </w:p>
    <w:p w14:paraId="7ABD14BA" w14:textId="65B830B6" w:rsidR="00826A33" w:rsidRDefault="00826A33" w:rsidP="00826A33">
      <w:pPr>
        <w:tabs>
          <w:tab w:val="left" w:pos="840"/>
        </w:tabs>
        <w:rPr>
          <w:noProof/>
        </w:rPr>
      </w:pPr>
      <w:r>
        <w:rPr>
          <w:noProof/>
        </w:rPr>
        <w:drawing>
          <wp:inline distT="0" distB="0" distL="0" distR="0" wp14:anchorId="4F634569" wp14:editId="1C6D6AF5">
            <wp:extent cx="5274310" cy="908050"/>
            <wp:effectExtent l="0" t="0" r="2540" b="635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A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38252A" wp14:editId="30F67D4C">
            <wp:extent cx="4286250" cy="193357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97E6" w14:textId="4F9B06A0" w:rsidR="00826A33" w:rsidRDefault="00826A33" w:rsidP="00826A33">
      <w:pPr>
        <w:tabs>
          <w:tab w:val="left" w:pos="840"/>
        </w:tabs>
        <w:rPr>
          <w:rFonts w:hint="eastAsia"/>
          <w:szCs w:val="21"/>
        </w:rPr>
      </w:pPr>
      <w:r>
        <w:rPr>
          <w:rFonts w:hint="eastAsia"/>
          <w:noProof/>
        </w:rPr>
        <w:t>可以</w:t>
      </w:r>
      <w:r>
        <w:rPr>
          <w:rFonts w:hint="eastAsia"/>
          <w:noProof/>
        </w:rPr>
        <w:t>ping</w:t>
      </w:r>
      <w:r>
        <w:rPr>
          <w:rFonts w:hint="eastAsia"/>
          <w:noProof/>
        </w:rPr>
        <w:t>，并且可以获取</w:t>
      </w:r>
      <w:r>
        <w:rPr>
          <w:rFonts w:hint="eastAsia"/>
          <w:noProof/>
        </w:rPr>
        <w:t>arp</w:t>
      </w:r>
      <w:r>
        <w:rPr>
          <w:rFonts w:hint="eastAsia"/>
          <w:noProof/>
        </w:rPr>
        <w:t>报文。</w:t>
      </w:r>
    </w:p>
    <w:p w14:paraId="7EF82CBD" w14:textId="77777777" w:rsidR="00105C5E" w:rsidRDefault="00105C5E" w:rsidP="00105C5E">
      <w:pPr>
        <w:rPr>
          <w:rFonts w:hint="eastAsia"/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协议分析</w:t>
      </w:r>
    </w:p>
    <w:p w14:paraId="11D9517D" w14:textId="7F6637B3" w:rsidR="00105C5E" w:rsidRDefault="00105C5E" w:rsidP="00105C5E">
      <w:pPr>
        <w:numPr>
          <w:ilvl w:val="0"/>
          <w:numId w:val="15"/>
        </w:numPr>
        <w:tabs>
          <w:tab w:val="left" w:pos="840"/>
        </w:tabs>
        <w:rPr>
          <w:szCs w:val="21"/>
        </w:rPr>
      </w:pPr>
      <w:r>
        <w:rPr>
          <w:rFonts w:hint="eastAsia"/>
          <w:szCs w:val="21"/>
        </w:rPr>
        <w:t>从主机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检测报文，捕获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数据包，记录并分析各字段的含义，并与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数据包格式进行比较</w:t>
      </w:r>
      <w:r>
        <w:rPr>
          <w:rFonts w:hint="eastAsia"/>
          <w:szCs w:val="21"/>
        </w:rPr>
        <w:t>;</w:t>
      </w:r>
    </w:p>
    <w:p w14:paraId="5F2FF885" w14:textId="067DC164" w:rsidR="00921CF9" w:rsidRDefault="00826A33" w:rsidP="00826A33">
      <w:pPr>
        <w:tabs>
          <w:tab w:val="left" w:pos="840"/>
        </w:tabs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EE52391" wp14:editId="4F0C374E">
            <wp:extent cx="5274310" cy="154622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D0B4" w14:textId="3E277EEC" w:rsidR="00921CF9" w:rsidRDefault="00921CF9" w:rsidP="00826A33">
      <w:pPr>
        <w:tabs>
          <w:tab w:val="left" w:pos="840"/>
        </w:tabs>
        <w:rPr>
          <w:rFonts w:hint="eastAsia"/>
          <w:szCs w:val="21"/>
        </w:rPr>
      </w:pPr>
      <w:r>
        <w:rPr>
          <w:rFonts w:hint="eastAsia"/>
          <w:szCs w:val="21"/>
        </w:rPr>
        <w:t>总共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了两次，一共发送与接收八个数据包。</w:t>
      </w:r>
    </w:p>
    <w:p w14:paraId="194EF3CB" w14:textId="77777777" w:rsidR="00921CF9" w:rsidRDefault="00921CF9" w:rsidP="00826A33">
      <w:pPr>
        <w:tabs>
          <w:tab w:val="left" w:pos="840"/>
        </w:tabs>
        <w:rPr>
          <w:noProof/>
        </w:rPr>
      </w:pPr>
      <w:r>
        <w:rPr>
          <w:noProof/>
        </w:rPr>
        <w:drawing>
          <wp:inline distT="0" distB="0" distL="0" distR="0" wp14:anchorId="5D221672" wp14:editId="69EDD3AB">
            <wp:extent cx="5848421" cy="3460750"/>
            <wp:effectExtent l="0" t="0" r="0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0033" cy="346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96EF" w14:textId="45BF4BF1" w:rsidR="00921CF9" w:rsidRDefault="00921CF9" w:rsidP="00826A33">
      <w:pPr>
        <w:tabs>
          <w:tab w:val="left" w:pos="840"/>
        </w:tabs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CFA557D" wp14:editId="0DDD1F50">
            <wp:extent cx="5274310" cy="383349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45AA" w14:textId="77777777" w:rsidR="005A2C98" w:rsidRDefault="005A2C98" w:rsidP="005A2C98">
      <w:pPr>
        <w:ind w:left="420"/>
        <w:rPr>
          <w:color w:val="FF0000"/>
        </w:rPr>
      </w:pPr>
      <w:r>
        <w:rPr>
          <w:rFonts w:hint="eastAsia"/>
          <w:color w:val="FF0000"/>
        </w:rPr>
        <w:t>版本号：占用</w:t>
      </w:r>
      <w:r>
        <w:rPr>
          <w:rFonts w:hint="eastAsia"/>
          <w:color w:val="FF0000"/>
        </w:rPr>
        <w:t>4</w:t>
      </w:r>
      <w:r>
        <w:rPr>
          <w:rFonts w:hint="eastAsia"/>
          <w:color w:val="FF0000"/>
        </w:rPr>
        <w:t>位，表示该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数据包使用的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协议版本。</w:t>
      </w:r>
    </w:p>
    <w:p w14:paraId="19565A09" w14:textId="77777777" w:rsidR="005A2C98" w:rsidRDefault="005A2C98" w:rsidP="005A2C98">
      <w:pPr>
        <w:ind w:left="420"/>
        <w:rPr>
          <w:color w:val="FF0000"/>
        </w:rPr>
      </w:pPr>
      <w:r>
        <w:rPr>
          <w:rFonts w:hint="eastAsia"/>
          <w:color w:val="FF0000"/>
        </w:rPr>
        <w:t>头长度：占用</w:t>
      </w:r>
      <w:r>
        <w:rPr>
          <w:rFonts w:hint="eastAsia"/>
          <w:color w:val="FF0000"/>
        </w:rPr>
        <w:t>4</w:t>
      </w:r>
      <w:r>
        <w:rPr>
          <w:rFonts w:hint="eastAsia"/>
          <w:color w:val="FF0000"/>
        </w:rPr>
        <w:t>位，表示整个报头的长度。</w:t>
      </w:r>
    </w:p>
    <w:p w14:paraId="20C8C57E" w14:textId="77777777" w:rsidR="005A2C98" w:rsidRDefault="005A2C98" w:rsidP="005A2C98">
      <w:pPr>
        <w:ind w:left="420"/>
        <w:rPr>
          <w:color w:val="FF0000"/>
        </w:rPr>
      </w:pPr>
      <w:r>
        <w:rPr>
          <w:rFonts w:hint="eastAsia"/>
          <w:color w:val="FF0000"/>
        </w:rPr>
        <w:t>服务类型：占用</w:t>
      </w:r>
      <w:r>
        <w:rPr>
          <w:rFonts w:hint="eastAsia"/>
          <w:color w:val="FF0000"/>
        </w:rPr>
        <w:t>8</w:t>
      </w:r>
      <w:r>
        <w:rPr>
          <w:rFonts w:hint="eastAsia"/>
          <w:color w:val="FF0000"/>
        </w:rPr>
        <w:t>位，用于规定本数据包的处理方式。</w:t>
      </w:r>
    </w:p>
    <w:p w14:paraId="514D2B6B" w14:textId="77777777" w:rsidR="005A2C98" w:rsidRDefault="005A2C98" w:rsidP="005A2C98">
      <w:pPr>
        <w:ind w:left="420"/>
        <w:rPr>
          <w:color w:val="FF0000"/>
        </w:rPr>
      </w:pPr>
      <w:r>
        <w:rPr>
          <w:rFonts w:hint="eastAsia"/>
          <w:color w:val="FF0000"/>
        </w:rPr>
        <w:t>总长度：占用</w:t>
      </w: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位，表示整个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数据包的长度，以字节为单位。</w:t>
      </w:r>
    </w:p>
    <w:p w14:paraId="18878E00" w14:textId="77777777" w:rsidR="005A2C98" w:rsidRDefault="005A2C98" w:rsidP="005A2C98">
      <w:pPr>
        <w:ind w:left="420"/>
        <w:rPr>
          <w:color w:val="FF0000"/>
        </w:rPr>
      </w:pPr>
      <w:r>
        <w:rPr>
          <w:rFonts w:hint="eastAsia"/>
          <w:color w:val="FF0000"/>
        </w:rPr>
        <w:t>标识：占</w:t>
      </w: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位，可以使分片后各数据报片最后能正确地重</w:t>
      </w:r>
      <w:proofErr w:type="gramStart"/>
      <w:r>
        <w:rPr>
          <w:rFonts w:hint="eastAsia"/>
          <w:color w:val="FF0000"/>
        </w:rPr>
        <w:t>装成为</w:t>
      </w:r>
      <w:proofErr w:type="gramEnd"/>
      <w:r>
        <w:rPr>
          <w:rFonts w:hint="eastAsia"/>
          <w:color w:val="FF0000"/>
        </w:rPr>
        <w:t>原来的数据报。</w:t>
      </w:r>
    </w:p>
    <w:p w14:paraId="235F5F95" w14:textId="77777777" w:rsidR="005A2C98" w:rsidRDefault="005A2C98" w:rsidP="005A2C98">
      <w:pPr>
        <w:ind w:left="420"/>
        <w:rPr>
          <w:color w:val="FF0000"/>
        </w:rPr>
      </w:pPr>
      <w:r>
        <w:rPr>
          <w:rFonts w:hint="eastAsia"/>
          <w:color w:val="FF0000"/>
        </w:rPr>
        <w:t>标志：占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位，但目前只有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位有意义</w:t>
      </w:r>
      <w:r>
        <w:rPr>
          <w:rFonts w:hint="eastAsia"/>
          <w:color w:val="FF0000"/>
        </w:rPr>
        <w:t xml:space="preserve">. </w:t>
      </w:r>
      <w:r>
        <w:rPr>
          <w:rFonts w:hint="eastAsia"/>
          <w:color w:val="FF0000"/>
        </w:rPr>
        <w:t>标志字段中的最低位记为</w:t>
      </w:r>
      <w:r>
        <w:rPr>
          <w:rFonts w:hint="eastAsia"/>
          <w:color w:val="FF0000"/>
        </w:rPr>
        <w:t xml:space="preserve"> MF(More Fragment).MF=1</w:t>
      </w:r>
      <w:r>
        <w:rPr>
          <w:rFonts w:hint="eastAsia"/>
          <w:color w:val="FF0000"/>
        </w:rPr>
        <w:t>即表示后面</w:t>
      </w:r>
      <w:r>
        <w:rPr>
          <w:rFonts w:hint="eastAsia"/>
          <w:color w:val="FF0000"/>
        </w:rPr>
        <w:t>"</w:t>
      </w:r>
      <w:r>
        <w:rPr>
          <w:rFonts w:hint="eastAsia"/>
          <w:color w:val="FF0000"/>
        </w:rPr>
        <w:t>还有分片</w:t>
      </w:r>
      <w:r>
        <w:rPr>
          <w:rFonts w:hint="eastAsia"/>
          <w:color w:val="FF0000"/>
        </w:rPr>
        <w:t>"</w:t>
      </w:r>
      <w:r>
        <w:rPr>
          <w:rFonts w:hint="eastAsia"/>
          <w:color w:val="FF0000"/>
        </w:rPr>
        <w:t>的数据报</w:t>
      </w:r>
      <w:r>
        <w:rPr>
          <w:rFonts w:hint="eastAsia"/>
          <w:color w:val="FF0000"/>
        </w:rPr>
        <w:t>.MF=0</w:t>
      </w:r>
      <w:r>
        <w:rPr>
          <w:rFonts w:hint="eastAsia"/>
          <w:color w:val="FF0000"/>
        </w:rPr>
        <w:t>表示这已是若干数据报片中的最后一个</w:t>
      </w:r>
      <w:r>
        <w:rPr>
          <w:rFonts w:hint="eastAsia"/>
          <w:color w:val="FF0000"/>
        </w:rPr>
        <w:t>.</w:t>
      </w:r>
      <w:r>
        <w:rPr>
          <w:rFonts w:hint="eastAsia"/>
          <w:color w:val="FF0000"/>
        </w:rPr>
        <w:t>标志字段中间的一位记为</w:t>
      </w:r>
      <w:r>
        <w:rPr>
          <w:rFonts w:hint="eastAsia"/>
          <w:color w:val="FF0000"/>
        </w:rPr>
        <w:t>DF(Don't Fragment),</w:t>
      </w:r>
      <w:r>
        <w:rPr>
          <w:rFonts w:hint="eastAsia"/>
          <w:color w:val="FF0000"/>
        </w:rPr>
        <w:t>意思是</w:t>
      </w:r>
      <w:r>
        <w:rPr>
          <w:rFonts w:hint="eastAsia"/>
          <w:color w:val="FF0000"/>
        </w:rPr>
        <w:t>"</w:t>
      </w:r>
      <w:r>
        <w:rPr>
          <w:rFonts w:hint="eastAsia"/>
          <w:color w:val="FF0000"/>
        </w:rPr>
        <w:t>不能分片</w:t>
      </w:r>
      <w:r>
        <w:rPr>
          <w:rFonts w:hint="eastAsia"/>
          <w:color w:val="FF0000"/>
        </w:rPr>
        <w:t>",</w:t>
      </w:r>
      <w:r>
        <w:rPr>
          <w:rFonts w:hint="eastAsia"/>
          <w:color w:val="FF0000"/>
        </w:rPr>
        <w:t>只有当</w:t>
      </w:r>
      <w:r>
        <w:rPr>
          <w:rFonts w:hint="eastAsia"/>
          <w:color w:val="FF0000"/>
        </w:rPr>
        <w:t xml:space="preserve"> DF=0</w:t>
      </w:r>
      <w:r>
        <w:rPr>
          <w:rFonts w:hint="eastAsia"/>
          <w:color w:val="FF0000"/>
        </w:rPr>
        <w:t>时才允许分片。</w:t>
      </w:r>
    </w:p>
    <w:p w14:paraId="1CE298D8" w14:textId="77777777" w:rsidR="005A2C98" w:rsidRDefault="005A2C98" w:rsidP="005A2C98">
      <w:pPr>
        <w:ind w:left="420"/>
        <w:rPr>
          <w:color w:val="FF0000"/>
        </w:rPr>
      </w:pPr>
      <w:r>
        <w:rPr>
          <w:rFonts w:hint="eastAsia"/>
          <w:color w:val="FF0000"/>
        </w:rPr>
        <w:t>片偏移：占</w:t>
      </w:r>
      <w:r>
        <w:rPr>
          <w:rFonts w:hint="eastAsia"/>
          <w:color w:val="FF0000"/>
        </w:rPr>
        <w:t xml:space="preserve"> 13</w:t>
      </w:r>
      <w:r>
        <w:rPr>
          <w:rFonts w:hint="eastAsia"/>
          <w:color w:val="FF0000"/>
        </w:rPr>
        <w:t>位</w:t>
      </w:r>
      <w:r>
        <w:rPr>
          <w:rFonts w:hint="eastAsia"/>
          <w:color w:val="FF0000"/>
        </w:rPr>
        <w:t>.</w:t>
      </w:r>
      <w:r>
        <w:rPr>
          <w:rFonts w:hint="eastAsia"/>
          <w:color w:val="FF0000"/>
        </w:rPr>
        <w:t>较长的分组在分片后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某片在原分组中的相对位置</w:t>
      </w:r>
      <w:r>
        <w:rPr>
          <w:rFonts w:hint="eastAsia"/>
          <w:color w:val="FF0000"/>
        </w:rPr>
        <w:t>.</w:t>
      </w:r>
      <w:r>
        <w:rPr>
          <w:rFonts w:hint="eastAsia"/>
          <w:color w:val="FF0000"/>
        </w:rPr>
        <w:t>也就是说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相对用户数据字段的起点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该片从何处开始</w:t>
      </w:r>
      <w:r>
        <w:rPr>
          <w:rFonts w:hint="eastAsia"/>
          <w:color w:val="FF0000"/>
        </w:rPr>
        <w:t>.</w:t>
      </w:r>
      <w:r>
        <w:rPr>
          <w:rFonts w:hint="eastAsia"/>
          <w:color w:val="FF0000"/>
        </w:rPr>
        <w:t>片偏移以</w:t>
      </w:r>
      <w:r>
        <w:rPr>
          <w:rFonts w:hint="eastAsia"/>
          <w:color w:val="FF0000"/>
        </w:rPr>
        <w:t xml:space="preserve"> 8</w:t>
      </w:r>
      <w:r>
        <w:rPr>
          <w:rFonts w:hint="eastAsia"/>
          <w:color w:val="FF0000"/>
        </w:rPr>
        <w:t>个字节为偏移单位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这就是说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每个分片的长度一定是</w:t>
      </w:r>
      <w:r>
        <w:rPr>
          <w:rFonts w:hint="eastAsia"/>
          <w:color w:val="FF0000"/>
        </w:rPr>
        <w:t xml:space="preserve"> 8</w:t>
      </w:r>
      <w:r>
        <w:rPr>
          <w:rFonts w:hint="eastAsia"/>
          <w:color w:val="FF0000"/>
        </w:rPr>
        <w:t>字节</w:t>
      </w:r>
      <w:r>
        <w:rPr>
          <w:rFonts w:hint="eastAsia"/>
          <w:color w:val="FF0000"/>
        </w:rPr>
        <w:t>(64</w:t>
      </w:r>
      <w:r>
        <w:rPr>
          <w:rFonts w:hint="eastAsia"/>
          <w:color w:val="FF0000"/>
        </w:rPr>
        <w:t>位</w:t>
      </w:r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的整数</w:t>
      </w:r>
      <w:proofErr w:type="gramStart"/>
      <w:r>
        <w:rPr>
          <w:rFonts w:hint="eastAsia"/>
          <w:color w:val="FF0000"/>
        </w:rPr>
        <w:t>倍</w:t>
      </w:r>
      <w:proofErr w:type="gramEnd"/>
      <w:r>
        <w:rPr>
          <w:rFonts w:hint="eastAsia"/>
          <w:color w:val="FF0000"/>
        </w:rPr>
        <w:t>。</w:t>
      </w:r>
    </w:p>
    <w:p w14:paraId="3C0E5569" w14:textId="77777777" w:rsidR="005A2C98" w:rsidRDefault="005A2C98" w:rsidP="005A2C98">
      <w:pPr>
        <w:ind w:left="420"/>
        <w:rPr>
          <w:color w:val="FF0000"/>
        </w:rPr>
      </w:pPr>
      <w:r>
        <w:rPr>
          <w:rFonts w:hint="eastAsia"/>
          <w:color w:val="FF0000"/>
        </w:rPr>
        <w:t>生存时间：占</w:t>
      </w:r>
      <w:r>
        <w:rPr>
          <w:rFonts w:hint="eastAsia"/>
          <w:color w:val="FF0000"/>
        </w:rPr>
        <w:t>8</w:t>
      </w:r>
      <w:r>
        <w:rPr>
          <w:rFonts w:hint="eastAsia"/>
          <w:color w:val="FF0000"/>
        </w:rPr>
        <w:t>位，目的是防止无法交付的数据报无限制地在因特网中兜圈子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因而白白消耗网络资源。</w:t>
      </w:r>
    </w:p>
    <w:p w14:paraId="0CEF66CD" w14:textId="77777777" w:rsidR="005A2C98" w:rsidRDefault="005A2C98" w:rsidP="005A2C98">
      <w:pPr>
        <w:ind w:left="420"/>
        <w:rPr>
          <w:color w:val="FF0000"/>
        </w:rPr>
      </w:pPr>
      <w:r>
        <w:rPr>
          <w:rFonts w:hint="eastAsia"/>
          <w:color w:val="FF0000"/>
        </w:rPr>
        <w:t>协议：占</w:t>
      </w:r>
      <w:r>
        <w:rPr>
          <w:rFonts w:hint="eastAsia"/>
          <w:color w:val="FF0000"/>
        </w:rPr>
        <w:t xml:space="preserve"> 8 </w:t>
      </w:r>
      <w:r>
        <w:rPr>
          <w:rFonts w:hint="eastAsia"/>
          <w:color w:val="FF0000"/>
        </w:rPr>
        <w:t>位</w:t>
      </w:r>
      <w:r>
        <w:rPr>
          <w:rFonts w:hint="eastAsia"/>
          <w:color w:val="FF0000"/>
        </w:rPr>
        <w:t>.</w:t>
      </w:r>
      <w:r>
        <w:rPr>
          <w:rFonts w:hint="eastAsia"/>
          <w:color w:val="FF0000"/>
        </w:rPr>
        <w:t>协议字段指出此数据报携带的数据是使用何种协议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以便使目的主机的</w:t>
      </w:r>
      <w:r>
        <w:rPr>
          <w:rFonts w:hint="eastAsia"/>
          <w:color w:val="FF0000"/>
        </w:rPr>
        <w:t>IP</w:t>
      </w:r>
      <w:proofErr w:type="gramStart"/>
      <w:r>
        <w:rPr>
          <w:rFonts w:hint="eastAsia"/>
          <w:color w:val="FF0000"/>
        </w:rPr>
        <w:t>层知道</w:t>
      </w:r>
      <w:proofErr w:type="gramEnd"/>
      <w:r>
        <w:rPr>
          <w:rFonts w:hint="eastAsia"/>
          <w:color w:val="FF0000"/>
        </w:rPr>
        <w:t>应将数据部分上交给</w:t>
      </w:r>
      <w:proofErr w:type="gramStart"/>
      <w:r>
        <w:rPr>
          <w:rFonts w:hint="eastAsia"/>
          <w:color w:val="FF0000"/>
        </w:rPr>
        <w:t>哪个处理</w:t>
      </w:r>
      <w:proofErr w:type="gramEnd"/>
      <w:r>
        <w:rPr>
          <w:rFonts w:hint="eastAsia"/>
          <w:color w:val="FF0000"/>
        </w:rPr>
        <w:t>过程</w:t>
      </w:r>
      <w:r>
        <w:rPr>
          <w:rFonts w:hint="eastAsia"/>
          <w:color w:val="FF0000"/>
        </w:rPr>
        <w:t>.</w:t>
      </w:r>
      <w:r>
        <w:rPr>
          <w:rFonts w:hint="eastAsia"/>
          <w:color w:val="FF0000"/>
        </w:rPr>
        <w:t>详细资料请看文章最后的注释。</w:t>
      </w:r>
    </w:p>
    <w:p w14:paraId="57478F27" w14:textId="77777777" w:rsidR="005A2C98" w:rsidRDefault="005A2C98" w:rsidP="005A2C98">
      <w:pPr>
        <w:ind w:left="420"/>
        <w:rPr>
          <w:color w:val="FF0000"/>
        </w:rPr>
      </w:pPr>
      <w:r>
        <w:rPr>
          <w:color w:val="FF0000"/>
        </w:rPr>
        <w:t>首部检验和</w:t>
      </w:r>
      <w:r>
        <w:rPr>
          <w:rFonts w:hint="eastAsia"/>
          <w:color w:val="FF0000"/>
        </w:rPr>
        <w:t>：</w:t>
      </w:r>
      <w:r>
        <w:rPr>
          <w:color w:val="FF0000"/>
        </w:rPr>
        <w:t>占</w:t>
      </w:r>
      <w:r>
        <w:rPr>
          <w:color w:val="FF0000"/>
        </w:rPr>
        <w:t xml:space="preserve"> 16</w:t>
      </w:r>
      <w:r>
        <w:rPr>
          <w:color w:val="FF0000"/>
        </w:rPr>
        <w:t>位</w:t>
      </w:r>
      <w:r>
        <w:rPr>
          <w:color w:val="FF0000"/>
        </w:rPr>
        <w:t>.</w:t>
      </w:r>
      <w:r>
        <w:rPr>
          <w:color w:val="FF0000"/>
        </w:rPr>
        <w:t>这个字段只检验数据报的首部</w:t>
      </w:r>
      <w:r>
        <w:rPr>
          <w:color w:val="FF0000"/>
        </w:rPr>
        <w:t>,</w:t>
      </w:r>
      <w:r>
        <w:rPr>
          <w:color w:val="FF0000"/>
        </w:rPr>
        <w:t>但不包括数据部分</w:t>
      </w:r>
      <w:r>
        <w:rPr>
          <w:color w:val="FF0000"/>
        </w:rPr>
        <w:t>.</w:t>
      </w:r>
      <w:r>
        <w:rPr>
          <w:color w:val="FF0000"/>
        </w:rPr>
        <w:t>这是因为数据报每经过一个路由器</w:t>
      </w:r>
      <w:r>
        <w:rPr>
          <w:color w:val="FF0000"/>
        </w:rPr>
        <w:t>,</w:t>
      </w:r>
      <w:r>
        <w:rPr>
          <w:color w:val="FF0000"/>
        </w:rPr>
        <w:t>都要重新计算一下首都检验和</w:t>
      </w:r>
      <w:r>
        <w:rPr>
          <w:color w:val="FF0000"/>
        </w:rPr>
        <w:t xml:space="preserve"> (</w:t>
      </w:r>
      <w:r>
        <w:rPr>
          <w:color w:val="FF0000"/>
        </w:rPr>
        <w:t>一些字段</w:t>
      </w:r>
      <w:r>
        <w:rPr>
          <w:color w:val="FF0000"/>
        </w:rPr>
        <w:t>,</w:t>
      </w:r>
      <w:r>
        <w:rPr>
          <w:color w:val="FF0000"/>
        </w:rPr>
        <w:t>如生存时间</w:t>
      </w:r>
      <w:r>
        <w:rPr>
          <w:color w:val="FF0000"/>
        </w:rPr>
        <w:t>,</w:t>
      </w:r>
      <w:r>
        <w:rPr>
          <w:color w:val="FF0000"/>
        </w:rPr>
        <w:t>标志</w:t>
      </w:r>
      <w:r>
        <w:rPr>
          <w:color w:val="FF0000"/>
        </w:rPr>
        <w:t>,</w:t>
      </w:r>
      <w:r>
        <w:rPr>
          <w:color w:val="FF0000"/>
        </w:rPr>
        <w:t>片偏移等都可能发生变化</w:t>
      </w:r>
      <w:r>
        <w:rPr>
          <w:color w:val="FF0000"/>
        </w:rPr>
        <w:t>),</w:t>
      </w:r>
      <w:r>
        <w:rPr>
          <w:color w:val="FF0000"/>
        </w:rPr>
        <w:t>不检验数据部分可减少计算的工作量</w:t>
      </w:r>
      <w:r>
        <w:rPr>
          <w:rFonts w:hint="eastAsia"/>
          <w:color w:val="FF0000"/>
        </w:rPr>
        <w:t>。</w:t>
      </w:r>
    </w:p>
    <w:p w14:paraId="6F4BAC59" w14:textId="77777777" w:rsidR="005A2C98" w:rsidRDefault="005A2C98" w:rsidP="005A2C98">
      <w:pPr>
        <w:ind w:left="420"/>
        <w:rPr>
          <w:color w:val="FF0000"/>
        </w:rPr>
      </w:pPr>
      <w:r>
        <w:rPr>
          <w:color w:val="FF0000"/>
        </w:rPr>
        <w:t>源地址</w:t>
      </w:r>
      <w:r>
        <w:rPr>
          <w:color w:val="FF0000"/>
        </w:rPr>
        <w:t>:</w:t>
      </w:r>
      <w:r>
        <w:rPr>
          <w:color w:val="FF0000"/>
        </w:rPr>
        <w:t>占</w:t>
      </w:r>
      <w:r>
        <w:rPr>
          <w:color w:val="FF0000"/>
        </w:rPr>
        <w:t>32</w:t>
      </w:r>
      <w:r>
        <w:rPr>
          <w:color w:val="FF0000"/>
        </w:rPr>
        <w:t>位</w:t>
      </w:r>
      <w:r>
        <w:rPr>
          <w:rFonts w:hint="eastAsia"/>
          <w:color w:val="FF0000"/>
        </w:rPr>
        <w:t>。</w:t>
      </w:r>
    </w:p>
    <w:p w14:paraId="451FC2B9" w14:textId="77777777" w:rsidR="005A2C98" w:rsidRDefault="005A2C98" w:rsidP="005A2C98">
      <w:pPr>
        <w:ind w:left="420"/>
        <w:rPr>
          <w:color w:val="FF0000"/>
        </w:rPr>
      </w:pPr>
      <w:r>
        <w:rPr>
          <w:color w:val="FF0000"/>
        </w:rPr>
        <w:t>目的地址</w:t>
      </w:r>
      <w:r>
        <w:rPr>
          <w:color w:val="FF0000"/>
        </w:rPr>
        <w:t>:</w:t>
      </w:r>
      <w:r>
        <w:rPr>
          <w:color w:val="FF0000"/>
        </w:rPr>
        <w:t>占</w:t>
      </w:r>
      <w:r>
        <w:rPr>
          <w:color w:val="FF0000"/>
        </w:rPr>
        <w:t xml:space="preserve"> 32</w:t>
      </w:r>
      <w:r>
        <w:rPr>
          <w:color w:val="FF0000"/>
        </w:rPr>
        <w:t>位</w:t>
      </w:r>
      <w:r>
        <w:rPr>
          <w:rFonts w:hint="eastAsia"/>
          <w:color w:val="FF0000"/>
        </w:rPr>
        <w:t>。</w:t>
      </w:r>
    </w:p>
    <w:p w14:paraId="56D13A0F" w14:textId="77777777" w:rsidR="005A2C98" w:rsidRPr="005A2C98" w:rsidRDefault="005A2C98" w:rsidP="00826A33">
      <w:pPr>
        <w:tabs>
          <w:tab w:val="left" w:pos="840"/>
        </w:tabs>
        <w:rPr>
          <w:rFonts w:hint="eastAsia"/>
          <w:szCs w:val="21"/>
        </w:rPr>
      </w:pPr>
    </w:p>
    <w:p w14:paraId="5917E194" w14:textId="5D977889" w:rsidR="00105C5E" w:rsidRDefault="00105C5E" w:rsidP="00105C5E">
      <w:pPr>
        <w:numPr>
          <w:ilvl w:val="0"/>
          <w:numId w:val="15"/>
        </w:numPr>
        <w:tabs>
          <w:tab w:val="left" w:pos="840"/>
        </w:tabs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命令，制定数据包长度，如</w:t>
      </w:r>
      <w:r>
        <w:rPr>
          <w:rFonts w:hint="eastAsia"/>
          <w:szCs w:val="21"/>
        </w:rPr>
        <w:t>ping -l 2000</w:t>
      </w:r>
      <w:r>
        <w:rPr>
          <w:rFonts w:hint="eastAsia"/>
          <w:szCs w:val="21"/>
        </w:rPr>
        <w:t>，</w:t>
      </w:r>
      <w:proofErr w:type="gramStart"/>
      <w:r>
        <w:rPr>
          <w:rFonts w:hint="eastAsia"/>
          <w:szCs w:val="21"/>
        </w:rPr>
        <w:t>使用嗅探器</w:t>
      </w:r>
      <w:proofErr w:type="gramEnd"/>
      <w:r>
        <w:rPr>
          <w:rFonts w:hint="eastAsia"/>
          <w:szCs w:val="21"/>
        </w:rPr>
        <w:t>观察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分片情况，并分析</w:t>
      </w:r>
      <w:r>
        <w:rPr>
          <w:rFonts w:hint="eastAsia"/>
          <w:b/>
          <w:bCs/>
          <w:szCs w:val="21"/>
        </w:rPr>
        <w:t>分片和重组</w:t>
      </w:r>
      <w:r>
        <w:rPr>
          <w:rFonts w:hint="eastAsia"/>
          <w:szCs w:val="21"/>
        </w:rPr>
        <w:t>过程。</w:t>
      </w:r>
    </w:p>
    <w:p w14:paraId="16F80500" w14:textId="291ABE6B" w:rsidR="00921CF9" w:rsidRDefault="00921CF9" w:rsidP="00921CF9">
      <w:pPr>
        <w:tabs>
          <w:tab w:val="left" w:pos="840"/>
        </w:tabs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1A40BCE" wp14:editId="4009C0CA">
            <wp:extent cx="5274310" cy="1382395"/>
            <wp:effectExtent l="0" t="0" r="254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DED3" w14:textId="5095D460" w:rsidR="00E82AEE" w:rsidRDefault="00E82AEE" w:rsidP="00921CF9">
      <w:pPr>
        <w:tabs>
          <w:tab w:val="left" w:pos="840"/>
        </w:tabs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ing</w:t>
      </w:r>
      <w:r>
        <w:rPr>
          <w:szCs w:val="21"/>
        </w:rPr>
        <w:t xml:space="preserve"> -</w:t>
      </w:r>
      <w:r>
        <w:rPr>
          <w:rFonts w:hint="eastAsia"/>
          <w:szCs w:val="21"/>
        </w:rPr>
        <w:t>l</w:t>
      </w:r>
      <w:r>
        <w:rPr>
          <w:szCs w:val="21"/>
        </w:rPr>
        <w:t xml:space="preserve"> 2000</w:t>
      </w:r>
      <w:r>
        <w:rPr>
          <w:rFonts w:hint="eastAsia"/>
          <w:szCs w:val="21"/>
        </w:rPr>
        <w:t>的结果不够明显，可以</w:t>
      </w:r>
      <w:r>
        <w:rPr>
          <w:rFonts w:hint="eastAsia"/>
          <w:szCs w:val="21"/>
        </w:rPr>
        <w:t>ping</w:t>
      </w:r>
      <w:r>
        <w:rPr>
          <w:szCs w:val="21"/>
        </w:rPr>
        <w:t xml:space="preserve"> -</w:t>
      </w:r>
      <w:r>
        <w:rPr>
          <w:rFonts w:hint="eastAsia"/>
          <w:szCs w:val="21"/>
        </w:rPr>
        <w:t>l</w:t>
      </w:r>
      <w:r>
        <w:rPr>
          <w:szCs w:val="21"/>
        </w:rPr>
        <w:t xml:space="preserve"> 8000</w:t>
      </w:r>
      <w:r>
        <w:rPr>
          <w:rFonts w:hint="eastAsia"/>
          <w:szCs w:val="21"/>
        </w:rPr>
        <w:t>观察结果：</w:t>
      </w:r>
    </w:p>
    <w:p w14:paraId="1F015579" w14:textId="7B3F4F4D" w:rsidR="00E82AEE" w:rsidRDefault="00E82AEE" w:rsidP="00921CF9">
      <w:pPr>
        <w:tabs>
          <w:tab w:val="left" w:pos="840"/>
        </w:tabs>
        <w:rPr>
          <w:szCs w:val="21"/>
        </w:rPr>
      </w:pPr>
      <w:r>
        <w:rPr>
          <w:noProof/>
        </w:rPr>
        <w:drawing>
          <wp:inline distT="0" distB="0" distL="0" distR="0" wp14:anchorId="6CCBD998" wp14:editId="38CBBDDB">
            <wp:extent cx="5274310" cy="160274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2785" w14:textId="5E678641" w:rsidR="00E82AEE" w:rsidRDefault="00E82AEE" w:rsidP="00921CF9">
      <w:pPr>
        <w:tabs>
          <w:tab w:val="left" w:pos="840"/>
        </w:tabs>
        <w:rPr>
          <w:szCs w:val="21"/>
        </w:rPr>
      </w:pPr>
      <w:r>
        <w:rPr>
          <w:rFonts w:hint="eastAsia"/>
          <w:szCs w:val="21"/>
        </w:rPr>
        <w:t>观察结果，得到数据被分片为长度为</w:t>
      </w:r>
      <w:r>
        <w:rPr>
          <w:rFonts w:hint="eastAsia"/>
          <w:szCs w:val="21"/>
        </w:rPr>
        <w:t>1</w:t>
      </w:r>
      <w:r>
        <w:rPr>
          <w:szCs w:val="21"/>
        </w:rPr>
        <w:t>514</w:t>
      </w:r>
      <w:r>
        <w:rPr>
          <w:rFonts w:hint="eastAsia"/>
          <w:szCs w:val="21"/>
        </w:rPr>
        <w:t>字节的分片。</w:t>
      </w:r>
    </w:p>
    <w:p w14:paraId="449658EF" w14:textId="01EE8561" w:rsidR="00E82AEE" w:rsidRDefault="00E82AEE" w:rsidP="00921CF9">
      <w:pPr>
        <w:tabs>
          <w:tab w:val="left" w:pos="840"/>
        </w:tabs>
        <w:rPr>
          <w:szCs w:val="21"/>
        </w:rPr>
      </w:pPr>
      <w:r>
        <w:rPr>
          <w:rFonts w:hint="eastAsia"/>
          <w:szCs w:val="21"/>
        </w:rPr>
        <w:t>观察主机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：</w:t>
      </w:r>
    </w:p>
    <w:p w14:paraId="367F786F" w14:textId="68D85FF9" w:rsidR="00E82AEE" w:rsidRDefault="00E82AEE" w:rsidP="00921CF9">
      <w:pPr>
        <w:tabs>
          <w:tab w:val="left" w:pos="840"/>
        </w:tabs>
        <w:rPr>
          <w:rFonts w:hint="eastAsia"/>
          <w:szCs w:val="21"/>
        </w:rPr>
      </w:pPr>
      <w:r w:rsidRPr="00E82AEE">
        <w:rPr>
          <w:noProof/>
          <w:szCs w:val="21"/>
        </w:rPr>
        <w:drawing>
          <wp:inline distT="0" distB="0" distL="0" distR="0" wp14:anchorId="0EDDB1BE" wp14:editId="50623AA2">
            <wp:extent cx="5274310" cy="234823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775C4" w14:textId="77777777" w:rsidR="005A2C98" w:rsidRPr="005A2C98" w:rsidRDefault="00E82AEE" w:rsidP="005A2C98">
      <w:pPr>
        <w:tabs>
          <w:tab w:val="left" w:pos="840"/>
        </w:tabs>
        <w:rPr>
          <w:color w:val="FF0000"/>
          <w:szCs w:val="21"/>
        </w:rPr>
      </w:pPr>
      <w:r w:rsidRPr="005A2C98">
        <w:rPr>
          <w:rFonts w:hint="eastAsia"/>
          <w:color w:val="FF0000"/>
          <w:szCs w:val="21"/>
        </w:rPr>
        <w:t>所有分组到达主机</w:t>
      </w:r>
      <w:r w:rsidRPr="005A2C98">
        <w:rPr>
          <w:rFonts w:hint="eastAsia"/>
          <w:color w:val="FF0000"/>
          <w:szCs w:val="21"/>
        </w:rPr>
        <w:t>B</w:t>
      </w:r>
      <w:r w:rsidRPr="005A2C98">
        <w:rPr>
          <w:rFonts w:hint="eastAsia"/>
          <w:color w:val="FF0000"/>
          <w:szCs w:val="21"/>
        </w:rPr>
        <w:t>后，会重组称为一个完整的数据包，然后根据长度，重新分组后，回应主机</w:t>
      </w:r>
      <w:r w:rsidRPr="005A2C98">
        <w:rPr>
          <w:rFonts w:hint="eastAsia"/>
          <w:color w:val="FF0000"/>
          <w:szCs w:val="21"/>
        </w:rPr>
        <w:t>A</w:t>
      </w:r>
      <w:r w:rsidRPr="005A2C98">
        <w:rPr>
          <w:rFonts w:hint="eastAsia"/>
          <w:color w:val="FF0000"/>
          <w:szCs w:val="21"/>
        </w:rPr>
        <w:t>。</w:t>
      </w:r>
    </w:p>
    <w:p w14:paraId="13E4CDE2" w14:textId="79C02990" w:rsidR="005A2C98" w:rsidRPr="005A2C98" w:rsidRDefault="005A2C98" w:rsidP="005A2C98">
      <w:pPr>
        <w:tabs>
          <w:tab w:val="left" w:pos="840"/>
        </w:tabs>
        <w:rPr>
          <w:color w:val="FF0000"/>
          <w:szCs w:val="21"/>
        </w:rPr>
      </w:pPr>
      <w:r w:rsidRPr="005A2C98">
        <w:rPr>
          <w:rFonts w:hint="eastAsia"/>
          <w:color w:val="FF0000"/>
        </w:rPr>
        <w:t>根据图中可以看出一个</w:t>
      </w:r>
      <w:r w:rsidRPr="005A2C98">
        <w:rPr>
          <w:rFonts w:hint="eastAsia"/>
          <w:color w:val="FF0000"/>
        </w:rPr>
        <w:t>2000</w:t>
      </w:r>
      <w:r w:rsidRPr="005A2C98">
        <w:rPr>
          <w:rFonts w:hint="eastAsia"/>
          <w:color w:val="FF0000"/>
        </w:rPr>
        <w:t>字节的</w:t>
      </w:r>
      <w:r w:rsidRPr="005A2C98">
        <w:rPr>
          <w:rFonts w:hint="eastAsia"/>
          <w:color w:val="FF0000"/>
        </w:rPr>
        <w:t>IP</w:t>
      </w:r>
      <w:r w:rsidRPr="005A2C98">
        <w:rPr>
          <w:rFonts w:hint="eastAsia"/>
          <w:color w:val="FF0000"/>
        </w:rPr>
        <w:t>数据包被分成了两片，第一片</w:t>
      </w:r>
      <w:r w:rsidRPr="005A2C98">
        <w:rPr>
          <w:rFonts w:hint="eastAsia"/>
          <w:color w:val="FF0000"/>
        </w:rPr>
        <w:t>Total length</w:t>
      </w:r>
      <w:r w:rsidRPr="005A2C98">
        <w:rPr>
          <w:rFonts w:hint="eastAsia"/>
          <w:color w:val="FF0000"/>
        </w:rPr>
        <w:t>为</w:t>
      </w:r>
      <w:r w:rsidRPr="005A2C98">
        <w:rPr>
          <w:rFonts w:hint="eastAsia"/>
          <w:color w:val="FF0000"/>
        </w:rPr>
        <w:t>1500</w:t>
      </w:r>
      <w:r w:rsidRPr="005A2C98">
        <w:rPr>
          <w:rFonts w:hint="eastAsia"/>
          <w:color w:val="FF0000"/>
        </w:rPr>
        <w:t>字节，除去首部</w:t>
      </w:r>
      <w:r w:rsidRPr="005A2C98">
        <w:rPr>
          <w:rFonts w:hint="eastAsia"/>
          <w:color w:val="FF0000"/>
        </w:rPr>
        <w:t>20</w:t>
      </w:r>
      <w:r w:rsidRPr="005A2C98">
        <w:rPr>
          <w:rFonts w:hint="eastAsia"/>
          <w:color w:val="FF0000"/>
        </w:rPr>
        <w:t>字节，数据部分是</w:t>
      </w:r>
      <w:r w:rsidRPr="005A2C98">
        <w:rPr>
          <w:rFonts w:hint="eastAsia"/>
          <w:color w:val="FF0000"/>
        </w:rPr>
        <w:t>1480</w:t>
      </w:r>
      <w:r w:rsidRPr="005A2C98">
        <w:rPr>
          <w:rFonts w:hint="eastAsia"/>
          <w:color w:val="FF0000"/>
        </w:rPr>
        <w:t>字节；第二片是</w:t>
      </w:r>
      <w:r w:rsidRPr="005A2C98">
        <w:rPr>
          <w:rFonts w:hint="eastAsia"/>
          <w:color w:val="FF0000"/>
        </w:rPr>
        <w:t>Total length</w:t>
      </w:r>
      <w:r w:rsidRPr="005A2C98">
        <w:rPr>
          <w:rFonts w:hint="eastAsia"/>
          <w:color w:val="FF0000"/>
        </w:rPr>
        <w:t>是</w:t>
      </w:r>
      <w:r w:rsidRPr="005A2C98">
        <w:rPr>
          <w:rFonts w:hint="eastAsia"/>
          <w:color w:val="FF0000"/>
        </w:rPr>
        <w:t>548</w:t>
      </w:r>
      <w:r w:rsidRPr="005A2C98">
        <w:rPr>
          <w:rFonts w:hint="eastAsia"/>
          <w:color w:val="FF0000"/>
        </w:rPr>
        <w:t>字节，除去</w:t>
      </w:r>
      <w:r w:rsidRPr="005A2C98">
        <w:rPr>
          <w:rFonts w:hint="eastAsia"/>
          <w:color w:val="FF0000"/>
        </w:rPr>
        <w:t>IP</w:t>
      </w:r>
      <w:r w:rsidRPr="005A2C98">
        <w:rPr>
          <w:rFonts w:hint="eastAsia"/>
          <w:color w:val="FF0000"/>
        </w:rPr>
        <w:t>首部</w:t>
      </w:r>
      <w:r w:rsidRPr="005A2C98">
        <w:rPr>
          <w:rFonts w:hint="eastAsia"/>
          <w:color w:val="FF0000"/>
        </w:rPr>
        <w:t>20</w:t>
      </w:r>
      <w:r w:rsidRPr="005A2C98">
        <w:rPr>
          <w:rFonts w:hint="eastAsia"/>
          <w:color w:val="FF0000"/>
        </w:rPr>
        <w:t>字节和</w:t>
      </w:r>
      <w:r w:rsidRPr="005A2C98">
        <w:rPr>
          <w:rFonts w:hint="eastAsia"/>
          <w:color w:val="FF0000"/>
        </w:rPr>
        <w:t>ICMP</w:t>
      </w:r>
      <w:r w:rsidRPr="005A2C98">
        <w:rPr>
          <w:rFonts w:hint="eastAsia"/>
          <w:color w:val="FF0000"/>
        </w:rPr>
        <w:t>首部</w:t>
      </w:r>
      <w:r w:rsidRPr="005A2C98">
        <w:rPr>
          <w:rFonts w:hint="eastAsia"/>
          <w:color w:val="FF0000"/>
        </w:rPr>
        <w:t>8</w:t>
      </w:r>
      <w:r w:rsidRPr="005A2C98">
        <w:rPr>
          <w:rFonts w:hint="eastAsia"/>
          <w:color w:val="FF0000"/>
        </w:rPr>
        <w:t>字节，数据部分是</w:t>
      </w:r>
      <w:r w:rsidRPr="005A2C98">
        <w:rPr>
          <w:rFonts w:hint="eastAsia"/>
          <w:color w:val="FF0000"/>
        </w:rPr>
        <w:t>520</w:t>
      </w:r>
      <w:r w:rsidRPr="005A2C98">
        <w:rPr>
          <w:rFonts w:hint="eastAsia"/>
          <w:color w:val="FF0000"/>
        </w:rPr>
        <w:t>字节，两个切片通过相同的标识进行重组，加起来数据刚好是</w:t>
      </w:r>
      <w:r w:rsidRPr="005A2C98">
        <w:rPr>
          <w:rFonts w:hint="eastAsia"/>
          <w:color w:val="FF0000"/>
        </w:rPr>
        <w:t>2000</w:t>
      </w:r>
      <w:r w:rsidRPr="005A2C98">
        <w:rPr>
          <w:rFonts w:hint="eastAsia"/>
          <w:color w:val="FF0000"/>
        </w:rPr>
        <w:t>字节。</w:t>
      </w:r>
    </w:p>
    <w:p w14:paraId="0675D3A2" w14:textId="77777777" w:rsidR="00E82AEE" w:rsidRPr="005A2C98" w:rsidRDefault="00E82AEE" w:rsidP="00921CF9">
      <w:pPr>
        <w:tabs>
          <w:tab w:val="left" w:pos="840"/>
        </w:tabs>
        <w:rPr>
          <w:rFonts w:hint="eastAsia"/>
          <w:szCs w:val="21"/>
        </w:rPr>
      </w:pPr>
    </w:p>
    <w:p w14:paraId="17979575" w14:textId="77777777" w:rsidR="00921CF9" w:rsidRDefault="00921CF9" w:rsidP="00921CF9">
      <w:pPr>
        <w:tabs>
          <w:tab w:val="left" w:pos="840"/>
        </w:tabs>
        <w:rPr>
          <w:rFonts w:hint="eastAsia"/>
          <w:szCs w:val="21"/>
        </w:rPr>
      </w:pPr>
    </w:p>
    <w:p w14:paraId="0435DB50" w14:textId="77777777" w:rsidR="00105C5E" w:rsidRDefault="00105C5E" w:rsidP="00105C5E">
      <w:pPr>
        <w:numPr>
          <w:ilvl w:val="0"/>
          <w:numId w:val="16"/>
        </w:numPr>
        <w:rPr>
          <w:rFonts w:hint="eastAsia"/>
          <w:szCs w:val="21"/>
        </w:rPr>
      </w:pP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协议分析</w:t>
      </w:r>
    </w:p>
    <w:p w14:paraId="212B38CC" w14:textId="77777777" w:rsidR="00105C5E" w:rsidRDefault="00105C5E" w:rsidP="00105C5E">
      <w:pPr>
        <w:ind w:firstLine="420"/>
        <w:rPr>
          <w:rFonts w:hint="eastAsia"/>
          <w:szCs w:val="21"/>
        </w:rPr>
      </w:pPr>
      <w:r>
        <w:rPr>
          <w:rFonts w:hint="eastAsia"/>
          <w:color w:val="0000FF"/>
          <w:szCs w:val="21"/>
        </w:rPr>
        <w:t>通过</w:t>
      </w:r>
      <w:r>
        <w:rPr>
          <w:rFonts w:hint="eastAsia"/>
          <w:color w:val="0000FF"/>
          <w:szCs w:val="21"/>
        </w:rPr>
        <w:t>ping</w:t>
      </w:r>
      <w:r>
        <w:rPr>
          <w:rFonts w:hint="eastAsia"/>
          <w:color w:val="0000FF"/>
          <w:szCs w:val="21"/>
        </w:rPr>
        <w:t>和</w:t>
      </w:r>
      <w:proofErr w:type="spellStart"/>
      <w:r>
        <w:rPr>
          <w:rFonts w:hint="eastAsia"/>
          <w:color w:val="0000FF"/>
          <w:szCs w:val="21"/>
        </w:rPr>
        <w:t>tracet</w:t>
      </w:r>
      <w:proofErr w:type="spellEnd"/>
      <w:r>
        <w:rPr>
          <w:rFonts w:hint="eastAsia"/>
          <w:color w:val="0000FF"/>
          <w:szCs w:val="21"/>
        </w:rPr>
        <w:t>命令，了解</w:t>
      </w:r>
      <w:r>
        <w:rPr>
          <w:rFonts w:hint="eastAsia"/>
          <w:color w:val="0000FF"/>
          <w:szCs w:val="21"/>
        </w:rPr>
        <w:t>ICMP</w:t>
      </w:r>
      <w:r>
        <w:rPr>
          <w:rFonts w:hint="eastAsia"/>
          <w:color w:val="0000FF"/>
          <w:szCs w:val="21"/>
        </w:rPr>
        <w:t>协议的使用</w:t>
      </w:r>
      <w:r>
        <w:rPr>
          <w:rFonts w:hint="eastAsia"/>
          <w:szCs w:val="21"/>
        </w:rPr>
        <w:t>。</w:t>
      </w:r>
    </w:p>
    <w:p w14:paraId="122EAE72" w14:textId="19251806" w:rsidR="00105C5E" w:rsidRDefault="00105C5E" w:rsidP="00105C5E">
      <w:pPr>
        <w:numPr>
          <w:ilvl w:val="0"/>
          <w:numId w:val="15"/>
        </w:numPr>
        <w:tabs>
          <w:tab w:val="left" w:pos="840"/>
        </w:tabs>
        <w:rPr>
          <w:color w:val="0000FF"/>
          <w:szCs w:val="21"/>
        </w:rPr>
      </w:pPr>
      <w:r>
        <w:rPr>
          <w:rFonts w:hint="eastAsia"/>
          <w:szCs w:val="21"/>
        </w:rPr>
        <w:t>从主机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检测报文，捕获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请求数据包和应答数据包，记录并分析各字段的含义，并与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数据包格式进行比较；</w:t>
      </w:r>
      <w:r>
        <w:rPr>
          <w:rFonts w:hint="eastAsia"/>
          <w:color w:val="0000FF"/>
          <w:szCs w:val="21"/>
        </w:rPr>
        <w:t>如果返回的差错信息，请分析</w:t>
      </w:r>
      <w:r>
        <w:rPr>
          <w:rFonts w:hint="eastAsia"/>
          <w:color w:val="0000FF"/>
          <w:szCs w:val="21"/>
        </w:rPr>
        <w:lastRenderedPageBreak/>
        <w:t>是由于什么差错引起的。</w:t>
      </w:r>
    </w:p>
    <w:p w14:paraId="3F17648A" w14:textId="1D68470B" w:rsidR="005A2C98" w:rsidRPr="005A2C98" w:rsidRDefault="005A2C98" w:rsidP="005A2C98">
      <w:pPr>
        <w:tabs>
          <w:tab w:val="left" w:pos="840"/>
        </w:tabs>
        <w:rPr>
          <w:color w:val="FF0000"/>
          <w:szCs w:val="21"/>
        </w:rPr>
      </w:pPr>
      <w:r w:rsidRPr="005A2C98">
        <w:rPr>
          <w:rFonts w:hint="eastAsia"/>
          <w:color w:val="FF0000"/>
          <w:szCs w:val="21"/>
        </w:rPr>
        <w:t>主机</w:t>
      </w:r>
      <w:r w:rsidRPr="005A2C98">
        <w:rPr>
          <w:rFonts w:hint="eastAsia"/>
          <w:color w:val="FF0000"/>
          <w:szCs w:val="21"/>
        </w:rPr>
        <w:t>A</w:t>
      </w:r>
      <w:r w:rsidRPr="005A2C98">
        <w:rPr>
          <w:rFonts w:hint="eastAsia"/>
          <w:color w:val="FF0000"/>
          <w:szCs w:val="21"/>
        </w:rPr>
        <w:t>：</w:t>
      </w:r>
    </w:p>
    <w:p w14:paraId="54188C81" w14:textId="10868DDB" w:rsidR="005A2C98" w:rsidRDefault="005A2C98" w:rsidP="005A2C98">
      <w:pPr>
        <w:tabs>
          <w:tab w:val="left" w:pos="840"/>
        </w:tabs>
        <w:rPr>
          <w:color w:val="0000FF"/>
          <w:szCs w:val="21"/>
        </w:rPr>
      </w:pPr>
      <w:r>
        <w:rPr>
          <w:noProof/>
        </w:rPr>
        <w:drawing>
          <wp:inline distT="0" distB="0" distL="0" distR="0" wp14:anchorId="5D9636A2" wp14:editId="278ABD22">
            <wp:extent cx="6042753" cy="1098550"/>
            <wp:effectExtent l="0" t="0" r="0" b="635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3023" cy="109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CF7F" w14:textId="0F086D54" w:rsidR="005A2C98" w:rsidRPr="005A2C98" w:rsidRDefault="005A2C98" w:rsidP="005A2C98">
      <w:pPr>
        <w:tabs>
          <w:tab w:val="left" w:pos="840"/>
        </w:tabs>
        <w:rPr>
          <w:color w:val="FF0000"/>
          <w:szCs w:val="21"/>
        </w:rPr>
      </w:pPr>
      <w:r w:rsidRPr="005A2C98">
        <w:rPr>
          <w:rFonts w:hint="eastAsia"/>
          <w:color w:val="FF0000"/>
          <w:szCs w:val="21"/>
        </w:rPr>
        <w:t>主机</w:t>
      </w:r>
      <w:r w:rsidRPr="005A2C98">
        <w:rPr>
          <w:rFonts w:hint="eastAsia"/>
          <w:color w:val="FF0000"/>
          <w:szCs w:val="21"/>
        </w:rPr>
        <w:t>B</w:t>
      </w:r>
      <w:r w:rsidRPr="005A2C98">
        <w:rPr>
          <w:rFonts w:hint="eastAsia"/>
          <w:color w:val="FF0000"/>
          <w:szCs w:val="21"/>
        </w:rPr>
        <w:t>：</w:t>
      </w:r>
    </w:p>
    <w:p w14:paraId="5156DB20" w14:textId="37D3C708" w:rsidR="005A2C98" w:rsidRDefault="005A2C98" w:rsidP="005A2C98">
      <w:pPr>
        <w:tabs>
          <w:tab w:val="left" w:pos="840"/>
        </w:tabs>
        <w:rPr>
          <w:color w:val="0000FF"/>
          <w:szCs w:val="21"/>
        </w:rPr>
      </w:pPr>
      <w:r w:rsidRPr="005A2C98">
        <w:rPr>
          <w:noProof/>
          <w:color w:val="0000FF"/>
          <w:szCs w:val="21"/>
        </w:rPr>
        <w:drawing>
          <wp:inline distT="0" distB="0" distL="0" distR="0" wp14:anchorId="745F7C64" wp14:editId="37BF9E0D">
            <wp:extent cx="5274310" cy="92138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FFBE7" w14:textId="09C1D2DB" w:rsidR="005A2C98" w:rsidRDefault="005A2C98" w:rsidP="005A2C98">
      <w:pPr>
        <w:tabs>
          <w:tab w:val="left" w:pos="840"/>
        </w:tabs>
        <w:rPr>
          <w:color w:val="FF0000"/>
          <w:szCs w:val="21"/>
        </w:rPr>
      </w:pPr>
      <w:r w:rsidRPr="005A2C98">
        <w:rPr>
          <w:rFonts w:hint="eastAsia"/>
          <w:color w:val="FF0000"/>
          <w:szCs w:val="21"/>
        </w:rPr>
        <w:t>数据无误；</w:t>
      </w:r>
    </w:p>
    <w:p w14:paraId="6BC2E343" w14:textId="4CFD4F05" w:rsidR="005A2C98" w:rsidRPr="005A2C98" w:rsidRDefault="005A2C98" w:rsidP="005A2C98">
      <w:pPr>
        <w:tabs>
          <w:tab w:val="left" w:pos="840"/>
        </w:tabs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主机</w:t>
      </w:r>
      <w:r>
        <w:rPr>
          <w:rFonts w:hint="eastAsia"/>
          <w:color w:val="FF0000"/>
          <w:szCs w:val="21"/>
        </w:rPr>
        <w:t>A</w:t>
      </w:r>
      <w:r>
        <w:rPr>
          <w:rFonts w:hint="eastAsia"/>
          <w:color w:val="FF0000"/>
          <w:szCs w:val="21"/>
        </w:rPr>
        <w:t>的报文</w:t>
      </w:r>
      <w:r>
        <w:rPr>
          <w:rFonts w:hint="eastAsia"/>
          <w:color w:val="FF0000"/>
          <w:szCs w:val="21"/>
        </w:rPr>
        <w:t>6</w:t>
      </w:r>
      <w:r>
        <w:rPr>
          <w:color w:val="FF0000"/>
          <w:szCs w:val="21"/>
        </w:rPr>
        <w:t>5</w:t>
      </w:r>
      <w:r>
        <w:rPr>
          <w:rFonts w:hint="eastAsia"/>
          <w:color w:val="FF0000"/>
          <w:szCs w:val="21"/>
        </w:rPr>
        <w:t>：</w:t>
      </w:r>
    </w:p>
    <w:p w14:paraId="6EBAA7BC" w14:textId="61A30173" w:rsidR="005A2C98" w:rsidRDefault="005A2C98" w:rsidP="005A2C98">
      <w:pPr>
        <w:tabs>
          <w:tab w:val="left" w:pos="840"/>
        </w:tabs>
        <w:rPr>
          <w:color w:val="0000FF"/>
          <w:szCs w:val="21"/>
        </w:rPr>
      </w:pPr>
      <w:r>
        <w:rPr>
          <w:noProof/>
        </w:rPr>
        <w:drawing>
          <wp:inline distT="0" distB="0" distL="0" distR="0" wp14:anchorId="4C52E27D" wp14:editId="42B98152">
            <wp:extent cx="5274310" cy="4308475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90BD" w14:textId="4F2227D2" w:rsidR="005A2C98" w:rsidRPr="00AC4A09" w:rsidRDefault="005A2C98" w:rsidP="005A2C98">
      <w:pPr>
        <w:tabs>
          <w:tab w:val="left" w:pos="840"/>
        </w:tabs>
        <w:rPr>
          <w:color w:val="FF0000"/>
          <w:szCs w:val="21"/>
        </w:rPr>
      </w:pPr>
      <w:r w:rsidRPr="00AC4A09">
        <w:rPr>
          <w:rFonts w:hint="eastAsia"/>
          <w:color w:val="FF0000"/>
          <w:szCs w:val="21"/>
        </w:rPr>
        <w:t>其中目的主机地址，发送地址等基本信息。无需赘述</w:t>
      </w:r>
      <w:r w:rsidR="00AC4A09" w:rsidRPr="00AC4A09">
        <w:rPr>
          <w:rFonts w:hint="eastAsia"/>
          <w:color w:val="FF0000"/>
          <w:szCs w:val="21"/>
        </w:rPr>
        <w:t>；</w:t>
      </w:r>
    </w:p>
    <w:p w14:paraId="6C5E8B83" w14:textId="6925B7BC" w:rsidR="00AC4A09" w:rsidRPr="00AC4A09" w:rsidRDefault="00AC4A09" w:rsidP="005A2C98">
      <w:pPr>
        <w:tabs>
          <w:tab w:val="left" w:pos="840"/>
        </w:tabs>
        <w:rPr>
          <w:color w:val="FF0000"/>
          <w:szCs w:val="21"/>
        </w:rPr>
      </w:pPr>
      <w:r w:rsidRPr="00AC4A09">
        <w:rPr>
          <w:color w:val="FF0000"/>
          <w:szCs w:val="21"/>
        </w:rPr>
        <w:t>D</w:t>
      </w:r>
      <w:r w:rsidRPr="00AC4A09">
        <w:rPr>
          <w:rFonts w:hint="eastAsia"/>
          <w:color w:val="FF0000"/>
          <w:szCs w:val="21"/>
        </w:rPr>
        <w:t>ata</w:t>
      </w:r>
      <w:r w:rsidRPr="00AC4A09">
        <w:rPr>
          <w:rFonts w:hint="eastAsia"/>
          <w:color w:val="FF0000"/>
          <w:szCs w:val="21"/>
        </w:rPr>
        <w:t>（</w:t>
      </w:r>
      <w:r w:rsidRPr="00AC4A09">
        <w:rPr>
          <w:color w:val="FF0000"/>
          <w:szCs w:val="21"/>
        </w:rPr>
        <w:t>8000</w:t>
      </w:r>
      <w:r w:rsidRPr="00AC4A09">
        <w:rPr>
          <w:rFonts w:hint="eastAsia"/>
          <w:color w:val="FF0000"/>
          <w:szCs w:val="21"/>
        </w:rPr>
        <w:t>bytes</w:t>
      </w:r>
      <w:r w:rsidRPr="00AC4A09">
        <w:rPr>
          <w:rFonts w:hint="eastAsia"/>
          <w:color w:val="FF0000"/>
          <w:szCs w:val="21"/>
        </w:rPr>
        <w:t>）表示报文大小为</w:t>
      </w:r>
      <w:r w:rsidRPr="00AC4A09">
        <w:rPr>
          <w:rFonts w:hint="eastAsia"/>
          <w:color w:val="FF0000"/>
          <w:szCs w:val="21"/>
        </w:rPr>
        <w:t>8</w:t>
      </w:r>
      <w:r w:rsidRPr="00AC4A09">
        <w:rPr>
          <w:color w:val="FF0000"/>
          <w:szCs w:val="21"/>
        </w:rPr>
        <w:t>000</w:t>
      </w:r>
      <w:r w:rsidRPr="00AC4A09">
        <w:rPr>
          <w:rFonts w:hint="eastAsia"/>
          <w:color w:val="FF0000"/>
          <w:szCs w:val="21"/>
        </w:rPr>
        <w:t>字节，</w:t>
      </w:r>
      <w:r w:rsidRPr="00AC4A09">
        <w:rPr>
          <w:rFonts w:hint="eastAsia"/>
          <w:color w:val="FF0000"/>
          <w:szCs w:val="21"/>
        </w:rPr>
        <w:t>fragment</w:t>
      </w:r>
      <w:r w:rsidRPr="00AC4A09">
        <w:rPr>
          <w:color w:val="FF0000"/>
          <w:szCs w:val="21"/>
        </w:rPr>
        <w:t xml:space="preserve"> </w:t>
      </w:r>
      <w:r w:rsidRPr="00AC4A09">
        <w:rPr>
          <w:rFonts w:hint="eastAsia"/>
          <w:color w:val="FF0000"/>
          <w:szCs w:val="21"/>
        </w:rPr>
        <w:t>offset</w:t>
      </w:r>
      <w:r w:rsidRPr="00AC4A09">
        <w:rPr>
          <w:rFonts w:hint="eastAsia"/>
          <w:color w:val="FF0000"/>
          <w:szCs w:val="21"/>
        </w:rPr>
        <w:t>表示偏移量为</w:t>
      </w:r>
      <w:r w:rsidRPr="00AC4A09">
        <w:rPr>
          <w:rFonts w:hint="eastAsia"/>
          <w:color w:val="FF0000"/>
          <w:szCs w:val="21"/>
        </w:rPr>
        <w:t>7</w:t>
      </w:r>
      <w:r w:rsidRPr="00AC4A09">
        <w:rPr>
          <w:color w:val="FF0000"/>
          <w:szCs w:val="21"/>
        </w:rPr>
        <w:t>400</w:t>
      </w:r>
      <w:r w:rsidRPr="00AC4A09">
        <w:rPr>
          <w:rFonts w:hint="eastAsia"/>
          <w:color w:val="FF0000"/>
          <w:szCs w:val="21"/>
        </w:rPr>
        <w:t>。</w:t>
      </w:r>
    </w:p>
    <w:p w14:paraId="67069417" w14:textId="1C6C6B60" w:rsidR="00AC4A09" w:rsidRPr="00AC4A09" w:rsidRDefault="00AC4A09" w:rsidP="005A2C98">
      <w:pPr>
        <w:tabs>
          <w:tab w:val="left" w:pos="840"/>
        </w:tabs>
        <w:rPr>
          <w:color w:val="FF0000"/>
          <w:szCs w:val="21"/>
        </w:rPr>
      </w:pPr>
      <w:r w:rsidRPr="00AC4A09">
        <w:rPr>
          <w:rFonts w:hint="eastAsia"/>
          <w:color w:val="FF0000"/>
          <w:szCs w:val="21"/>
        </w:rPr>
        <w:t>主机</w:t>
      </w:r>
      <w:r w:rsidRPr="00AC4A09">
        <w:rPr>
          <w:color w:val="FF0000"/>
          <w:szCs w:val="21"/>
        </w:rPr>
        <w:t>A</w:t>
      </w:r>
      <w:r w:rsidRPr="00AC4A09">
        <w:rPr>
          <w:rFonts w:hint="eastAsia"/>
          <w:color w:val="FF0000"/>
          <w:szCs w:val="21"/>
        </w:rPr>
        <w:t>的报文</w:t>
      </w:r>
      <w:r w:rsidRPr="00AC4A09">
        <w:rPr>
          <w:rFonts w:hint="eastAsia"/>
          <w:color w:val="FF0000"/>
          <w:szCs w:val="21"/>
        </w:rPr>
        <w:t>6</w:t>
      </w:r>
      <w:r w:rsidRPr="00AC4A09">
        <w:rPr>
          <w:color w:val="FF0000"/>
          <w:szCs w:val="21"/>
        </w:rPr>
        <w:t>6</w:t>
      </w:r>
      <w:r w:rsidRPr="00AC4A09">
        <w:rPr>
          <w:rFonts w:hint="eastAsia"/>
          <w:color w:val="FF0000"/>
          <w:szCs w:val="21"/>
        </w:rPr>
        <w:t>：</w:t>
      </w:r>
    </w:p>
    <w:p w14:paraId="06600AC9" w14:textId="4778E999" w:rsidR="00AC4A09" w:rsidRPr="00AC4A09" w:rsidRDefault="00AC4A09" w:rsidP="005A2C98">
      <w:pPr>
        <w:tabs>
          <w:tab w:val="left" w:pos="840"/>
        </w:tabs>
        <w:rPr>
          <w:color w:val="FF0000"/>
          <w:szCs w:val="21"/>
        </w:rPr>
      </w:pPr>
      <w:r w:rsidRPr="00AC4A09">
        <w:rPr>
          <w:noProof/>
          <w:color w:val="FF0000"/>
        </w:rPr>
        <w:lastRenderedPageBreak/>
        <w:drawing>
          <wp:inline distT="0" distB="0" distL="0" distR="0" wp14:anchorId="3B407E29" wp14:editId="70249BC6">
            <wp:extent cx="5274310" cy="4280535"/>
            <wp:effectExtent l="0" t="0" r="2540" b="571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775D" w14:textId="5B1AE088" w:rsidR="00AC4A09" w:rsidRPr="00AC4A09" w:rsidRDefault="00AC4A09" w:rsidP="005A2C98">
      <w:pPr>
        <w:tabs>
          <w:tab w:val="left" w:pos="840"/>
        </w:tabs>
        <w:rPr>
          <w:rFonts w:hint="eastAsia"/>
          <w:color w:val="FF0000"/>
          <w:szCs w:val="21"/>
        </w:rPr>
      </w:pPr>
      <w:r w:rsidRPr="00AC4A09">
        <w:rPr>
          <w:rFonts w:hint="eastAsia"/>
          <w:color w:val="FF0000"/>
          <w:szCs w:val="21"/>
        </w:rPr>
        <w:t>除了地址之外的其他参数基本一致。</w:t>
      </w:r>
    </w:p>
    <w:p w14:paraId="0AFA6EB2" w14:textId="77777777" w:rsidR="00AC4A09" w:rsidRDefault="00AC4A09" w:rsidP="005A2C98">
      <w:pPr>
        <w:tabs>
          <w:tab w:val="left" w:pos="840"/>
        </w:tabs>
        <w:rPr>
          <w:rFonts w:hint="eastAsia"/>
          <w:color w:val="0000FF"/>
          <w:szCs w:val="21"/>
        </w:rPr>
      </w:pPr>
    </w:p>
    <w:p w14:paraId="23E71811" w14:textId="77777777" w:rsidR="00105C5E" w:rsidRDefault="00105C5E" w:rsidP="00105C5E">
      <w:pPr>
        <w:numPr>
          <w:ilvl w:val="0"/>
          <w:numId w:val="15"/>
        </w:numPr>
        <w:tabs>
          <w:tab w:val="left" w:pos="840"/>
        </w:tabs>
        <w:rPr>
          <w:rFonts w:hint="eastAsia"/>
          <w:color w:val="0000FF"/>
          <w:szCs w:val="21"/>
        </w:rPr>
      </w:pPr>
      <w:r>
        <w:rPr>
          <w:rFonts w:hint="eastAsia"/>
          <w:color w:val="0000FF"/>
          <w:szCs w:val="21"/>
        </w:rPr>
        <w:t>使用</w:t>
      </w:r>
      <w:r>
        <w:rPr>
          <w:rFonts w:hint="eastAsia"/>
          <w:color w:val="0000FF"/>
          <w:szCs w:val="21"/>
        </w:rPr>
        <w:t>tracert</w:t>
      </w:r>
      <w:r>
        <w:rPr>
          <w:rFonts w:hint="eastAsia"/>
          <w:color w:val="0000FF"/>
          <w:szCs w:val="21"/>
        </w:rPr>
        <w:t>命令，跟踪某台主机，使用</w:t>
      </w:r>
      <w:proofErr w:type="spellStart"/>
      <w:r>
        <w:rPr>
          <w:rFonts w:hint="eastAsia"/>
          <w:color w:val="0000FF"/>
          <w:szCs w:val="21"/>
        </w:rPr>
        <w:t>wireshark</w:t>
      </w:r>
      <w:proofErr w:type="spellEnd"/>
      <w:r>
        <w:rPr>
          <w:rFonts w:hint="eastAsia"/>
          <w:color w:val="0000FF"/>
          <w:szCs w:val="21"/>
        </w:rPr>
        <w:t>捕获数据包，分析不同类型</w:t>
      </w:r>
      <w:r>
        <w:rPr>
          <w:rFonts w:hint="eastAsia"/>
          <w:color w:val="0000FF"/>
          <w:szCs w:val="21"/>
        </w:rPr>
        <w:t>ICMP</w:t>
      </w:r>
      <w:r>
        <w:rPr>
          <w:rFonts w:hint="eastAsia"/>
          <w:color w:val="0000FF"/>
          <w:szCs w:val="21"/>
        </w:rPr>
        <w:t>响应数据包格式（如</w:t>
      </w:r>
      <w:r>
        <w:rPr>
          <w:rFonts w:hint="eastAsia"/>
          <w:color w:val="0000FF"/>
          <w:szCs w:val="21"/>
        </w:rPr>
        <w:t>type=8,type=0,type=11</w:t>
      </w:r>
      <w:r>
        <w:rPr>
          <w:rFonts w:hint="eastAsia"/>
          <w:color w:val="0000FF"/>
          <w:szCs w:val="21"/>
        </w:rPr>
        <w:t>）。分析</w:t>
      </w:r>
      <w:r>
        <w:rPr>
          <w:rFonts w:hint="eastAsia"/>
          <w:color w:val="0000FF"/>
          <w:szCs w:val="21"/>
        </w:rPr>
        <w:t>tracert</w:t>
      </w:r>
      <w:r>
        <w:rPr>
          <w:rFonts w:hint="eastAsia"/>
          <w:color w:val="0000FF"/>
          <w:szCs w:val="21"/>
        </w:rPr>
        <w:t>工作原理。</w:t>
      </w:r>
    </w:p>
    <w:p w14:paraId="143C71B7" w14:textId="033E7DE4" w:rsidR="00F35A8B" w:rsidRDefault="00AC4A09">
      <w:pPr>
        <w:pStyle w:val="a5"/>
        <w:ind w:firstLineChars="0" w:firstLine="0"/>
        <w:rPr>
          <w:rFonts w:ascii="宋体" w:hAnsi="宋体"/>
          <w:b/>
          <w:bCs/>
          <w:sz w:val="24"/>
        </w:rPr>
      </w:pPr>
      <w:r>
        <w:rPr>
          <w:noProof/>
        </w:rPr>
        <w:drawing>
          <wp:inline distT="0" distB="0" distL="0" distR="0" wp14:anchorId="13D0DA27" wp14:editId="4E4DB9F9">
            <wp:extent cx="4381500" cy="276225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4C54" w14:textId="01BAD5E2" w:rsidR="00AC4A09" w:rsidRDefault="00AC4A09">
      <w:pPr>
        <w:pStyle w:val="a5"/>
        <w:ind w:firstLineChars="0" w:firstLine="0"/>
        <w:rPr>
          <w:rFonts w:ascii="宋体" w:hAnsi="宋体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DB0F37B" wp14:editId="71D489E4">
            <wp:extent cx="5274310" cy="297434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01DC" w14:textId="7616D090" w:rsidR="00AC4A09" w:rsidRDefault="00AC4A09">
      <w:pPr>
        <w:pStyle w:val="a5"/>
        <w:ind w:firstLineChars="0" w:firstLine="0"/>
        <w:rPr>
          <w:rFonts w:ascii="宋体" w:hAnsi="宋体"/>
          <w:b/>
          <w:bCs/>
          <w:sz w:val="24"/>
        </w:rPr>
      </w:pPr>
      <w:r>
        <w:rPr>
          <w:noProof/>
        </w:rPr>
        <w:drawing>
          <wp:inline distT="0" distB="0" distL="0" distR="0" wp14:anchorId="48AEFC59" wp14:editId="7BC0CFAE">
            <wp:extent cx="3771900" cy="1295043"/>
            <wp:effectExtent l="0" t="0" r="0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4390" cy="12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0BF9" w14:textId="77777777" w:rsidR="00AC4A09" w:rsidRDefault="00AC4A09" w:rsidP="00AC4A09">
      <w:pPr>
        <w:ind w:firstLine="420"/>
      </w:pP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rPr>
          <w:rFonts w:hint="eastAsia"/>
        </w:rPr>
        <w:t>Code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代表</w:t>
      </w:r>
      <w:r>
        <w:rPr>
          <w:rFonts w:hint="eastAsia"/>
        </w:rPr>
        <w:t>ping</w:t>
      </w:r>
      <w:r>
        <w:rPr>
          <w:rFonts w:hint="eastAsia"/>
        </w:rPr>
        <w:t>请求。</w:t>
      </w:r>
    </w:p>
    <w:p w14:paraId="644C2B08" w14:textId="66813031" w:rsidR="00AC4A09" w:rsidRDefault="00AC4A09">
      <w:pPr>
        <w:pStyle w:val="a5"/>
        <w:ind w:firstLineChars="0" w:firstLine="0"/>
        <w:rPr>
          <w:rFonts w:ascii="宋体" w:hAnsi="宋体"/>
          <w:b/>
          <w:bCs/>
          <w:sz w:val="24"/>
        </w:rPr>
      </w:pPr>
      <w:r>
        <w:rPr>
          <w:noProof/>
        </w:rPr>
        <w:drawing>
          <wp:inline distT="0" distB="0" distL="0" distR="0" wp14:anchorId="65231165" wp14:editId="0D5F361F">
            <wp:extent cx="3352800" cy="116205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D4A6" w14:textId="29E0502F" w:rsidR="00AC4A09" w:rsidRDefault="00AC4A09" w:rsidP="00AC4A09">
      <w:pPr>
        <w:ind w:firstLine="420"/>
      </w:pPr>
      <w:r>
        <w:rPr>
          <w:rFonts w:hint="eastAsia"/>
        </w:rPr>
        <w:t>Type</w:t>
      </w:r>
      <w:r>
        <w:rPr>
          <w:rFonts w:hint="eastAsia"/>
        </w:rPr>
        <w:t>为</w:t>
      </w:r>
      <w:r>
        <w:t>3</w:t>
      </w:r>
      <w:r>
        <w:rPr>
          <w:rFonts w:hint="eastAsia"/>
        </w:rPr>
        <w:t>表示无法到达地址</w:t>
      </w:r>
      <w:r>
        <w:rPr>
          <w:rFonts w:hint="eastAsia"/>
        </w:rPr>
        <w:t>，</w:t>
      </w:r>
      <w:r>
        <w:rPr>
          <w:rFonts w:hint="eastAsia"/>
        </w:rPr>
        <w:t>Code</w:t>
      </w:r>
      <w:r>
        <w:rPr>
          <w:rFonts w:hint="eastAsia"/>
        </w:rPr>
        <w:t>为</w:t>
      </w:r>
      <w:r>
        <w:t>3</w:t>
      </w:r>
      <w:r>
        <w:rPr>
          <w:rFonts w:hint="eastAsia"/>
        </w:rPr>
        <w:t>代表</w:t>
      </w:r>
      <w:r>
        <w:rPr>
          <w:rFonts w:hint="eastAsia"/>
        </w:rPr>
        <w:t>无法到达端口</w:t>
      </w:r>
      <w:r>
        <w:rPr>
          <w:rFonts w:hint="eastAsia"/>
        </w:rPr>
        <w:t>。</w:t>
      </w:r>
    </w:p>
    <w:p w14:paraId="0912A5ED" w14:textId="77777777" w:rsidR="00AC4A09" w:rsidRDefault="00AC4A09" w:rsidP="00AC4A09">
      <w:pPr>
        <w:ind w:firstLine="420"/>
      </w:pPr>
      <w:r>
        <w:rPr>
          <w:noProof/>
        </w:rPr>
        <w:drawing>
          <wp:inline distT="0" distB="0" distL="114300" distR="114300" wp14:anchorId="2B742175" wp14:editId="21344D5D">
            <wp:extent cx="5266055" cy="1405255"/>
            <wp:effectExtent l="0" t="0" r="6985" b="1206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Code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代表</w:t>
      </w:r>
      <w:r>
        <w:rPr>
          <w:rFonts w:hint="eastAsia"/>
        </w:rPr>
        <w:t>ping</w:t>
      </w:r>
      <w:r>
        <w:rPr>
          <w:rFonts w:hint="eastAsia"/>
        </w:rPr>
        <w:t>应答。</w:t>
      </w:r>
    </w:p>
    <w:p w14:paraId="0522B07B" w14:textId="77777777" w:rsidR="00AC4A09" w:rsidRPr="00AC4A09" w:rsidRDefault="00AC4A09">
      <w:pPr>
        <w:pStyle w:val="a5"/>
        <w:ind w:firstLineChars="0" w:firstLine="0"/>
        <w:rPr>
          <w:rFonts w:ascii="宋体" w:hAnsi="宋体" w:hint="eastAsia"/>
          <w:b/>
          <w:bCs/>
          <w:sz w:val="24"/>
        </w:rPr>
      </w:pPr>
    </w:p>
    <w:p w14:paraId="69E45433" w14:textId="4467F5AE" w:rsidR="00F5362D" w:rsidRDefault="00F35A8B"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实验思考</w:t>
      </w:r>
    </w:p>
    <w:p w14:paraId="2F6BA206" w14:textId="53F7C035" w:rsidR="00AC4A09" w:rsidRDefault="00AC4A09" w:rsidP="00AC4A09">
      <w:pPr>
        <w:rPr>
          <w:sz w:val="20"/>
          <w:szCs w:val="20"/>
        </w:rPr>
      </w:pPr>
      <w:r w:rsidRPr="00AC4A09">
        <w:rPr>
          <w:rFonts w:hint="eastAsia"/>
          <w:sz w:val="20"/>
          <w:szCs w:val="20"/>
        </w:rPr>
        <w:t>1</w:t>
      </w:r>
      <w:r w:rsidRPr="00AC4A09">
        <w:rPr>
          <w:rFonts w:hint="eastAsia"/>
          <w:sz w:val="20"/>
          <w:szCs w:val="20"/>
        </w:rPr>
        <w:t>、在</w:t>
      </w:r>
      <w:r w:rsidRPr="00AC4A09">
        <w:rPr>
          <w:rFonts w:hint="eastAsia"/>
          <w:sz w:val="20"/>
          <w:szCs w:val="20"/>
        </w:rPr>
        <w:t>ARP</w:t>
      </w:r>
      <w:proofErr w:type="gramStart"/>
      <w:r w:rsidRPr="00AC4A09">
        <w:rPr>
          <w:rFonts w:hint="eastAsia"/>
          <w:sz w:val="20"/>
          <w:szCs w:val="20"/>
        </w:rPr>
        <w:t>包分析</w:t>
      </w:r>
      <w:proofErr w:type="gramEnd"/>
      <w:r w:rsidRPr="00AC4A09">
        <w:rPr>
          <w:rFonts w:hint="eastAsia"/>
          <w:sz w:val="20"/>
          <w:szCs w:val="20"/>
        </w:rPr>
        <w:t>实验过程中，为什么</w:t>
      </w:r>
      <w:r w:rsidRPr="00AC4A09">
        <w:rPr>
          <w:rFonts w:hint="eastAsia"/>
          <w:sz w:val="20"/>
          <w:szCs w:val="20"/>
        </w:rPr>
        <w:t>A</w:t>
      </w:r>
      <w:r w:rsidRPr="00AC4A09">
        <w:rPr>
          <w:rFonts w:hint="eastAsia"/>
          <w:sz w:val="20"/>
          <w:szCs w:val="20"/>
        </w:rPr>
        <w:t>有时能捕获</w:t>
      </w:r>
      <w:r w:rsidRPr="00AC4A09">
        <w:rPr>
          <w:rFonts w:hint="eastAsia"/>
          <w:sz w:val="20"/>
          <w:szCs w:val="20"/>
        </w:rPr>
        <w:t>ARP</w:t>
      </w:r>
      <w:r w:rsidRPr="00AC4A09">
        <w:rPr>
          <w:rFonts w:hint="eastAsia"/>
          <w:sz w:val="20"/>
          <w:szCs w:val="20"/>
        </w:rPr>
        <w:t>报文，有时却不能捕获</w:t>
      </w:r>
      <w:r w:rsidRPr="00AC4A09">
        <w:rPr>
          <w:rFonts w:hint="eastAsia"/>
          <w:sz w:val="20"/>
          <w:szCs w:val="20"/>
        </w:rPr>
        <w:t>ARP</w:t>
      </w:r>
      <w:r w:rsidRPr="00AC4A09">
        <w:rPr>
          <w:rFonts w:hint="eastAsia"/>
          <w:sz w:val="20"/>
          <w:szCs w:val="20"/>
        </w:rPr>
        <w:t>报文？</w:t>
      </w:r>
    </w:p>
    <w:p w14:paraId="62958DCA" w14:textId="15F48DE8" w:rsidR="00AC4A09" w:rsidRPr="006018FC" w:rsidRDefault="006018FC" w:rsidP="006018FC">
      <w:pPr>
        <w:ind w:firstLine="42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lastRenderedPageBreak/>
        <w:t>问题在于</w:t>
      </w:r>
      <w:r w:rsidR="00AC4A09">
        <w:rPr>
          <w:rFonts w:hint="eastAsia"/>
          <w:color w:val="FF0000"/>
          <w:szCs w:val="21"/>
        </w:rPr>
        <w:t>主机</w:t>
      </w:r>
      <w:r w:rsidR="00AC4A09">
        <w:rPr>
          <w:rFonts w:hint="eastAsia"/>
          <w:color w:val="FF0000"/>
          <w:szCs w:val="21"/>
        </w:rPr>
        <w:t>A</w:t>
      </w:r>
      <w:r w:rsidR="00AC4A09">
        <w:rPr>
          <w:rFonts w:hint="eastAsia"/>
          <w:color w:val="FF0000"/>
          <w:szCs w:val="21"/>
        </w:rPr>
        <w:t>的</w:t>
      </w:r>
      <w:r w:rsidR="00AC4A09">
        <w:rPr>
          <w:rFonts w:hint="eastAsia"/>
          <w:color w:val="FF0000"/>
          <w:szCs w:val="21"/>
        </w:rPr>
        <w:t>ARP</w:t>
      </w:r>
      <w:r w:rsidR="00AC4A09">
        <w:rPr>
          <w:rFonts w:hint="eastAsia"/>
          <w:color w:val="FF0000"/>
          <w:szCs w:val="21"/>
        </w:rPr>
        <w:t>表中有无目标主机的</w:t>
      </w:r>
      <w:r w:rsidR="00AC4A09">
        <w:rPr>
          <w:rFonts w:hint="eastAsia"/>
          <w:color w:val="FF0000"/>
          <w:szCs w:val="21"/>
        </w:rPr>
        <w:t>IP-MAC</w:t>
      </w:r>
      <w:r w:rsidR="00AC4A09">
        <w:rPr>
          <w:rFonts w:hint="eastAsia"/>
          <w:color w:val="FF0000"/>
          <w:szCs w:val="21"/>
        </w:rPr>
        <w:t>映射关系，如果没有的话就需要广播</w:t>
      </w:r>
      <w:r w:rsidR="00AC4A09">
        <w:rPr>
          <w:rFonts w:hint="eastAsia"/>
          <w:color w:val="FF0000"/>
          <w:szCs w:val="21"/>
        </w:rPr>
        <w:t>ARP</w:t>
      </w:r>
      <w:r w:rsidR="00AC4A09">
        <w:rPr>
          <w:rFonts w:hint="eastAsia"/>
          <w:color w:val="FF0000"/>
          <w:szCs w:val="21"/>
        </w:rPr>
        <w:t>包去获取目标主机的</w:t>
      </w:r>
      <w:r w:rsidR="00AC4A09">
        <w:rPr>
          <w:rFonts w:hint="eastAsia"/>
          <w:color w:val="FF0000"/>
          <w:szCs w:val="21"/>
        </w:rPr>
        <w:t>MAC</w:t>
      </w:r>
      <w:r w:rsidR="00AC4A09">
        <w:rPr>
          <w:rFonts w:hint="eastAsia"/>
          <w:color w:val="FF0000"/>
          <w:szCs w:val="21"/>
        </w:rPr>
        <w:t>地址，就可以捕获到</w:t>
      </w:r>
      <w:r w:rsidR="00AC4A09">
        <w:rPr>
          <w:rFonts w:hint="eastAsia"/>
          <w:color w:val="FF0000"/>
          <w:szCs w:val="21"/>
        </w:rPr>
        <w:t>ARP</w:t>
      </w:r>
      <w:r w:rsidR="00AC4A09">
        <w:rPr>
          <w:rFonts w:hint="eastAsia"/>
          <w:color w:val="FF0000"/>
          <w:szCs w:val="21"/>
        </w:rPr>
        <w:t>报文；如果有的话就直接从</w:t>
      </w:r>
      <w:r w:rsidR="00AC4A09">
        <w:rPr>
          <w:rFonts w:hint="eastAsia"/>
          <w:color w:val="FF0000"/>
          <w:szCs w:val="21"/>
        </w:rPr>
        <w:t>ARP</w:t>
      </w:r>
      <w:r w:rsidR="00AC4A09">
        <w:rPr>
          <w:rFonts w:hint="eastAsia"/>
          <w:color w:val="FF0000"/>
          <w:szCs w:val="21"/>
        </w:rPr>
        <w:t>表中获取目标主机的</w:t>
      </w:r>
      <w:r w:rsidR="00AC4A09">
        <w:rPr>
          <w:rFonts w:hint="eastAsia"/>
          <w:color w:val="FF0000"/>
          <w:szCs w:val="21"/>
        </w:rPr>
        <w:t>MAC</w:t>
      </w:r>
      <w:r w:rsidR="00AC4A09">
        <w:rPr>
          <w:rFonts w:hint="eastAsia"/>
          <w:color w:val="FF0000"/>
          <w:szCs w:val="21"/>
        </w:rPr>
        <w:t>地址，而不需要广播，则捕获不到</w:t>
      </w:r>
      <w:r w:rsidR="00AC4A09">
        <w:rPr>
          <w:rFonts w:hint="eastAsia"/>
          <w:color w:val="FF0000"/>
          <w:szCs w:val="21"/>
        </w:rPr>
        <w:t>ARP</w:t>
      </w:r>
      <w:r w:rsidR="00AC4A09">
        <w:rPr>
          <w:rFonts w:hint="eastAsia"/>
          <w:color w:val="FF0000"/>
          <w:szCs w:val="21"/>
        </w:rPr>
        <w:t>报文。</w:t>
      </w:r>
    </w:p>
    <w:p w14:paraId="4F339EBD" w14:textId="61F4B3C1" w:rsidR="00AC4A09" w:rsidRDefault="00AC4A09" w:rsidP="00AC4A09">
      <w:pPr>
        <w:rPr>
          <w:sz w:val="20"/>
          <w:szCs w:val="20"/>
        </w:rPr>
      </w:pPr>
      <w:r w:rsidRPr="00AC4A09">
        <w:rPr>
          <w:rFonts w:hint="eastAsia"/>
          <w:sz w:val="20"/>
          <w:szCs w:val="20"/>
        </w:rPr>
        <w:t>2</w:t>
      </w:r>
      <w:r w:rsidRPr="00AC4A09">
        <w:rPr>
          <w:rFonts w:hint="eastAsia"/>
          <w:sz w:val="20"/>
          <w:szCs w:val="20"/>
        </w:rPr>
        <w:t>、为什么运行</w:t>
      </w:r>
      <w:r w:rsidRPr="00AC4A09">
        <w:rPr>
          <w:rFonts w:hint="eastAsia"/>
          <w:sz w:val="20"/>
          <w:szCs w:val="20"/>
        </w:rPr>
        <w:t>ping 127.0.0.1</w:t>
      </w:r>
      <w:r w:rsidRPr="00AC4A09">
        <w:rPr>
          <w:rFonts w:hint="eastAsia"/>
          <w:sz w:val="20"/>
          <w:szCs w:val="20"/>
        </w:rPr>
        <w:t>时，不能捕获到</w:t>
      </w:r>
      <w:r w:rsidRPr="00AC4A09">
        <w:rPr>
          <w:rFonts w:hint="eastAsia"/>
          <w:sz w:val="20"/>
          <w:szCs w:val="20"/>
        </w:rPr>
        <w:t>ICMP</w:t>
      </w:r>
      <w:r w:rsidRPr="00AC4A09">
        <w:rPr>
          <w:rFonts w:hint="eastAsia"/>
          <w:sz w:val="20"/>
          <w:szCs w:val="20"/>
        </w:rPr>
        <w:t>报文？如果运行</w:t>
      </w:r>
      <w:r w:rsidRPr="00AC4A09">
        <w:rPr>
          <w:rFonts w:hint="eastAsia"/>
          <w:sz w:val="20"/>
          <w:szCs w:val="20"/>
        </w:rPr>
        <w:t xml:space="preserve">ping  </w:t>
      </w:r>
      <w:r w:rsidRPr="00AC4A09">
        <w:rPr>
          <w:rFonts w:hint="eastAsia"/>
          <w:sz w:val="20"/>
          <w:szCs w:val="20"/>
        </w:rPr>
        <w:t>本机</w:t>
      </w:r>
      <w:r w:rsidRPr="00AC4A09">
        <w:rPr>
          <w:rFonts w:hint="eastAsia"/>
          <w:sz w:val="20"/>
          <w:szCs w:val="20"/>
        </w:rPr>
        <w:t>IP</w:t>
      </w:r>
      <w:r w:rsidRPr="00AC4A09">
        <w:rPr>
          <w:rFonts w:hint="eastAsia"/>
          <w:sz w:val="20"/>
          <w:szCs w:val="20"/>
        </w:rPr>
        <w:t>地址能收到报文吗？</w:t>
      </w:r>
      <w:r w:rsidRPr="00AC4A09">
        <w:rPr>
          <w:rFonts w:hint="eastAsia"/>
          <w:sz w:val="20"/>
          <w:szCs w:val="20"/>
        </w:rPr>
        <w:t xml:space="preserve"> </w:t>
      </w:r>
      <w:r w:rsidRPr="00AC4A09">
        <w:rPr>
          <w:rFonts w:hint="eastAsia"/>
          <w:sz w:val="20"/>
          <w:szCs w:val="20"/>
        </w:rPr>
        <w:t>为什么？</w:t>
      </w:r>
    </w:p>
    <w:p w14:paraId="03A0CEFB" w14:textId="59FF6AB4" w:rsidR="006018FC" w:rsidRPr="006018FC" w:rsidRDefault="006018FC" w:rsidP="006018FC">
      <w:pPr>
        <w:ind w:firstLine="420"/>
        <w:rPr>
          <w:rFonts w:hint="eastAsia"/>
          <w:color w:val="FF0000"/>
          <w:szCs w:val="21"/>
        </w:rPr>
      </w:pPr>
      <w:r w:rsidRPr="006018FC">
        <w:rPr>
          <w:color w:val="FF0000"/>
          <w:szCs w:val="21"/>
        </w:rPr>
        <w:t>ping127</w:t>
      </w:r>
      <w:r w:rsidRPr="006018FC">
        <w:rPr>
          <w:color w:val="FF0000"/>
          <w:szCs w:val="21"/>
        </w:rPr>
        <w:t>的地址数据包没到网口，所以抓不到。</w:t>
      </w:r>
      <w:r w:rsidRPr="006018FC">
        <w:rPr>
          <w:color w:val="FF0000"/>
          <w:szCs w:val="21"/>
        </w:rPr>
        <w:t>ping</w:t>
      </w:r>
      <w:r w:rsidRPr="006018FC">
        <w:rPr>
          <w:color w:val="FF0000"/>
          <w:szCs w:val="21"/>
        </w:rPr>
        <w:t>本机能收到</w:t>
      </w:r>
    </w:p>
    <w:p w14:paraId="0A5D9B58" w14:textId="2A8252C2" w:rsidR="00AC4A09" w:rsidRDefault="00AC4A09" w:rsidP="00AC4A09">
      <w:pPr>
        <w:rPr>
          <w:sz w:val="20"/>
          <w:szCs w:val="20"/>
        </w:rPr>
      </w:pPr>
      <w:r w:rsidRPr="00AC4A09">
        <w:rPr>
          <w:rFonts w:hint="eastAsia"/>
          <w:sz w:val="20"/>
          <w:szCs w:val="20"/>
        </w:rPr>
        <w:t>3</w:t>
      </w:r>
      <w:r w:rsidRPr="00AC4A09">
        <w:rPr>
          <w:rFonts w:hint="eastAsia"/>
          <w:sz w:val="20"/>
          <w:szCs w:val="20"/>
        </w:rPr>
        <w:t>、在</w:t>
      </w:r>
      <w:r w:rsidRPr="00AC4A09">
        <w:rPr>
          <w:rFonts w:hint="eastAsia"/>
          <w:sz w:val="20"/>
          <w:szCs w:val="20"/>
        </w:rPr>
        <w:t xml:space="preserve">ping </w:t>
      </w:r>
      <w:r w:rsidRPr="00AC4A09">
        <w:rPr>
          <w:rFonts w:hint="eastAsia"/>
          <w:sz w:val="20"/>
          <w:szCs w:val="20"/>
        </w:rPr>
        <w:t>的过程中，返回信息“</w:t>
      </w:r>
      <w:r w:rsidRPr="00AC4A09">
        <w:rPr>
          <w:rFonts w:hint="eastAsia"/>
          <w:sz w:val="20"/>
          <w:szCs w:val="20"/>
        </w:rPr>
        <w:t>Request timed out</w:t>
      </w:r>
      <w:r w:rsidRPr="00AC4A09">
        <w:rPr>
          <w:rFonts w:hint="eastAsia"/>
          <w:sz w:val="20"/>
          <w:szCs w:val="20"/>
        </w:rPr>
        <w:t>”</w:t>
      </w:r>
      <w:r w:rsidRPr="00AC4A09">
        <w:rPr>
          <w:rFonts w:hint="eastAsia"/>
          <w:sz w:val="20"/>
          <w:szCs w:val="20"/>
        </w:rPr>
        <w:t xml:space="preserve"> </w:t>
      </w:r>
      <w:r w:rsidRPr="00AC4A09">
        <w:rPr>
          <w:rFonts w:hint="eastAsia"/>
          <w:sz w:val="20"/>
          <w:szCs w:val="20"/>
        </w:rPr>
        <w:t>和“</w:t>
      </w:r>
      <w:r w:rsidRPr="00AC4A09">
        <w:rPr>
          <w:rFonts w:hint="eastAsia"/>
          <w:bCs/>
          <w:sz w:val="20"/>
          <w:szCs w:val="20"/>
        </w:rPr>
        <w:t>Destination Host Unreachable</w:t>
      </w:r>
      <w:r w:rsidRPr="00AC4A09">
        <w:rPr>
          <w:rFonts w:hint="eastAsia"/>
          <w:sz w:val="20"/>
          <w:szCs w:val="20"/>
        </w:rPr>
        <w:t>”分别是由哪些情况引起的？</w:t>
      </w:r>
    </w:p>
    <w:p w14:paraId="3441872D" w14:textId="03B35898" w:rsidR="006018FC" w:rsidRPr="006018FC" w:rsidRDefault="006018FC" w:rsidP="006018FC">
      <w:pPr>
        <w:numPr>
          <w:ilvl w:val="254"/>
          <w:numId w:val="0"/>
        </w:numPr>
        <w:ind w:leftChars="200" w:left="420"/>
        <w:jc w:val="left"/>
        <w:rPr>
          <w:rFonts w:hint="eastAsia"/>
          <w:color w:val="FF0000"/>
          <w:szCs w:val="21"/>
        </w:rPr>
      </w:pPr>
      <w:r w:rsidRPr="006018FC">
        <w:rPr>
          <w:rFonts w:hint="eastAsia"/>
          <w:color w:val="FF0000"/>
          <w:szCs w:val="21"/>
        </w:rPr>
        <w:t>Request timed out</w:t>
      </w:r>
      <w:r w:rsidRPr="006018FC">
        <w:rPr>
          <w:rFonts w:hint="eastAsia"/>
          <w:color w:val="FF0000"/>
          <w:szCs w:val="21"/>
        </w:rPr>
        <w:t>：请求超时，可能是网络卡顿，</w:t>
      </w:r>
      <w:r>
        <w:rPr>
          <w:rFonts w:hint="eastAsia"/>
          <w:color w:val="FF0000"/>
          <w:szCs w:val="21"/>
        </w:rPr>
        <w:t>数据包过滤，路由错误或静默丢弃。</w:t>
      </w:r>
      <w:r w:rsidRPr="006018FC">
        <w:rPr>
          <w:rFonts w:hint="eastAsia"/>
          <w:color w:val="FF0000"/>
          <w:szCs w:val="21"/>
        </w:rPr>
        <w:t>Destination Host Unreachable</w:t>
      </w:r>
      <w:r w:rsidRPr="006018FC">
        <w:rPr>
          <w:rFonts w:hint="eastAsia"/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是本地系统没有到所需目标的路由，或者远程路由器报告它没有到目标的路由。</w:t>
      </w: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ab/>
      </w:r>
    </w:p>
    <w:p w14:paraId="441D3AE9" w14:textId="77777777" w:rsidR="00AC4A09" w:rsidRPr="00AC4A09" w:rsidRDefault="00AC4A09" w:rsidP="00AC4A09">
      <w:pPr>
        <w:rPr>
          <w:rFonts w:hint="eastAsia"/>
          <w:bCs/>
          <w:sz w:val="20"/>
          <w:szCs w:val="20"/>
        </w:rPr>
      </w:pPr>
      <w:r w:rsidRPr="00AC4A09">
        <w:rPr>
          <w:rFonts w:hint="eastAsia"/>
          <w:bCs/>
          <w:sz w:val="20"/>
          <w:szCs w:val="20"/>
        </w:rPr>
        <w:t>4</w:t>
      </w:r>
      <w:r w:rsidRPr="00AC4A09">
        <w:rPr>
          <w:rFonts w:hint="eastAsia"/>
          <w:bCs/>
          <w:sz w:val="20"/>
          <w:szCs w:val="20"/>
        </w:rPr>
        <w:t>、请通过实验</w:t>
      </w:r>
      <w:r w:rsidRPr="00AC4A09">
        <w:rPr>
          <w:rFonts w:hint="eastAsia"/>
          <w:b/>
          <w:sz w:val="20"/>
          <w:szCs w:val="20"/>
        </w:rPr>
        <w:t>验证</w:t>
      </w:r>
      <w:r w:rsidRPr="00AC4A09">
        <w:rPr>
          <w:rFonts w:hint="eastAsia"/>
          <w:bCs/>
          <w:sz w:val="20"/>
          <w:szCs w:val="20"/>
        </w:rPr>
        <w:t>：</w:t>
      </w:r>
    </w:p>
    <w:p w14:paraId="08044CE3" w14:textId="52C19099" w:rsidR="006018FC" w:rsidRDefault="00AC4A09" w:rsidP="00AC4A09">
      <w:pPr>
        <w:ind w:firstLine="420"/>
        <w:rPr>
          <w:bCs/>
          <w:sz w:val="20"/>
          <w:szCs w:val="20"/>
        </w:rPr>
      </w:pPr>
      <w:r w:rsidRPr="00AC4A09">
        <w:rPr>
          <w:rFonts w:hint="eastAsia"/>
          <w:bCs/>
          <w:sz w:val="20"/>
          <w:szCs w:val="20"/>
        </w:rPr>
        <w:t>主机如果不设置“网关”，同一网段内的主机可以相互通信。用</w:t>
      </w:r>
      <w:r w:rsidRPr="00AC4A09">
        <w:rPr>
          <w:rFonts w:hint="eastAsia"/>
          <w:bCs/>
          <w:sz w:val="20"/>
          <w:szCs w:val="20"/>
        </w:rPr>
        <w:t>ping</w:t>
      </w:r>
      <w:r w:rsidRPr="00AC4A09">
        <w:rPr>
          <w:rFonts w:hint="eastAsia"/>
          <w:bCs/>
          <w:sz w:val="20"/>
          <w:szCs w:val="20"/>
        </w:rPr>
        <w:t>命令测试，</w:t>
      </w:r>
      <w:proofErr w:type="gramStart"/>
      <w:r w:rsidRPr="00AC4A09">
        <w:rPr>
          <w:rFonts w:hint="eastAsia"/>
          <w:bCs/>
          <w:sz w:val="20"/>
          <w:szCs w:val="20"/>
        </w:rPr>
        <w:t>用嗅探器</w:t>
      </w:r>
      <w:proofErr w:type="gramEnd"/>
      <w:r w:rsidRPr="00AC4A09">
        <w:rPr>
          <w:rFonts w:hint="eastAsia"/>
          <w:bCs/>
          <w:sz w:val="20"/>
          <w:szCs w:val="20"/>
        </w:rPr>
        <w:t>测试可以捕获</w:t>
      </w:r>
      <w:r w:rsidRPr="00AC4A09">
        <w:rPr>
          <w:rFonts w:hint="eastAsia"/>
          <w:bCs/>
          <w:sz w:val="20"/>
          <w:szCs w:val="20"/>
        </w:rPr>
        <w:t>8</w:t>
      </w:r>
      <w:r w:rsidRPr="00AC4A09">
        <w:rPr>
          <w:rFonts w:hint="eastAsia"/>
          <w:bCs/>
          <w:sz w:val="20"/>
          <w:szCs w:val="20"/>
        </w:rPr>
        <w:t>个</w:t>
      </w:r>
      <w:r w:rsidRPr="00AC4A09">
        <w:rPr>
          <w:rFonts w:hint="eastAsia"/>
          <w:bCs/>
          <w:sz w:val="20"/>
          <w:szCs w:val="20"/>
        </w:rPr>
        <w:t>ICMP</w:t>
      </w:r>
      <w:r w:rsidRPr="00AC4A09">
        <w:rPr>
          <w:rFonts w:hint="eastAsia"/>
          <w:bCs/>
          <w:sz w:val="20"/>
          <w:szCs w:val="20"/>
        </w:rPr>
        <w:t>数据包，</w:t>
      </w:r>
      <w:r w:rsidRPr="00AC4A09">
        <w:rPr>
          <w:rFonts w:hint="eastAsia"/>
          <w:bCs/>
          <w:sz w:val="20"/>
          <w:szCs w:val="20"/>
        </w:rPr>
        <w:t>2</w:t>
      </w:r>
      <w:r w:rsidRPr="00AC4A09">
        <w:rPr>
          <w:rFonts w:hint="eastAsia"/>
          <w:bCs/>
          <w:sz w:val="20"/>
          <w:szCs w:val="20"/>
        </w:rPr>
        <w:t>个</w:t>
      </w:r>
      <w:r w:rsidRPr="00AC4A09">
        <w:rPr>
          <w:rFonts w:hint="eastAsia"/>
          <w:bCs/>
          <w:sz w:val="20"/>
          <w:szCs w:val="20"/>
        </w:rPr>
        <w:t>ARP</w:t>
      </w:r>
      <w:r w:rsidRPr="00AC4A09">
        <w:rPr>
          <w:rFonts w:hint="eastAsia"/>
          <w:bCs/>
          <w:sz w:val="20"/>
          <w:szCs w:val="20"/>
        </w:rPr>
        <w:t>数据包。</w:t>
      </w:r>
    </w:p>
    <w:p w14:paraId="66D5310B" w14:textId="549670F7" w:rsidR="006018FC" w:rsidRDefault="006018FC" w:rsidP="00AC4A09">
      <w:pPr>
        <w:ind w:firstLine="420"/>
        <w:rPr>
          <w:rFonts w:hint="eastAsia"/>
          <w:bCs/>
          <w:sz w:val="20"/>
          <w:szCs w:val="20"/>
        </w:rPr>
      </w:pPr>
      <w:r>
        <w:rPr>
          <w:noProof/>
        </w:rPr>
        <w:drawing>
          <wp:inline distT="0" distB="0" distL="0" distR="0" wp14:anchorId="2A789E35" wp14:editId="705A2600">
            <wp:extent cx="4629150" cy="203835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E279" w14:textId="0117C59A" w:rsidR="00AC4A09" w:rsidRDefault="006018FC" w:rsidP="006018FC">
      <w:pPr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53A06B89" wp14:editId="031CC0A9">
            <wp:extent cx="5274310" cy="887730"/>
            <wp:effectExtent l="0" t="0" r="2540" b="762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A09" w:rsidRPr="00AC4A09">
        <w:rPr>
          <w:rFonts w:hint="eastAsia"/>
          <w:bCs/>
          <w:sz w:val="20"/>
          <w:szCs w:val="20"/>
        </w:rPr>
        <w:t>不同网段的主机不能通信，用</w:t>
      </w:r>
      <w:r w:rsidR="00AC4A09" w:rsidRPr="00AC4A09">
        <w:rPr>
          <w:rFonts w:hint="eastAsia"/>
          <w:bCs/>
          <w:sz w:val="20"/>
          <w:szCs w:val="20"/>
        </w:rPr>
        <w:t>PING</w:t>
      </w:r>
      <w:r w:rsidR="00AC4A09" w:rsidRPr="00AC4A09">
        <w:rPr>
          <w:rFonts w:hint="eastAsia"/>
          <w:bCs/>
          <w:sz w:val="20"/>
          <w:szCs w:val="20"/>
        </w:rPr>
        <w:t>命令测试，会显示“</w:t>
      </w:r>
      <w:r w:rsidR="00AC4A09" w:rsidRPr="00AC4A09">
        <w:rPr>
          <w:rFonts w:hint="eastAsia"/>
          <w:bCs/>
          <w:sz w:val="20"/>
          <w:szCs w:val="20"/>
        </w:rPr>
        <w:t xml:space="preserve"> Destination Host Unreachable</w:t>
      </w:r>
      <w:r w:rsidR="00AC4A09" w:rsidRPr="00AC4A09">
        <w:rPr>
          <w:rFonts w:hint="eastAsia"/>
          <w:bCs/>
          <w:sz w:val="20"/>
          <w:szCs w:val="20"/>
        </w:rPr>
        <w:t>”，因为没有指明网关，无法发送出去，因此显示“目的主机不可达”，</w:t>
      </w:r>
      <w:proofErr w:type="gramStart"/>
      <w:r w:rsidR="00AC4A09" w:rsidRPr="00AC4A09">
        <w:rPr>
          <w:rFonts w:hint="eastAsia"/>
          <w:bCs/>
          <w:sz w:val="20"/>
          <w:szCs w:val="20"/>
        </w:rPr>
        <w:t>用嗅探器</w:t>
      </w:r>
      <w:proofErr w:type="gramEnd"/>
      <w:r w:rsidR="00AC4A09" w:rsidRPr="00AC4A09">
        <w:rPr>
          <w:rFonts w:hint="eastAsia"/>
          <w:bCs/>
          <w:sz w:val="20"/>
          <w:szCs w:val="20"/>
        </w:rPr>
        <w:t>捕获不到任何信息。</w:t>
      </w:r>
    </w:p>
    <w:p w14:paraId="2E650AC4" w14:textId="53355B66" w:rsidR="006018FC" w:rsidRPr="00AC4A09" w:rsidRDefault="006018FC" w:rsidP="006018FC">
      <w:pPr>
        <w:rPr>
          <w:rFonts w:hint="eastAsia"/>
          <w:bCs/>
          <w:sz w:val="20"/>
          <w:szCs w:val="20"/>
        </w:rPr>
      </w:pPr>
      <w:r>
        <w:rPr>
          <w:noProof/>
        </w:rPr>
        <w:drawing>
          <wp:inline distT="0" distB="0" distL="0" distR="0" wp14:anchorId="41004D18" wp14:editId="439A60EB">
            <wp:extent cx="4438650" cy="169545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1006" w14:textId="77777777" w:rsidR="00AC4A09" w:rsidRPr="00AC4A09" w:rsidRDefault="00AC4A09" w:rsidP="00AC4A09">
      <w:pPr>
        <w:pStyle w:val="a5"/>
        <w:ind w:firstLineChars="0"/>
        <w:rPr>
          <w:rFonts w:hint="eastAsia"/>
          <w:bCs/>
          <w:sz w:val="20"/>
          <w:szCs w:val="20"/>
        </w:rPr>
      </w:pPr>
      <w:r w:rsidRPr="00AC4A09">
        <w:rPr>
          <w:rFonts w:hint="eastAsia"/>
          <w:bCs/>
          <w:sz w:val="20"/>
          <w:szCs w:val="20"/>
        </w:rPr>
        <w:t>主机如果设置“网关”，同一网段的主机通信不通过网关转发，用</w:t>
      </w:r>
      <w:r w:rsidRPr="00AC4A09">
        <w:rPr>
          <w:rFonts w:hint="eastAsia"/>
          <w:bCs/>
          <w:sz w:val="20"/>
          <w:szCs w:val="20"/>
        </w:rPr>
        <w:t>ping</w:t>
      </w:r>
      <w:r w:rsidRPr="00AC4A09">
        <w:rPr>
          <w:rFonts w:hint="eastAsia"/>
          <w:bCs/>
          <w:sz w:val="20"/>
          <w:szCs w:val="20"/>
        </w:rPr>
        <w:t>命令测试，</w:t>
      </w:r>
      <w:proofErr w:type="gramStart"/>
      <w:r w:rsidRPr="00AC4A09">
        <w:rPr>
          <w:rFonts w:hint="eastAsia"/>
          <w:bCs/>
          <w:sz w:val="20"/>
          <w:szCs w:val="20"/>
        </w:rPr>
        <w:t>用嗅探器</w:t>
      </w:r>
      <w:proofErr w:type="gramEnd"/>
      <w:r w:rsidRPr="00AC4A09">
        <w:rPr>
          <w:rFonts w:hint="eastAsia"/>
          <w:bCs/>
          <w:sz w:val="20"/>
          <w:szCs w:val="20"/>
        </w:rPr>
        <w:t>可以捕获所有测试数据包，能看到对方主机的</w:t>
      </w:r>
      <w:r w:rsidRPr="00AC4A09">
        <w:rPr>
          <w:rFonts w:hint="eastAsia"/>
          <w:bCs/>
          <w:sz w:val="20"/>
          <w:szCs w:val="20"/>
        </w:rPr>
        <w:t>MAC</w:t>
      </w:r>
      <w:r w:rsidRPr="00AC4A09">
        <w:rPr>
          <w:rFonts w:hint="eastAsia"/>
          <w:bCs/>
          <w:sz w:val="20"/>
          <w:szCs w:val="20"/>
        </w:rPr>
        <w:t>地址。不同网段的主机之间通信需要网关转发，用</w:t>
      </w:r>
      <w:r w:rsidRPr="00AC4A09">
        <w:rPr>
          <w:rFonts w:hint="eastAsia"/>
          <w:bCs/>
          <w:sz w:val="20"/>
          <w:szCs w:val="20"/>
        </w:rPr>
        <w:t>ping</w:t>
      </w:r>
      <w:r w:rsidRPr="00AC4A09">
        <w:rPr>
          <w:rFonts w:hint="eastAsia"/>
          <w:bCs/>
          <w:sz w:val="20"/>
          <w:szCs w:val="20"/>
        </w:rPr>
        <w:t>命令测试，能看到网关的</w:t>
      </w:r>
      <w:r w:rsidRPr="00AC4A09">
        <w:rPr>
          <w:rFonts w:hint="eastAsia"/>
          <w:bCs/>
          <w:sz w:val="20"/>
          <w:szCs w:val="20"/>
        </w:rPr>
        <w:t>MAC</w:t>
      </w:r>
      <w:r w:rsidRPr="00AC4A09">
        <w:rPr>
          <w:rFonts w:hint="eastAsia"/>
          <w:bCs/>
          <w:sz w:val="20"/>
          <w:szCs w:val="20"/>
        </w:rPr>
        <w:t>地址（包括能通信或不能通信）。</w:t>
      </w:r>
    </w:p>
    <w:p w14:paraId="5ACDAEBD" w14:textId="535D26A9" w:rsidR="00AC4A09" w:rsidRPr="00AC4A09" w:rsidRDefault="00AC4A09" w:rsidP="00AC4A09">
      <w:pPr>
        <w:rPr>
          <w:rFonts w:ascii="宋体" w:hAnsi="宋体" w:cs="宋体" w:hint="eastAsia"/>
          <w:kern w:val="0"/>
          <w:sz w:val="20"/>
          <w:szCs w:val="20"/>
        </w:rPr>
      </w:pPr>
      <w:r>
        <w:rPr>
          <w:rFonts w:ascii="宋体" w:hAnsi="宋体" w:cs="宋体" w:hint="eastAsia"/>
          <w:bCs/>
          <w:kern w:val="0"/>
          <w:sz w:val="20"/>
          <w:szCs w:val="20"/>
        </w:rPr>
        <w:lastRenderedPageBreak/>
        <w:t>5</w:t>
      </w:r>
      <w:r>
        <w:rPr>
          <w:rFonts w:ascii="宋体" w:hAnsi="宋体" w:cs="宋体"/>
          <w:bCs/>
          <w:kern w:val="0"/>
          <w:sz w:val="20"/>
          <w:szCs w:val="20"/>
        </w:rPr>
        <w:t>.</w:t>
      </w:r>
      <w:r w:rsidRPr="00AC4A09">
        <w:rPr>
          <w:rFonts w:ascii="宋体" w:hAnsi="宋体" w:cs="宋体" w:hint="eastAsia"/>
          <w:bCs/>
          <w:kern w:val="0"/>
          <w:sz w:val="20"/>
          <w:szCs w:val="20"/>
        </w:rPr>
        <w:t>通过下面实验</w:t>
      </w:r>
      <w:r w:rsidRPr="00AC4A09">
        <w:rPr>
          <w:rFonts w:ascii="宋体" w:hAnsi="宋体" w:cs="宋体" w:hint="eastAsia"/>
          <w:b/>
          <w:kern w:val="0"/>
          <w:sz w:val="20"/>
          <w:szCs w:val="20"/>
        </w:rPr>
        <w:t>理解网关</w:t>
      </w:r>
    </w:p>
    <w:p w14:paraId="0E0EE8FA" w14:textId="67F958BE" w:rsidR="00AC4A09" w:rsidRDefault="00AC4A09" w:rsidP="00AC4A09">
      <w:pPr>
        <w:pStyle w:val="a5"/>
        <w:ind w:firstLineChars="0" w:firstLine="360"/>
        <w:rPr>
          <w:bCs/>
          <w:sz w:val="20"/>
          <w:szCs w:val="20"/>
        </w:rPr>
      </w:pPr>
      <w:r w:rsidRPr="00AC4A09">
        <w:rPr>
          <w:rFonts w:hint="eastAsia"/>
          <w:bCs/>
          <w:sz w:val="20"/>
          <w:szCs w:val="20"/>
        </w:rPr>
        <w:t>假设主机</w:t>
      </w:r>
      <w:r w:rsidRPr="00AC4A09">
        <w:rPr>
          <w:rFonts w:hint="eastAsia"/>
          <w:bCs/>
          <w:sz w:val="20"/>
          <w:szCs w:val="20"/>
        </w:rPr>
        <w:t>A</w:t>
      </w:r>
      <w:r w:rsidRPr="00AC4A09">
        <w:rPr>
          <w:rFonts w:hint="eastAsia"/>
          <w:bCs/>
          <w:sz w:val="20"/>
          <w:szCs w:val="20"/>
        </w:rPr>
        <w:t>的</w:t>
      </w:r>
      <w:r w:rsidRPr="00AC4A09">
        <w:rPr>
          <w:rFonts w:hint="eastAsia"/>
          <w:bCs/>
          <w:sz w:val="20"/>
          <w:szCs w:val="20"/>
        </w:rPr>
        <w:t>IP</w:t>
      </w:r>
      <w:r w:rsidRPr="00AC4A09">
        <w:rPr>
          <w:rFonts w:hint="eastAsia"/>
          <w:bCs/>
          <w:sz w:val="20"/>
          <w:szCs w:val="20"/>
        </w:rPr>
        <w:t>地址为</w:t>
      </w:r>
      <w:r w:rsidRPr="00AC4A09">
        <w:rPr>
          <w:rFonts w:hint="eastAsia"/>
          <w:bCs/>
          <w:sz w:val="20"/>
          <w:szCs w:val="20"/>
        </w:rPr>
        <w:t>10.2.2.2/23</w:t>
      </w:r>
      <w:r w:rsidRPr="00AC4A09">
        <w:rPr>
          <w:rFonts w:hint="eastAsia"/>
          <w:bCs/>
          <w:sz w:val="20"/>
          <w:szCs w:val="20"/>
        </w:rPr>
        <w:t>，主机</w:t>
      </w:r>
      <w:r w:rsidRPr="00AC4A09">
        <w:rPr>
          <w:rFonts w:hint="eastAsia"/>
          <w:bCs/>
          <w:sz w:val="20"/>
          <w:szCs w:val="20"/>
        </w:rPr>
        <w:t>B</w:t>
      </w:r>
      <w:r w:rsidRPr="00AC4A09">
        <w:rPr>
          <w:rFonts w:hint="eastAsia"/>
          <w:bCs/>
          <w:sz w:val="20"/>
          <w:szCs w:val="20"/>
        </w:rPr>
        <w:t>的</w:t>
      </w:r>
      <w:r w:rsidRPr="00AC4A09">
        <w:rPr>
          <w:rFonts w:hint="eastAsia"/>
          <w:bCs/>
          <w:sz w:val="20"/>
          <w:szCs w:val="20"/>
        </w:rPr>
        <w:t>IP</w:t>
      </w:r>
      <w:r w:rsidRPr="00AC4A09">
        <w:rPr>
          <w:rFonts w:hint="eastAsia"/>
          <w:bCs/>
          <w:sz w:val="20"/>
          <w:szCs w:val="20"/>
        </w:rPr>
        <w:t>地址为</w:t>
      </w:r>
      <w:r w:rsidRPr="00AC4A09">
        <w:rPr>
          <w:rFonts w:hint="eastAsia"/>
          <w:bCs/>
          <w:sz w:val="20"/>
          <w:szCs w:val="20"/>
        </w:rPr>
        <w:t>10.2.3.3/23</w:t>
      </w:r>
      <w:r w:rsidRPr="00AC4A09">
        <w:rPr>
          <w:rFonts w:hint="eastAsia"/>
          <w:bCs/>
          <w:sz w:val="20"/>
          <w:szCs w:val="20"/>
        </w:rPr>
        <w:t>，两台主机均不设置网关，用</w:t>
      </w:r>
      <w:r w:rsidRPr="00AC4A09">
        <w:rPr>
          <w:rFonts w:hint="eastAsia"/>
          <w:bCs/>
          <w:sz w:val="20"/>
          <w:szCs w:val="20"/>
        </w:rPr>
        <w:t>ping</w:t>
      </w:r>
      <w:r w:rsidRPr="00AC4A09">
        <w:rPr>
          <w:rFonts w:hint="eastAsia"/>
          <w:bCs/>
          <w:sz w:val="20"/>
          <w:szCs w:val="20"/>
        </w:rPr>
        <w:t>命令测试两主机的连通性，用</w:t>
      </w:r>
      <w:r w:rsidRPr="00AC4A09">
        <w:rPr>
          <w:rFonts w:hint="eastAsia"/>
          <w:bCs/>
          <w:sz w:val="20"/>
          <w:szCs w:val="20"/>
        </w:rPr>
        <w:t>ARP</w:t>
      </w:r>
      <w:r w:rsidRPr="00AC4A09">
        <w:rPr>
          <w:rFonts w:hint="eastAsia"/>
          <w:bCs/>
          <w:sz w:val="20"/>
          <w:szCs w:val="20"/>
        </w:rPr>
        <w:t>命令查看物理地址。对结果进行分析。</w:t>
      </w:r>
    </w:p>
    <w:p w14:paraId="63CE4FF5" w14:textId="57B97B8F" w:rsidR="00E96282" w:rsidRDefault="00E96282" w:rsidP="00AC4A09">
      <w:pPr>
        <w:pStyle w:val="a5"/>
        <w:ind w:firstLineChars="0" w:firstLine="360"/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76A99DF5" wp14:editId="641DA7C7">
            <wp:extent cx="4629150" cy="203835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FE6F" w14:textId="538268FF" w:rsidR="00E96282" w:rsidRDefault="00E96282" w:rsidP="00AC4A09">
      <w:pPr>
        <w:pStyle w:val="a5"/>
        <w:ind w:firstLineChars="0" w:firstLine="360"/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57BB45DD" wp14:editId="4674109E">
            <wp:extent cx="4200525" cy="198120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DA93" w14:textId="3897F988" w:rsidR="00E96282" w:rsidRDefault="00E96282" w:rsidP="00AC4A09">
      <w:pPr>
        <w:pStyle w:val="a5"/>
        <w:ind w:firstLineChars="0" w:firstLine="360"/>
        <w:rPr>
          <w:rFonts w:hint="eastAsia"/>
          <w:bCs/>
          <w:sz w:val="20"/>
          <w:szCs w:val="20"/>
        </w:rPr>
      </w:pPr>
      <w:r>
        <w:rPr>
          <w:bCs/>
          <w:sz w:val="20"/>
          <w:szCs w:val="20"/>
        </w:rPr>
        <w:t>P</w:t>
      </w:r>
      <w:r>
        <w:rPr>
          <w:rFonts w:hint="eastAsia"/>
          <w:bCs/>
          <w:sz w:val="20"/>
          <w:szCs w:val="20"/>
        </w:rPr>
        <w:t>ing</w:t>
      </w:r>
      <w:r>
        <w:rPr>
          <w:rFonts w:hint="eastAsia"/>
          <w:bCs/>
          <w:sz w:val="20"/>
          <w:szCs w:val="20"/>
        </w:rPr>
        <w:t>的通，可以看到地址。</w:t>
      </w:r>
    </w:p>
    <w:p w14:paraId="6D0C66D4" w14:textId="0A1B8AF9" w:rsidR="00AC4A09" w:rsidRDefault="00AC4A09" w:rsidP="00AC4A09">
      <w:pPr>
        <w:ind w:firstLine="360"/>
        <w:rPr>
          <w:bCs/>
          <w:sz w:val="20"/>
          <w:szCs w:val="20"/>
        </w:rPr>
      </w:pPr>
      <w:r w:rsidRPr="00AC4A09">
        <w:rPr>
          <w:rFonts w:hint="eastAsia"/>
          <w:bCs/>
          <w:sz w:val="20"/>
          <w:szCs w:val="20"/>
        </w:rPr>
        <w:t>假设主机</w:t>
      </w:r>
      <w:r w:rsidRPr="00AC4A09">
        <w:rPr>
          <w:rFonts w:hint="eastAsia"/>
          <w:bCs/>
          <w:sz w:val="20"/>
          <w:szCs w:val="20"/>
        </w:rPr>
        <w:t>A</w:t>
      </w:r>
      <w:r w:rsidRPr="00AC4A09">
        <w:rPr>
          <w:rFonts w:hint="eastAsia"/>
          <w:bCs/>
          <w:sz w:val="20"/>
          <w:szCs w:val="20"/>
        </w:rPr>
        <w:t>的</w:t>
      </w:r>
      <w:r w:rsidRPr="00AC4A09">
        <w:rPr>
          <w:rFonts w:hint="eastAsia"/>
          <w:bCs/>
          <w:sz w:val="20"/>
          <w:szCs w:val="20"/>
        </w:rPr>
        <w:t>IP</w:t>
      </w:r>
      <w:r w:rsidRPr="00AC4A09">
        <w:rPr>
          <w:rFonts w:hint="eastAsia"/>
          <w:bCs/>
          <w:sz w:val="20"/>
          <w:szCs w:val="20"/>
        </w:rPr>
        <w:t>地址为</w:t>
      </w:r>
      <w:r w:rsidRPr="00AC4A09">
        <w:rPr>
          <w:rFonts w:hint="eastAsia"/>
          <w:bCs/>
          <w:sz w:val="20"/>
          <w:szCs w:val="20"/>
        </w:rPr>
        <w:t>10.2.2.2/24</w:t>
      </w:r>
      <w:r w:rsidRPr="00AC4A09">
        <w:rPr>
          <w:rFonts w:hint="eastAsia"/>
          <w:bCs/>
          <w:sz w:val="20"/>
          <w:szCs w:val="20"/>
        </w:rPr>
        <w:t>，主机</w:t>
      </w:r>
      <w:r w:rsidRPr="00AC4A09">
        <w:rPr>
          <w:rFonts w:hint="eastAsia"/>
          <w:bCs/>
          <w:sz w:val="20"/>
          <w:szCs w:val="20"/>
        </w:rPr>
        <w:t>B</w:t>
      </w:r>
      <w:r w:rsidRPr="00AC4A09">
        <w:rPr>
          <w:rFonts w:hint="eastAsia"/>
          <w:bCs/>
          <w:sz w:val="20"/>
          <w:szCs w:val="20"/>
        </w:rPr>
        <w:t>的</w:t>
      </w:r>
      <w:r w:rsidRPr="00AC4A09">
        <w:rPr>
          <w:rFonts w:hint="eastAsia"/>
          <w:bCs/>
          <w:sz w:val="20"/>
          <w:szCs w:val="20"/>
        </w:rPr>
        <w:t>IP</w:t>
      </w:r>
      <w:r w:rsidRPr="00AC4A09">
        <w:rPr>
          <w:rFonts w:hint="eastAsia"/>
          <w:bCs/>
          <w:sz w:val="20"/>
          <w:szCs w:val="20"/>
        </w:rPr>
        <w:t>地址为</w:t>
      </w:r>
      <w:r w:rsidRPr="00AC4A09">
        <w:rPr>
          <w:rFonts w:hint="eastAsia"/>
          <w:bCs/>
          <w:sz w:val="20"/>
          <w:szCs w:val="20"/>
        </w:rPr>
        <w:t>10.2.3.3/23</w:t>
      </w:r>
      <w:r w:rsidRPr="00AC4A09">
        <w:rPr>
          <w:rFonts w:hint="eastAsia"/>
          <w:bCs/>
          <w:sz w:val="20"/>
          <w:szCs w:val="20"/>
        </w:rPr>
        <w:t>，两主机不设置网关，分别在主机</w:t>
      </w:r>
      <w:r w:rsidRPr="00AC4A09">
        <w:rPr>
          <w:rFonts w:hint="eastAsia"/>
          <w:bCs/>
          <w:sz w:val="20"/>
          <w:szCs w:val="20"/>
        </w:rPr>
        <w:t>A</w:t>
      </w:r>
      <w:r w:rsidRPr="00AC4A09">
        <w:rPr>
          <w:rFonts w:hint="eastAsia"/>
          <w:bCs/>
          <w:sz w:val="20"/>
          <w:szCs w:val="20"/>
        </w:rPr>
        <w:t>和主机</w:t>
      </w:r>
      <w:r w:rsidRPr="00AC4A09">
        <w:rPr>
          <w:rFonts w:hint="eastAsia"/>
          <w:bCs/>
          <w:sz w:val="20"/>
          <w:szCs w:val="20"/>
        </w:rPr>
        <w:t>B</w:t>
      </w:r>
      <w:r w:rsidRPr="00AC4A09">
        <w:rPr>
          <w:rFonts w:hint="eastAsia"/>
          <w:bCs/>
          <w:sz w:val="20"/>
          <w:szCs w:val="20"/>
        </w:rPr>
        <w:t>上用</w:t>
      </w:r>
      <w:r w:rsidRPr="00AC4A09">
        <w:rPr>
          <w:rFonts w:hint="eastAsia"/>
          <w:bCs/>
          <w:sz w:val="20"/>
          <w:szCs w:val="20"/>
        </w:rPr>
        <w:t>ping</w:t>
      </w:r>
      <w:r w:rsidRPr="00AC4A09">
        <w:rPr>
          <w:rFonts w:hint="eastAsia"/>
          <w:bCs/>
          <w:sz w:val="20"/>
          <w:szCs w:val="20"/>
        </w:rPr>
        <w:t>测试与对方的连通性，用</w:t>
      </w:r>
      <w:r w:rsidRPr="00AC4A09">
        <w:rPr>
          <w:rFonts w:hint="eastAsia"/>
          <w:bCs/>
          <w:sz w:val="20"/>
          <w:szCs w:val="20"/>
        </w:rPr>
        <w:t>ARP</w:t>
      </w:r>
      <w:r w:rsidRPr="00AC4A09">
        <w:rPr>
          <w:rFonts w:hint="eastAsia"/>
          <w:bCs/>
          <w:sz w:val="20"/>
          <w:szCs w:val="20"/>
        </w:rPr>
        <w:t>查看物理地址。对测试结果进行分析。</w:t>
      </w:r>
    </w:p>
    <w:p w14:paraId="5DAF3A03" w14:textId="71B5ABD0" w:rsidR="00E96282" w:rsidRDefault="00E96282" w:rsidP="00AC4A09">
      <w:pPr>
        <w:ind w:firstLine="360"/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1D62A33A" wp14:editId="6C1CA79B">
            <wp:extent cx="4438650" cy="169545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8E1F" w14:textId="77777777" w:rsidR="00E96282" w:rsidRDefault="00E96282" w:rsidP="00E96282">
      <w:pPr>
        <w:pStyle w:val="a5"/>
        <w:ind w:firstLineChars="0" w:firstLine="360"/>
        <w:rPr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3F5286A" wp14:editId="5F1C3210">
            <wp:extent cx="3990975" cy="1943100"/>
            <wp:effectExtent l="0" t="0" r="952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0BAA" w14:textId="77777777" w:rsidR="00E96282" w:rsidRPr="00AC4A09" w:rsidRDefault="00E96282" w:rsidP="00E96282">
      <w:pPr>
        <w:pStyle w:val="a5"/>
        <w:ind w:firstLineChars="0" w:firstLine="360"/>
        <w:rPr>
          <w:rFonts w:hint="eastAsia"/>
          <w:bCs/>
          <w:sz w:val="20"/>
          <w:szCs w:val="20"/>
        </w:rPr>
      </w:pPr>
      <w:r>
        <w:rPr>
          <w:bCs/>
          <w:sz w:val="20"/>
          <w:szCs w:val="20"/>
        </w:rPr>
        <w:t>Ping</w:t>
      </w:r>
      <w:r>
        <w:rPr>
          <w:rFonts w:hint="eastAsia"/>
          <w:bCs/>
          <w:sz w:val="20"/>
          <w:szCs w:val="20"/>
        </w:rPr>
        <w:t>不通，无法看到地址。</w:t>
      </w:r>
    </w:p>
    <w:p w14:paraId="618D334F" w14:textId="77777777" w:rsidR="00E96282" w:rsidRPr="00AC4A09" w:rsidRDefault="00E96282" w:rsidP="00AC4A09">
      <w:pPr>
        <w:ind w:firstLine="360"/>
        <w:rPr>
          <w:rFonts w:hint="eastAsia"/>
          <w:bCs/>
          <w:sz w:val="20"/>
          <w:szCs w:val="20"/>
        </w:rPr>
      </w:pPr>
    </w:p>
    <w:p w14:paraId="3BC1C569" w14:textId="394CA827" w:rsidR="00F5362D" w:rsidRPr="00E96282" w:rsidRDefault="00AC4A09" w:rsidP="00E96282">
      <w:pPr>
        <w:rPr>
          <w:rFonts w:ascii="宋体" w:hAnsi="宋体" w:cs="宋体" w:hint="eastAsia"/>
          <w:kern w:val="0"/>
          <w:szCs w:val="21"/>
        </w:rPr>
      </w:pPr>
      <w:r w:rsidRPr="00AC4A09">
        <w:rPr>
          <w:rFonts w:ascii="宋体" w:hAnsi="宋体" w:cs="宋体" w:hint="eastAsia"/>
          <w:color w:val="0000FF"/>
          <w:kern w:val="0"/>
          <w:sz w:val="20"/>
          <w:szCs w:val="20"/>
        </w:rPr>
        <w:t>针对上述情况，分别将主机的网关设置为本机地址，观察测试结果，并分析原因。</w:t>
      </w:r>
    </w:p>
    <w:sectPr w:rsidR="00F5362D" w:rsidRPr="00E962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930ED" w14:textId="77777777" w:rsidR="00CF29F5" w:rsidRDefault="00CF29F5" w:rsidP="00F35A8B">
      <w:r>
        <w:separator/>
      </w:r>
    </w:p>
  </w:endnote>
  <w:endnote w:type="continuationSeparator" w:id="0">
    <w:p w14:paraId="191CB0BC" w14:textId="77777777" w:rsidR="00CF29F5" w:rsidRDefault="00CF29F5" w:rsidP="00F35A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51B33" w14:textId="77777777" w:rsidR="00CF29F5" w:rsidRDefault="00CF29F5" w:rsidP="00F35A8B">
      <w:r>
        <w:separator/>
      </w:r>
    </w:p>
  </w:footnote>
  <w:footnote w:type="continuationSeparator" w:id="0">
    <w:p w14:paraId="482DA09E" w14:textId="77777777" w:rsidR="00CF29F5" w:rsidRDefault="00CF29F5" w:rsidP="00F35A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lvl w:ilvl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0000006"/>
    <w:multiLevelType w:val="multilevel"/>
    <w:tmpl w:val="00000006"/>
    <w:lvl w:ilvl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E"/>
    <w:multiLevelType w:val="multilevel"/>
    <w:tmpl w:val="0000000E"/>
    <w:lvl w:ilvl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00000013"/>
    <w:multiLevelType w:val="multilevel"/>
    <w:tmpl w:val="00000013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ascii="宋体" w:hAnsi="宋体" w:cs="宋体" w:hint="default"/>
        <w:b w:val="0"/>
        <w:sz w:val="24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0000014"/>
    <w:multiLevelType w:val="singleLevel"/>
    <w:tmpl w:val="00000014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6" w15:restartNumberingAfterBreak="0">
    <w:nsid w:val="0000001E"/>
    <w:multiLevelType w:val="singleLevel"/>
    <w:tmpl w:val="0000001E"/>
    <w:lvl w:ilvl="0">
      <w:start w:val="5"/>
      <w:numFmt w:val="decimal"/>
      <w:suff w:val="nothing"/>
      <w:lvlText w:val="%1、"/>
      <w:lvlJc w:val="left"/>
    </w:lvl>
  </w:abstractNum>
  <w:abstractNum w:abstractNumId="7" w15:restartNumberingAfterBreak="0">
    <w:nsid w:val="00000022"/>
    <w:multiLevelType w:val="multilevel"/>
    <w:tmpl w:val="00000022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00000023"/>
    <w:multiLevelType w:val="multilevel"/>
    <w:tmpl w:val="00000023"/>
    <w:lvl w:ilvl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0000028"/>
    <w:multiLevelType w:val="multilevel"/>
    <w:tmpl w:val="00000028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ascii="宋体" w:hAnsi="宋体" w:cs="宋体" w:hint="default"/>
        <w:b w:val="0"/>
        <w:sz w:val="24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2E2E5786"/>
    <w:multiLevelType w:val="multilevel"/>
    <w:tmpl w:val="2E2E5786"/>
    <w:lvl w:ilvl="0">
      <w:start w:val="1"/>
      <w:numFmt w:val="chineseCountingThousand"/>
      <w:lvlText w:val="%1、"/>
      <w:lvlJc w:val="left"/>
      <w:pPr>
        <w:ind w:left="720" w:hanging="720"/>
      </w:pPr>
      <w:rPr>
        <w:rFonts w:hint="default"/>
        <w:b/>
        <w:bCs/>
        <w:sz w:val="28"/>
        <w:szCs w:val="28"/>
      </w:rPr>
    </w:lvl>
    <w:lvl w:ilvl="1">
      <w:start w:val="1"/>
      <w:numFmt w:val="lowerLetter"/>
      <w:lvlText w:val="%2)"/>
      <w:lvlJc w:val="left"/>
      <w:pPr>
        <w:ind w:left="420" w:hanging="420"/>
      </w:pPr>
      <w:rPr>
        <w:b/>
        <w:bCs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234FA53"/>
    <w:multiLevelType w:val="singleLevel"/>
    <w:tmpl w:val="3234FA53"/>
    <w:lvl w:ilvl="0">
      <w:start w:val="1"/>
      <w:numFmt w:val="decimal"/>
      <w:suff w:val="nothing"/>
      <w:lvlText w:val="（%1）"/>
      <w:lvlJc w:val="left"/>
    </w:lvl>
  </w:abstractNum>
  <w:abstractNum w:abstractNumId="12" w15:restartNumberingAfterBreak="0">
    <w:nsid w:val="3321D065"/>
    <w:multiLevelType w:val="singleLevel"/>
    <w:tmpl w:val="3321D065"/>
    <w:lvl w:ilvl="0">
      <w:start w:val="2"/>
      <w:numFmt w:val="decimal"/>
      <w:suff w:val="nothing"/>
      <w:lvlText w:val="%1）"/>
      <w:lvlJc w:val="left"/>
    </w:lvl>
  </w:abstractNum>
  <w:abstractNum w:abstractNumId="13" w15:restartNumberingAfterBreak="0">
    <w:nsid w:val="35006ED1"/>
    <w:multiLevelType w:val="multilevel"/>
    <w:tmpl w:val="35006ED1"/>
    <w:lvl w:ilvl="0">
      <w:start w:val="1"/>
      <w:numFmt w:val="chineseCountingThousand"/>
      <w:lvlText w:val="(%1)"/>
      <w:lvlJc w:val="left"/>
      <w:pPr>
        <w:ind w:left="840" w:hanging="420"/>
      </w:pPr>
      <w:rPr>
        <w:b/>
        <w:bCs/>
        <w:sz w:val="28"/>
        <w:szCs w:val="28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F462012"/>
    <w:multiLevelType w:val="singleLevel"/>
    <w:tmpl w:val="4F462012"/>
    <w:lvl w:ilvl="0">
      <w:start w:val="1"/>
      <w:numFmt w:val="decimal"/>
      <w:suff w:val="nothing"/>
      <w:lvlText w:val="%1）"/>
      <w:lvlJc w:val="left"/>
    </w:lvl>
  </w:abstractNum>
  <w:abstractNum w:abstractNumId="15" w15:restartNumberingAfterBreak="0">
    <w:nsid w:val="66B32E95"/>
    <w:multiLevelType w:val="multilevel"/>
    <w:tmpl w:val="66B32E95"/>
    <w:lvl w:ilvl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2"/>
  </w:num>
  <w:num w:numId="4">
    <w:abstractNumId w:val="8"/>
  </w:num>
  <w:num w:numId="5">
    <w:abstractNumId w:val="14"/>
  </w:num>
  <w:num w:numId="6">
    <w:abstractNumId w:val="12"/>
  </w:num>
  <w:num w:numId="7">
    <w:abstractNumId w:val="13"/>
  </w:num>
  <w:num w:numId="8">
    <w:abstractNumId w:val="11"/>
  </w:num>
  <w:num w:numId="9">
    <w:abstractNumId w:val="15"/>
  </w:num>
  <w:num w:numId="10">
    <w:abstractNumId w:val="5"/>
  </w:num>
  <w:num w:numId="11">
    <w:abstractNumId w:val="9"/>
  </w:num>
  <w:num w:numId="12">
    <w:abstractNumId w:val="3"/>
  </w:num>
  <w:num w:numId="13">
    <w:abstractNumId w:val="4"/>
  </w:num>
  <w:num w:numId="14">
    <w:abstractNumId w:val="7"/>
  </w:num>
  <w:num w:numId="15">
    <w:abstractNumId w:val="1"/>
  </w:num>
  <w:num w:numId="16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C SYSTEM">
    <w15:presenceInfo w15:providerId="None" w15:userId="MC SYSTE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5362D"/>
    <w:rsid w:val="00105C5E"/>
    <w:rsid w:val="002D079B"/>
    <w:rsid w:val="005A2C98"/>
    <w:rsid w:val="006018FC"/>
    <w:rsid w:val="00826A33"/>
    <w:rsid w:val="00921CF9"/>
    <w:rsid w:val="00AC4A09"/>
    <w:rsid w:val="00CF29F5"/>
    <w:rsid w:val="00E82AEE"/>
    <w:rsid w:val="00E96282"/>
    <w:rsid w:val="00F35A8B"/>
    <w:rsid w:val="00F5362D"/>
    <w:rsid w:val="00FB4A09"/>
    <w:rsid w:val="03464142"/>
    <w:rsid w:val="037A1030"/>
    <w:rsid w:val="03A301AE"/>
    <w:rsid w:val="03C3657E"/>
    <w:rsid w:val="044D3F75"/>
    <w:rsid w:val="04B85DC7"/>
    <w:rsid w:val="04DD0E46"/>
    <w:rsid w:val="050E21AF"/>
    <w:rsid w:val="0513761D"/>
    <w:rsid w:val="053B14E2"/>
    <w:rsid w:val="06B71133"/>
    <w:rsid w:val="06B96F3B"/>
    <w:rsid w:val="08CD35A1"/>
    <w:rsid w:val="090C3816"/>
    <w:rsid w:val="0AEB05CE"/>
    <w:rsid w:val="0C21299B"/>
    <w:rsid w:val="0D815AD9"/>
    <w:rsid w:val="0DA46B9E"/>
    <w:rsid w:val="0DF86BE5"/>
    <w:rsid w:val="104A50C1"/>
    <w:rsid w:val="118052D4"/>
    <w:rsid w:val="123004D0"/>
    <w:rsid w:val="12EE5C4B"/>
    <w:rsid w:val="14320D60"/>
    <w:rsid w:val="146B795D"/>
    <w:rsid w:val="16051FDC"/>
    <w:rsid w:val="163176E0"/>
    <w:rsid w:val="17312F5A"/>
    <w:rsid w:val="186D70AA"/>
    <w:rsid w:val="189909A9"/>
    <w:rsid w:val="18F91729"/>
    <w:rsid w:val="19B0346B"/>
    <w:rsid w:val="1B2942DD"/>
    <w:rsid w:val="1BAE7D16"/>
    <w:rsid w:val="1EF17195"/>
    <w:rsid w:val="1FA66101"/>
    <w:rsid w:val="22274B8D"/>
    <w:rsid w:val="2267794D"/>
    <w:rsid w:val="2385179E"/>
    <w:rsid w:val="23D64D6A"/>
    <w:rsid w:val="24EE2E0F"/>
    <w:rsid w:val="25B27F40"/>
    <w:rsid w:val="266524F6"/>
    <w:rsid w:val="28B91D66"/>
    <w:rsid w:val="290A49E7"/>
    <w:rsid w:val="2A222E5B"/>
    <w:rsid w:val="2A490E6F"/>
    <w:rsid w:val="2B5875B6"/>
    <w:rsid w:val="2D6C4431"/>
    <w:rsid w:val="2E053A72"/>
    <w:rsid w:val="2F195E2B"/>
    <w:rsid w:val="2FD82684"/>
    <w:rsid w:val="2FF76019"/>
    <w:rsid w:val="30276091"/>
    <w:rsid w:val="32707C9C"/>
    <w:rsid w:val="33013D23"/>
    <w:rsid w:val="3454364D"/>
    <w:rsid w:val="347F049D"/>
    <w:rsid w:val="34D35668"/>
    <w:rsid w:val="35942C0F"/>
    <w:rsid w:val="35C311B5"/>
    <w:rsid w:val="35F50205"/>
    <w:rsid w:val="367F668C"/>
    <w:rsid w:val="36FF1558"/>
    <w:rsid w:val="378C5F02"/>
    <w:rsid w:val="378F6320"/>
    <w:rsid w:val="37995004"/>
    <w:rsid w:val="38CE28CC"/>
    <w:rsid w:val="38DC63C9"/>
    <w:rsid w:val="3951275A"/>
    <w:rsid w:val="3AB73F4A"/>
    <w:rsid w:val="3CE94D17"/>
    <w:rsid w:val="3D172CCA"/>
    <w:rsid w:val="3E051407"/>
    <w:rsid w:val="3E0A0DD6"/>
    <w:rsid w:val="3E9F0490"/>
    <w:rsid w:val="3F3A674B"/>
    <w:rsid w:val="3FC97520"/>
    <w:rsid w:val="414566B0"/>
    <w:rsid w:val="42917D0E"/>
    <w:rsid w:val="478619BD"/>
    <w:rsid w:val="47E83988"/>
    <w:rsid w:val="4838132E"/>
    <w:rsid w:val="4929717E"/>
    <w:rsid w:val="49912B99"/>
    <w:rsid w:val="4B8359AE"/>
    <w:rsid w:val="4C1D0BAD"/>
    <w:rsid w:val="4DB7294D"/>
    <w:rsid w:val="4EDA60F9"/>
    <w:rsid w:val="4F690ADE"/>
    <w:rsid w:val="501C4A9A"/>
    <w:rsid w:val="508B2B8F"/>
    <w:rsid w:val="514A2F6F"/>
    <w:rsid w:val="5283250F"/>
    <w:rsid w:val="546F791A"/>
    <w:rsid w:val="551E5E83"/>
    <w:rsid w:val="57AD1C83"/>
    <w:rsid w:val="57DC1C8E"/>
    <w:rsid w:val="5B641102"/>
    <w:rsid w:val="5B8658B2"/>
    <w:rsid w:val="5C41687B"/>
    <w:rsid w:val="5D3F74F5"/>
    <w:rsid w:val="5E2617A2"/>
    <w:rsid w:val="5EAA3AB2"/>
    <w:rsid w:val="5FDC6FF7"/>
    <w:rsid w:val="607B71A0"/>
    <w:rsid w:val="64CA6DCA"/>
    <w:rsid w:val="6A396C55"/>
    <w:rsid w:val="6AA17674"/>
    <w:rsid w:val="6BA13ECD"/>
    <w:rsid w:val="6BFA20C0"/>
    <w:rsid w:val="6C095B31"/>
    <w:rsid w:val="6C35284A"/>
    <w:rsid w:val="6D0B578F"/>
    <w:rsid w:val="6D134B0C"/>
    <w:rsid w:val="6DBC2366"/>
    <w:rsid w:val="6E7556F1"/>
    <w:rsid w:val="6E8E6CCD"/>
    <w:rsid w:val="6EE56A5E"/>
    <w:rsid w:val="6EFF442F"/>
    <w:rsid w:val="70096E04"/>
    <w:rsid w:val="70500747"/>
    <w:rsid w:val="706E522E"/>
    <w:rsid w:val="709B3A6F"/>
    <w:rsid w:val="734C0FC3"/>
    <w:rsid w:val="747D73F9"/>
    <w:rsid w:val="761F6AF7"/>
    <w:rsid w:val="77C8614B"/>
    <w:rsid w:val="78AC6E32"/>
    <w:rsid w:val="78C21F5C"/>
    <w:rsid w:val="79F8796F"/>
    <w:rsid w:val="7A09532A"/>
    <w:rsid w:val="7CD41A86"/>
    <w:rsid w:val="7CDC6AC6"/>
    <w:rsid w:val="7DE46285"/>
    <w:rsid w:val="7E061108"/>
    <w:rsid w:val="7F630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C8D9D65"/>
  <w15:docId w15:val="{87AE81AE-F22A-4B05-BE67-5F33F73AB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3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character" w:styleId="a4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paragraph" w:styleId="a6">
    <w:name w:val="header"/>
    <w:basedOn w:val="a"/>
    <w:link w:val="a7"/>
    <w:rsid w:val="00F35A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F35A8B"/>
    <w:rPr>
      <w:kern w:val="2"/>
      <w:sz w:val="18"/>
      <w:szCs w:val="18"/>
    </w:rPr>
  </w:style>
  <w:style w:type="paragraph" w:styleId="a8">
    <w:name w:val="footer"/>
    <w:basedOn w:val="a"/>
    <w:link w:val="a9"/>
    <w:rsid w:val="00F35A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F35A8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15</Pages>
  <Words>646</Words>
  <Characters>3684</Characters>
  <Application>Microsoft Office Word</Application>
  <DocSecurity>0</DocSecurity>
  <Lines>30</Lines>
  <Paragraphs>8</Paragraphs>
  <ScaleCrop>false</ScaleCrop>
  <Company/>
  <LinksUpToDate>false</LinksUpToDate>
  <CharactersWithSpaces>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张 迈</cp:lastModifiedBy>
  <cp:revision>3</cp:revision>
  <dcterms:created xsi:type="dcterms:W3CDTF">2019-12-09T14:49:00Z</dcterms:created>
  <dcterms:modified xsi:type="dcterms:W3CDTF">2021-11-15T12:44:00Z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A7AE250936A64E1795AFC0194D583134</vt:lpwstr>
  </property>
</Properties>
</file>