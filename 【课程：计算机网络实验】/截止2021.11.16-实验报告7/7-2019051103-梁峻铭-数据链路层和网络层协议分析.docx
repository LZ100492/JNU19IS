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楷体_GB2312"/>
          <w:b/>
          <w:sz w:val="44"/>
          <w:szCs w:val="44"/>
        </w:rPr>
      </w:pPr>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计算机网络实验</w:t>
      </w:r>
      <w:r>
        <w:rPr>
          <w:rFonts w:hint="eastAsia"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lang w:val="en-US" w:eastAsia="zh-CN"/>
        </w:rPr>
        <w:t>潘冰</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rPr>
        <w:t>成绩</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p>
    <w:p>
      <w:pPr>
        <w:spacing w:line="420" w:lineRule="exact"/>
        <w:rPr>
          <w:rFonts w:eastAsia="楷体_GB2312"/>
          <w:sz w:val="28"/>
          <w:szCs w:val="28"/>
        </w:rPr>
      </w:pPr>
      <w:r>
        <w:rPr>
          <w:rFonts w:eastAsia="楷体_GB2312"/>
          <w:sz w:val="28"/>
          <w:szCs w:val="28"/>
        </w:rPr>
        <w:t>实验项目名称</w:t>
      </w:r>
      <w:r>
        <w:rPr>
          <w:rFonts w:hint="eastAsia" w:eastAsia="楷体_GB2312"/>
          <w:sz w:val="28"/>
          <w:szCs w:val="28"/>
          <w:u w:val="single"/>
        </w:rPr>
        <w:t xml:space="preserve">   </w:t>
      </w:r>
      <w:r>
        <w:rPr>
          <w:rFonts w:hint="eastAsia" w:eastAsia="楷体_GB2312"/>
          <w:sz w:val="28"/>
          <w:szCs w:val="28"/>
          <w:u w:val="single"/>
          <w:lang w:val="en-US" w:eastAsia="zh-CN"/>
        </w:rPr>
        <w:t xml:space="preserve"> </w:t>
      </w:r>
      <w:r>
        <w:rPr>
          <w:rFonts w:hint="eastAsia" w:ascii="楷体" w:hAnsi="楷体" w:eastAsia="楷体" w:cs="楷体"/>
          <w:sz w:val="28"/>
          <w:szCs w:val="28"/>
          <w:u w:val="single"/>
          <w:lang w:val="en-US" w:eastAsia="zh-CN"/>
        </w:rPr>
        <w:t>数据链路层和网络协议层分析</w:t>
      </w:r>
      <w:r>
        <w:rPr>
          <w:rFonts w:hint="eastAsia"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eastAsia="楷体_GB2312"/>
          <w:sz w:val="28"/>
          <w:szCs w:val="28"/>
        </w:rPr>
        <w:t>实验项目编号</w:t>
      </w:r>
      <w:r>
        <w:rPr>
          <w:rFonts w:eastAsia="楷体_GB2312"/>
          <w:sz w:val="28"/>
          <w:szCs w:val="28"/>
          <w:u w:val="single"/>
        </w:rPr>
        <w:t xml:space="preserve"> </w:t>
      </w:r>
      <w:r>
        <w:rPr>
          <w:rFonts w:hint="eastAsia" w:eastAsia="楷体_GB2312"/>
          <w:sz w:val="28"/>
          <w:szCs w:val="28"/>
          <w:u w:val="single"/>
          <w:lang w:val="en-US" w:eastAsia="zh-CN"/>
        </w:rPr>
        <w:t xml:space="preserve">   7</w:t>
      </w:r>
      <w:r>
        <w:rPr>
          <w:rFonts w:hint="eastAsia" w:eastAsia="楷体_GB2312"/>
          <w:sz w:val="28"/>
          <w:szCs w:val="28"/>
          <w:u w:val="single"/>
        </w:rPr>
        <w:t xml:space="preserve">    </w:t>
      </w:r>
      <w:r>
        <w:rPr>
          <w:rFonts w:eastAsia="楷体_GB2312"/>
          <w:sz w:val="28"/>
          <w:szCs w:val="28"/>
          <w:u w:val="single"/>
        </w:rPr>
        <w:t xml:space="preserve"> </w:t>
      </w:r>
    </w:p>
    <w:p>
      <w:pPr>
        <w:numPr>
          <w:ins w:id="0" w:author="MC SYSTEM" w:date="2006-06-11T14:06:00Z"/>
        </w:numPr>
        <w:spacing w:line="420" w:lineRule="exact"/>
        <w:rPr>
          <w:rFonts w:eastAsia="楷体_GB2312"/>
          <w:sz w:val="28"/>
          <w:szCs w:val="28"/>
          <w:u w:val="single"/>
        </w:rPr>
      </w:pP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rPr>
        <w:t>验证</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lang w:val="en-US" w:eastAsia="zh-CN"/>
        </w:rPr>
        <w:t>计算机网络实验室</w:t>
      </w:r>
      <w:r>
        <w:rPr>
          <w:rFonts w:eastAsia="楷体_GB2312"/>
          <w:sz w:val="28"/>
          <w:szCs w:val="28"/>
          <w:u w:val="single"/>
        </w:rPr>
        <w:t xml:space="preserve"> </w:t>
      </w: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lang w:val="en-US" w:eastAsia="zh-CN"/>
        </w:rPr>
        <w:t>智科院</w:t>
      </w:r>
      <w:r>
        <w:rPr>
          <w:rFonts w:eastAsia="楷体_GB2312"/>
          <w:sz w:val="28"/>
          <w:szCs w:val="28"/>
          <w:u w:val="single"/>
        </w:rPr>
        <w:t xml:space="preserve"> </w:t>
      </w:r>
      <w:r>
        <w:rPr>
          <w:rFonts w:eastAsia="楷体_GB2312"/>
          <w:sz w:val="28"/>
          <w:szCs w:val="28"/>
        </w:rPr>
        <w:t>专业</w:t>
      </w:r>
      <w:r>
        <w:rPr>
          <w:rFonts w:hint="eastAsia" w:eastAsia="楷体_GB2312"/>
          <w:sz w:val="28"/>
          <w:szCs w:val="28"/>
          <w:u w:val="single"/>
          <w:lang w:val="en-US" w:eastAsia="zh-CN"/>
        </w:rPr>
        <w:t>信息安全</w:t>
      </w:r>
      <w:r>
        <w:rPr>
          <w:rFonts w:eastAsia="楷体_GB2312"/>
          <w:sz w:val="28"/>
          <w:szCs w:val="28"/>
          <w:u w:val="single"/>
        </w:rPr>
        <w:t xml:space="preserve">   </w:t>
      </w:r>
      <w:r>
        <w:rPr>
          <w:rFonts w:eastAsia="楷体_GB2312"/>
          <w:sz w:val="28"/>
          <w:szCs w:val="28"/>
        </w:rPr>
        <w:t xml:space="preserve">  </w:t>
      </w:r>
    </w:p>
    <w:p>
      <w:pPr>
        <w:spacing w:line="420" w:lineRule="exact"/>
        <w:ind w:left="280" w:hanging="280" w:hangingChars="100"/>
        <w:rPr>
          <w:rFonts w:hint="eastAsia" w:eastAsia="楷体_GB2312"/>
          <w:sz w:val="28"/>
          <w:szCs w:val="28"/>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val="en-US" w:eastAsia="zh-CN"/>
        </w:rPr>
        <w:t>梁峻铭</w:t>
      </w:r>
      <w:r>
        <w:rPr>
          <w:rFonts w:hint="eastAsia"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hint="eastAsia" w:eastAsia="楷体_GB2312"/>
          <w:sz w:val="28"/>
          <w:szCs w:val="28"/>
          <w:u w:val="single"/>
          <w:lang w:val="en-US" w:eastAsia="zh-CN"/>
        </w:rPr>
        <w:t>2019051103</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rPr>
        <w:t>实验时间</w:t>
      </w:r>
      <w:r>
        <w:rPr>
          <w:rFonts w:hint="eastAsia" w:eastAsia="楷体_GB2312"/>
          <w:sz w:val="28"/>
          <w:szCs w:val="28"/>
          <w:u w:val="single"/>
        </w:rPr>
        <w:t xml:space="preserve"> </w:t>
      </w:r>
      <w:r>
        <w:rPr>
          <w:rFonts w:hint="eastAsia" w:eastAsia="楷体_GB2312"/>
          <w:sz w:val="28"/>
          <w:szCs w:val="28"/>
          <w:u w:val="single"/>
          <w:lang w:val="en-US" w:eastAsia="zh-CN"/>
        </w:rPr>
        <w:t>2021</w:t>
      </w:r>
      <w:r>
        <w:rPr>
          <w:rFonts w:hint="eastAsia" w:eastAsia="楷体_GB2312"/>
          <w:sz w:val="28"/>
          <w:szCs w:val="28"/>
          <w:u w:val="single"/>
        </w:rPr>
        <w:t xml:space="preserve"> </w:t>
      </w:r>
      <w:r>
        <w:rPr>
          <w:rFonts w:eastAsia="楷体_GB2312"/>
          <w:sz w:val="28"/>
          <w:szCs w:val="28"/>
        </w:rPr>
        <w:t>年</w:t>
      </w:r>
      <w:r>
        <w:rPr>
          <w:rFonts w:hint="eastAsia" w:eastAsia="楷体_GB2312"/>
          <w:sz w:val="28"/>
          <w:szCs w:val="28"/>
          <w:u w:val="single"/>
        </w:rPr>
        <w:t xml:space="preserve"> </w:t>
      </w:r>
      <w:r>
        <w:rPr>
          <w:rFonts w:hint="eastAsia" w:eastAsia="楷体_GB2312"/>
          <w:sz w:val="28"/>
          <w:szCs w:val="28"/>
          <w:u w:val="single"/>
          <w:lang w:val="en-US" w:eastAsia="zh-CN"/>
        </w:rPr>
        <w:t>11</w:t>
      </w:r>
      <w:r>
        <w:rPr>
          <w:rFonts w:hint="eastAsia" w:eastAsia="楷体_GB2312"/>
          <w:sz w:val="28"/>
          <w:szCs w:val="28"/>
          <w:u w:val="single"/>
        </w:rPr>
        <w:t xml:space="preserve"> </w:t>
      </w:r>
      <w:r>
        <w:rPr>
          <w:rFonts w:eastAsia="楷体_GB2312"/>
          <w:sz w:val="28"/>
          <w:szCs w:val="28"/>
        </w:rPr>
        <w:t>月</w:t>
      </w:r>
      <w:r>
        <w:rPr>
          <w:rFonts w:hint="eastAsia" w:eastAsia="楷体_GB2312"/>
          <w:sz w:val="28"/>
          <w:szCs w:val="28"/>
          <w:u w:val="single"/>
        </w:rPr>
        <w:t xml:space="preserve">  </w:t>
      </w:r>
      <w:r>
        <w:rPr>
          <w:rFonts w:hint="eastAsia" w:eastAsia="楷体_GB2312"/>
          <w:sz w:val="28"/>
          <w:szCs w:val="28"/>
          <w:u w:val="single"/>
          <w:lang w:val="en-US" w:eastAsia="zh-CN"/>
        </w:rPr>
        <w:t xml:space="preserve">8 </w:t>
      </w:r>
      <w:r>
        <w:rPr>
          <w:rFonts w:hint="eastAsia" w:eastAsia="楷体_GB2312"/>
          <w:sz w:val="28"/>
          <w:szCs w:val="28"/>
          <w:u w:val="single"/>
        </w:rPr>
        <w:t xml:space="preserve"> </w:t>
      </w:r>
      <w:r>
        <w:rPr>
          <w:rFonts w:eastAsia="楷体_GB2312"/>
          <w:sz w:val="28"/>
          <w:szCs w:val="28"/>
        </w:rPr>
        <w:t>日</w:t>
      </w:r>
      <w:r>
        <w:rPr>
          <w:rFonts w:hint="eastAsia" w:eastAsia="楷体_GB2312"/>
          <w:sz w:val="28"/>
          <w:szCs w:val="28"/>
        </w:rPr>
        <w:t xml:space="preserve"> </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1" w:leftChars="0" w:hanging="281" w:firstLineChars="0"/>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实验目的</w:t>
      </w:r>
    </w:p>
    <w:p>
      <w:pPr>
        <w:numPr>
          <w:ilvl w:val="0"/>
          <w:numId w:val="2"/>
        </w:numPr>
        <w:rPr>
          <w:rFonts w:hint="eastAsia"/>
          <w:sz w:val="21"/>
          <w:szCs w:val="21"/>
        </w:rPr>
      </w:pPr>
      <w:r>
        <w:rPr>
          <w:rFonts w:hint="eastAsia"/>
          <w:sz w:val="21"/>
          <w:szCs w:val="21"/>
        </w:rPr>
        <w:t>理解链路层、网络层主要协议格式，以及协议的工作原理</w:t>
      </w:r>
    </w:p>
    <w:p>
      <w:pPr>
        <w:numPr>
          <w:ilvl w:val="0"/>
          <w:numId w:val="2"/>
        </w:numPr>
        <w:rPr>
          <w:rFonts w:hint="eastAsia"/>
          <w:sz w:val="21"/>
          <w:szCs w:val="21"/>
        </w:rPr>
      </w:pPr>
      <w:r>
        <w:rPr>
          <w:rFonts w:hint="eastAsia"/>
          <w:sz w:val="21"/>
          <w:szCs w:val="21"/>
        </w:rPr>
        <w:t>理解网关和子网掩码概念</w:t>
      </w:r>
    </w:p>
    <w:p>
      <w:pPr>
        <w:numPr>
          <w:ilvl w:val="0"/>
          <w:numId w:val="2"/>
        </w:numPr>
        <w:rPr>
          <w:rFonts w:hint="eastAsia"/>
          <w:sz w:val="21"/>
          <w:szCs w:val="21"/>
        </w:rPr>
      </w:pPr>
      <w:r>
        <w:rPr>
          <w:rFonts w:hint="eastAsia"/>
          <w:sz w:val="21"/>
          <w:szCs w:val="21"/>
        </w:rPr>
        <w:t>学会利用网络嗅探器（如</w:t>
      </w:r>
      <w:r>
        <w:rPr>
          <w:b/>
          <w:bCs/>
          <w:sz w:val="21"/>
          <w:szCs w:val="21"/>
        </w:rPr>
        <w:t>Wireshark</w:t>
      </w:r>
      <w:r>
        <w:rPr>
          <w:rFonts w:hint="eastAsia"/>
          <w:sz w:val="21"/>
          <w:szCs w:val="21"/>
        </w:rPr>
        <w:t>）分析协议格式和协议的工作过程</w:t>
      </w:r>
    </w:p>
    <w:p>
      <w:pPr>
        <w:numPr>
          <w:ilvl w:val="0"/>
          <w:numId w:val="2"/>
        </w:numPr>
        <w:rPr>
          <w:rFonts w:hint="eastAsia"/>
          <w:sz w:val="21"/>
          <w:szCs w:val="21"/>
        </w:rPr>
      </w:pPr>
      <w:r>
        <w:rPr>
          <w:rFonts w:hint="eastAsia"/>
          <w:sz w:val="21"/>
          <w:szCs w:val="21"/>
        </w:rPr>
        <w:t>学会使用ping、tracert、arp等命令</w:t>
      </w:r>
      <w:r>
        <w:rPr>
          <w:rFonts w:hint="eastAsia"/>
          <w:sz w:val="21"/>
          <w:szCs w:val="21"/>
          <w:lang w:eastAsia="zh-CN"/>
        </w:rPr>
        <w:t>并使用嗅探器分析其工作过程</w:t>
      </w:r>
      <w:r>
        <w:rPr>
          <w:rFonts w:hint="eastAsia"/>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1" w:leftChars="0" w:hanging="281" w:firstLineChars="0"/>
        <w:textAlignment w:val="auto"/>
        <w:rPr>
          <w:rFonts w:hint="eastAsia"/>
          <w:b/>
          <w:bCs/>
          <w:color w:val="000000"/>
          <w:sz w:val="28"/>
          <w:szCs w:val="28"/>
          <w:lang w:val="en-US" w:eastAsia="zh-CN"/>
        </w:rPr>
      </w:pPr>
      <w:r>
        <w:rPr>
          <w:rFonts w:hint="eastAsia" w:ascii="宋体" w:hAnsi="宋体" w:eastAsia="宋体" w:cs="宋体"/>
          <w:b/>
          <w:bCs/>
          <w:sz w:val="28"/>
          <w:szCs w:val="28"/>
          <w:lang w:val="en-US" w:eastAsia="zh-CN"/>
        </w:rPr>
        <w:t>实验内容</w:t>
      </w:r>
    </w:p>
    <w:p>
      <w:pPr>
        <w:numPr>
          <w:ilvl w:val="0"/>
          <w:numId w:val="3"/>
        </w:numPr>
        <w:rPr>
          <w:rFonts w:hint="eastAsia"/>
          <w:sz w:val="21"/>
          <w:szCs w:val="21"/>
        </w:rPr>
      </w:pPr>
      <w:r>
        <w:rPr>
          <w:rFonts w:hint="eastAsia"/>
          <w:sz w:val="21"/>
          <w:szCs w:val="21"/>
        </w:rPr>
        <w:t>用嗅探器捕获数据包。</w:t>
      </w:r>
    </w:p>
    <w:p>
      <w:pPr>
        <w:numPr>
          <w:ilvl w:val="0"/>
          <w:numId w:val="3"/>
        </w:numPr>
        <w:rPr>
          <w:rFonts w:hint="eastAsia"/>
          <w:sz w:val="21"/>
          <w:szCs w:val="21"/>
        </w:rPr>
      </w:pPr>
      <w:r>
        <w:rPr>
          <w:rFonts w:hint="eastAsia"/>
          <w:sz w:val="21"/>
          <w:szCs w:val="21"/>
        </w:rPr>
        <w:t>分析以太网帧、ARP协议、IP协议、ICMP协议格式</w:t>
      </w:r>
    </w:p>
    <w:p>
      <w:pPr>
        <w:numPr>
          <w:ilvl w:val="0"/>
          <w:numId w:val="3"/>
        </w:numPr>
        <w:rPr>
          <w:rFonts w:hint="eastAsia"/>
          <w:b/>
          <w:bCs/>
          <w:sz w:val="21"/>
          <w:szCs w:val="21"/>
        </w:rPr>
      </w:pPr>
      <w:r>
        <w:rPr>
          <w:rFonts w:hint="eastAsia"/>
          <w:sz w:val="21"/>
          <w:szCs w:val="21"/>
        </w:rPr>
        <w:t>分析PING</w:t>
      </w:r>
      <w:r>
        <w:rPr>
          <w:rFonts w:hint="eastAsia"/>
          <w:sz w:val="21"/>
          <w:szCs w:val="21"/>
          <w:lang w:eastAsia="zh-CN"/>
        </w:rPr>
        <w:t>、</w:t>
      </w:r>
      <w:r>
        <w:rPr>
          <w:rFonts w:hint="eastAsia"/>
          <w:sz w:val="21"/>
          <w:szCs w:val="21"/>
        </w:rPr>
        <w:t>TRACERT</w:t>
      </w:r>
      <w:r>
        <w:rPr>
          <w:rFonts w:hint="eastAsia"/>
          <w:sz w:val="21"/>
          <w:szCs w:val="21"/>
          <w:lang w:eastAsia="zh-CN"/>
        </w:rPr>
        <w:t>、</w:t>
      </w:r>
      <w:r>
        <w:rPr>
          <w:rFonts w:hint="eastAsia"/>
          <w:sz w:val="21"/>
          <w:szCs w:val="21"/>
          <w:lang w:val="en-US" w:eastAsia="zh-CN"/>
        </w:rPr>
        <w:t>ARP</w:t>
      </w:r>
      <w:r>
        <w:rPr>
          <w:rFonts w:hint="eastAsia"/>
          <w:sz w:val="21"/>
          <w:szCs w:val="21"/>
        </w:rPr>
        <w:t>命令的工作过程</w:t>
      </w:r>
    </w:p>
    <w:p>
      <w:pPr>
        <w:numPr>
          <w:ilvl w:val="0"/>
          <w:numId w:val="3"/>
        </w:numPr>
        <w:rPr>
          <w:rFonts w:hint="eastAsia"/>
          <w:b/>
          <w:bCs/>
          <w:sz w:val="21"/>
          <w:szCs w:val="21"/>
        </w:rPr>
      </w:pPr>
      <w:r>
        <w:rPr>
          <w:rFonts w:hint="eastAsia"/>
          <w:sz w:val="21"/>
          <w:szCs w:val="21"/>
          <w:lang w:eastAsia="zh-CN"/>
        </w:rPr>
        <w:t>通过修改主机的网关为指定默认网关、本机</w:t>
      </w:r>
      <w:r>
        <w:rPr>
          <w:rFonts w:hint="eastAsia"/>
          <w:sz w:val="21"/>
          <w:szCs w:val="21"/>
          <w:lang w:val="en-US" w:eastAsia="zh-CN"/>
        </w:rPr>
        <w:t>IP地址或不设置网关，观察ping的结果，用嗅探器捕获数据包并分析。</w:t>
      </w:r>
    </w:p>
    <w:p>
      <w:pPr>
        <w:numPr>
          <w:ilvl w:val="0"/>
          <w:numId w:val="0"/>
        </w:numPr>
        <w:rPr>
          <w:rFonts w:hint="eastAsia"/>
          <w:sz w:val="21"/>
          <w:szCs w:val="21"/>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实验原理</w:t>
      </w:r>
    </w:p>
    <w:p>
      <w:pPr>
        <w:rPr>
          <w:rFonts w:hint="eastAsia"/>
          <w:b/>
          <w:bCs/>
          <w:sz w:val="21"/>
          <w:szCs w:val="21"/>
        </w:rPr>
      </w:pPr>
      <w:r>
        <w:rPr>
          <w:rFonts w:hint="eastAsia"/>
          <w:b/>
          <w:bCs/>
          <w:sz w:val="21"/>
          <w:szCs w:val="21"/>
        </w:rPr>
        <w:t>1、网络嗅探器</w:t>
      </w:r>
    </w:p>
    <w:p>
      <w:pPr>
        <w:ind w:firstLine="420"/>
        <w:rPr>
          <w:sz w:val="21"/>
          <w:szCs w:val="21"/>
        </w:rPr>
      </w:pPr>
      <w:r>
        <w:rPr>
          <w:bCs/>
          <w:sz w:val="21"/>
          <w:szCs w:val="21"/>
        </w:rPr>
        <w:t>Wireshark</w:t>
      </w:r>
      <w:r>
        <w:rPr>
          <w:sz w:val="21"/>
          <w:szCs w:val="21"/>
        </w:rPr>
        <w:t>是一个网络数据包分析软件。</w:t>
      </w:r>
      <w:r>
        <w:rPr>
          <w:rFonts w:hint="eastAsia"/>
          <w:sz w:val="21"/>
          <w:szCs w:val="21"/>
        </w:rPr>
        <w:t>通过该软件可以获取</w:t>
      </w:r>
      <w:r>
        <w:rPr>
          <w:sz w:val="21"/>
          <w:szCs w:val="21"/>
        </w:rPr>
        <w:t>网络数据包，并</w:t>
      </w:r>
      <w:r>
        <w:rPr>
          <w:rFonts w:hint="eastAsia"/>
          <w:sz w:val="21"/>
          <w:szCs w:val="21"/>
        </w:rPr>
        <w:t>能进行统计分析</w:t>
      </w:r>
      <w:r>
        <w:rPr>
          <w:sz w:val="21"/>
          <w:szCs w:val="21"/>
        </w:rPr>
        <w:t>网络数据包数据。</w:t>
      </w:r>
      <w:r>
        <w:rPr>
          <w:rFonts w:hint="eastAsia"/>
          <w:sz w:val="21"/>
          <w:szCs w:val="21"/>
        </w:rPr>
        <w:t>运行</w:t>
      </w:r>
      <w:r>
        <w:rPr>
          <w:bCs/>
          <w:sz w:val="21"/>
          <w:szCs w:val="21"/>
        </w:rPr>
        <w:t>Wireshark</w:t>
      </w:r>
      <w:r>
        <w:rPr>
          <w:rFonts w:hint="eastAsia"/>
          <w:bCs/>
          <w:sz w:val="21"/>
          <w:szCs w:val="21"/>
        </w:rPr>
        <w:t>时需要</w:t>
      </w:r>
      <w:r>
        <w:rPr>
          <w:sz w:val="21"/>
          <w:szCs w:val="21"/>
        </w:rPr>
        <w:t>将网卡</w:t>
      </w:r>
      <w:r>
        <w:rPr>
          <w:rFonts w:hint="eastAsia"/>
          <w:sz w:val="21"/>
          <w:szCs w:val="21"/>
        </w:rPr>
        <w:t>设为</w:t>
      </w:r>
      <w:r>
        <w:rPr>
          <w:b/>
          <w:bCs/>
          <w:sz w:val="21"/>
          <w:szCs w:val="21"/>
        </w:rPr>
        <w:t>混合模式</w:t>
      </w:r>
      <w:r>
        <w:rPr>
          <w:sz w:val="21"/>
          <w:szCs w:val="21"/>
        </w:rPr>
        <w:t>。</w:t>
      </w:r>
    </w:p>
    <w:p>
      <w:pPr>
        <w:ind w:firstLine="420"/>
        <w:rPr>
          <w:rFonts w:hint="eastAsia" w:eastAsia="宋体"/>
          <w:sz w:val="21"/>
          <w:szCs w:val="21"/>
          <w:lang w:val="en-US" w:eastAsia="zh-CN"/>
        </w:rPr>
      </w:pPr>
      <w:r>
        <w:rPr>
          <w:rFonts w:hint="eastAsia"/>
          <w:color w:val="0000FF"/>
          <w:sz w:val="21"/>
          <w:szCs w:val="21"/>
          <w:lang w:val="en-US" w:eastAsia="zh-CN"/>
        </w:rPr>
        <w:t>如果在交换环境里对其他主机进行嗅探，需要对交换机端口进行映射。</w:t>
      </w:r>
    </w:p>
    <w:p>
      <w:pPr>
        <w:rPr>
          <w:rFonts w:hint="eastAsia"/>
          <w:b/>
          <w:sz w:val="21"/>
          <w:szCs w:val="21"/>
        </w:rPr>
      </w:pPr>
      <w:r>
        <w:rPr>
          <w:rFonts w:hint="eastAsia"/>
          <w:b/>
          <w:sz w:val="21"/>
          <w:szCs w:val="21"/>
        </w:rPr>
        <w:t>2、协议</w:t>
      </w:r>
    </w:p>
    <w:p>
      <w:pPr>
        <w:rPr>
          <w:rFonts w:hint="eastAsia"/>
          <w:b/>
          <w:sz w:val="21"/>
          <w:szCs w:val="21"/>
        </w:rPr>
      </w:pPr>
      <w:r>
        <w:rPr>
          <w:rFonts w:hint="eastAsia"/>
          <w:b/>
          <w:sz w:val="21"/>
          <w:szCs w:val="21"/>
        </w:rPr>
        <w:t xml:space="preserve">   以太网上使用的ARP协议格式</w:t>
      </w:r>
    </w:p>
    <w:p>
      <w:pPr>
        <w:rPr>
          <w:rFonts w:hint="eastAsia"/>
          <w:sz w:val="21"/>
          <w:szCs w:val="21"/>
        </w:rPr>
      </w:pPr>
      <w:r>
        <w:rPr>
          <w:rFonts w:ascii="宋体" w:hAnsi="宋体" w:cs="宋体"/>
          <w:kern w:val="0"/>
          <w:sz w:val="21"/>
          <w:szCs w:val="21"/>
        </w:rPr>
        <w:fldChar w:fldCharType="begin"/>
      </w:r>
      <w:r>
        <w:rPr>
          <w:rFonts w:ascii="宋体" w:hAnsi="宋体" w:cs="宋体"/>
          <w:kern w:val="0"/>
          <w:sz w:val="21"/>
          <w:szCs w:val="21"/>
        </w:rPr>
        <w:instrText xml:space="preserve"> INCLUDEPICTURE "http://hiphotos.baidu.com/369109971/pic/item/502a664472e3655a510ffe28.jpg" \* MERGEFORMATINET </w:instrText>
      </w:r>
      <w:r>
        <w:rPr>
          <w:rFonts w:ascii="宋体" w:hAnsi="宋体" w:cs="宋体"/>
          <w:kern w:val="0"/>
          <w:sz w:val="21"/>
          <w:szCs w:val="21"/>
        </w:rPr>
        <w:fldChar w:fldCharType="separate"/>
      </w:r>
      <w:r>
        <w:rPr>
          <w:rFonts w:ascii="宋体" w:hAnsi="宋体" w:cs="宋体"/>
          <w:kern w:val="0"/>
          <w:sz w:val="21"/>
          <w:szCs w:val="21"/>
        </w:rPr>
        <w:drawing>
          <wp:inline distT="0" distB="0" distL="114300" distR="114300">
            <wp:extent cx="5952490" cy="2051685"/>
            <wp:effectExtent l="0" t="0" r="3810" b="5715"/>
            <wp:docPr id="40" name="图片 18" descr="502a664472e3655a510ff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descr="502a664472e3655a510ffe28"/>
                    <pic:cNvPicPr>
                      <a:picLocks noChangeAspect="1"/>
                    </pic:cNvPicPr>
                  </pic:nvPicPr>
                  <pic:blipFill>
                    <a:blip r:embed="rId6"/>
                    <a:srcRect b="12439"/>
                    <a:stretch>
                      <a:fillRect/>
                    </a:stretch>
                  </pic:blipFill>
                  <pic:spPr>
                    <a:xfrm>
                      <a:off x="0" y="0"/>
                      <a:ext cx="5952490" cy="2051685"/>
                    </a:xfrm>
                    <a:prstGeom prst="rect">
                      <a:avLst/>
                    </a:prstGeom>
                    <a:noFill/>
                    <a:ln>
                      <a:noFill/>
                    </a:ln>
                  </pic:spPr>
                </pic:pic>
              </a:graphicData>
            </a:graphic>
          </wp:inline>
        </w:drawing>
      </w:r>
      <w:r>
        <w:rPr>
          <w:rFonts w:ascii="宋体" w:hAnsi="宋体" w:cs="宋体"/>
          <w:kern w:val="0"/>
          <w:sz w:val="21"/>
          <w:szCs w:val="21"/>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textAlignment w:val="auto"/>
        <w:rPr>
          <w:rFonts w:hint="eastAsia"/>
          <w:b/>
          <w:bCs/>
          <w:color w:val="000000"/>
          <w:sz w:val="28"/>
          <w:szCs w:val="28"/>
          <w:lang w:val="en-US" w:eastAsia="zh-CN"/>
        </w:rPr>
      </w:pPr>
      <w:r>
        <w:rPr>
          <w:rFonts w:hint="eastAsia"/>
          <w:b/>
          <w:bCs/>
          <w:color w:val="000000"/>
          <w:sz w:val="28"/>
          <w:szCs w:val="28"/>
          <w:lang w:val="en-US" w:eastAsia="zh-CN"/>
        </w:rPr>
        <w:t>实验环境</w:t>
      </w:r>
    </w:p>
    <w:p>
      <w:pPr>
        <w:ind w:firstLine="420"/>
        <w:rPr>
          <w:rFonts w:hint="eastAsia"/>
          <w:sz w:val="21"/>
          <w:szCs w:val="21"/>
        </w:rPr>
      </w:pPr>
      <w:r>
        <w:rPr>
          <w:rFonts w:hint="eastAsia"/>
          <w:sz w:val="21"/>
          <w:szCs w:val="21"/>
        </w:rPr>
        <w:t>计算机2台，交换机一台。</w:t>
      </w:r>
    </w:p>
    <w:p>
      <w:pPr>
        <w:adjustRightInd w:val="0"/>
        <w:spacing w:line="360" w:lineRule="auto"/>
        <w:ind w:firstLine="420"/>
        <w:rPr>
          <w:rFonts w:hint="eastAsia" w:ascii="宋体" w:hAnsi="宋体" w:eastAsia="宋体" w:cs="宋体"/>
          <w:sz w:val="18"/>
          <w:szCs w:val="1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实验步骤</w:t>
      </w:r>
    </w:p>
    <w:p>
      <w:pPr>
        <w:numPr>
          <w:ilvl w:val="0"/>
          <w:numId w:val="4"/>
        </w:numPr>
        <w:rPr>
          <w:rFonts w:hint="eastAsia"/>
          <w:b/>
          <w:bCs/>
          <w:sz w:val="21"/>
          <w:szCs w:val="21"/>
        </w:rPr>
      </w:pPr>
      <w:r>
        <w:rPr>
          <w:rFonts w:hint="eastAsia" w:ascii="宋体" w:hAnsi="宋体" w:cs="宋体"/>
          <w:b/>
          <w:bCs/>
          <w:kern w:val="0"/>
          <w:sz w:val="21"/>
          <w:szCs w:val="21"/>
        </w:rPr>
        <w:t>安装</w:t>
      </w:r>
      <w:r>
        <w:rPr>
          <w:b/>
          <w:bCs/>
          <w:sz w:val="21"/>
          <w:szCs w:val="21"/>
        </w:rPr>
        <w:t>Wireshark</w:t>
      </w:r>
    </w:p>
    <w:p>
      <w:pPr>
        <w:numPr>
          <w:ilvl w:val="0"/>
          <w:numId w:val="4"/>
        </w:numPr>
        <w:rPr>
          <w:rFonts w:hint="eastAsia" w:ascii="宋体" w:hAnsi="宋体" w:cs="宋体"/>
          <w:b/>
          <w:bCs/>
          <w:kern w:val="0"/>
          <w:sz w:val="21"/>
          <w:szCs w:val="21"/>
        </w:rPr>
      </w:pPr>
      <w:r>
        <w:rPr>
          <w:rFonts w:hint="eastAsia"/>
          <w:b/>
          <w:bCs/>
          <w:sz w:val="21"/>
          <w:szCs w:val="21"/>
        </w:rPr>
        <w:t>以太</w:t>
      </w:r>
      <w:r>
        <w:rPr>
          <w:rFonts w:hint="eastAsia"/>
          <w:b/>
          <w:bCs/>
          <w:sz w:val="21"/>
          <w:szCs w:val="21"/>
          <w:lang w:eastAsia="zh-CN"/>
        </w:rPr>
        <w:t>网</w:t>
      </w:r>
      <w:r>
        <w:rPr>
          <w:rFonts w:hint="eastAsia"/>
          <w:b/>
          <w:bCs/>
          <w:sz w:val="21"/>
          <w:szCs w:val="21"/>
        </w:rPr>
        <w:t>协议分析</w:t>
      </w:r>
    </w:p>
    <w:p>
      <w:pPr>
        <w:ind w:firstLine="360"/>
        <w:rPr>
          <w:rFonts w:hint="eastAsia"/>
          <w:sz w:val="21"/>
          <w:szCs w:val="21"/>
        </w:rPr>
      </w:pPr>
      <w:r>
        <w:rPr>
          <w:rFonts w:hint="eastAsia"/>
          <w:sz w:val="21"/>
          <w:szCs w:val="21"/>
        </w:rPr>
        <w:t>从主机A上向主机B发PING检测报文，捕获以太数据帧，记录并分析</w:t>
      </w:r>
      <w:r>
        <w:rPr>
          <w:rFonts w:hint="eastAsia"/>
          <w:sz w:val="21"/>
          <w:szCs w:val="21"/>
          <w:lang w:val="en-US" w:eastAsia="zh-CN"/>
        </w:rPr>
        <w:t>MAC帧</w:t>
      </w:r>
      <w:r>
        <w:rPr>
          <w:rFonts w:hint="eastAsia"/>
          <w:sz w:val="21"/>
          <w:szCs w:val="21"/>
        </w:rPr>
        <w:t>各字段的含义。</w:t>
      </w:r>
    </w:p>
    <w:p>
      <w:pPr>
        <w:ind w:firstLine="360"/>
      </w:pPr>
      <w:r>
        <w:drawing>
          <wp:inline distT="0" distB="0" distL="114300" distR="114300">
            <wp:extent cx="5734685" cy="1385570"/>
            <wp:effectExtent l="0" t="0" r="5715" b="1143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7"/>
                    <a:stretch>
                      <a:fillRect/>
                    </a:stretch>
                  </pic:blipFill>
                  <pic:spPr>
                    <a:xfrm>
                      <a:off x="0" y="0"/>
                      <a:ext cx="5734685" cy="1385570"/>
                    </a:xfrm>
                    <a:prstGeom prst="rect">
                      <a:avLst/>
                    </a:prstGeom>
                    <a:noFill/>
                    <a:ln>
                      <a:noFill/>
                    </a:ln>
                  </pic:spPr>
                </pic:pic>
              </a:graphicData>
            </a:graphic>
          </wp:inline>
        </w:drawing>
      </w:r>
    </w:p>
    <w:p>
      <w:pPr>
        <w:ind w:firstLine="360"/>
        <w:rPr>
          <w:rFonts w:hint="default"/>
          <w:color w:val="0000FF"/>
          <w:lang w:val="en-US" w:eastAsia="zh-CN"/>
        </w:rPr>
      </w:pPr>
      <w:r>
        <w:rPr>
          <w:rFonts w:hint="eastAsia"/>
          <w:color w:val="0000FF"/>
          <w:lang w:val="en-US" w:eastAsia="zh-CN"/>
        </w:rPr>
        <w:t>Destination为主机B的硬件地址，而Source则是主机A的硬件地址。</w:t>
      </w:r>
    </w:p>
    <w:p>
      <w:pPr>
        <w:numPr>
          <w:ilvl w:val="0"/>
          <w:numId w:val="4"/>
        </w:numPr>
        <w:rPr>
          <w:rFonts w:hint="eastAsia" w:ascii="宋体" w:hAnsi="宋体" w:cs="宋体"/>
          <w:b/>
          <w:bCs/>
          <w:kern w:val="0"/>
          <w:sz w:val="21"/>
          <w:szCs w:val="21"/>
        </w:rPr>
      </w:pPr>
      <w:r>
        <w:rPr>
          <w:rFonts w:hint="eastAsia"/>
          <w:b/>
          <w:bCs/>
          <w:sz w:val="21"/>
          <w:szCs w:val="21"/>
        </w:rPr>
        <w:t>ARP协议分析</w:t>
      </w:r>
    </w:p>
    <w:p>
      <w:pPr>
        <w:numPr>
          <w:ilvl w:val="0"/>
          <w:numId w:val="5"/>
        </w:numPr>
        <w:rPr>
          <w:rFonts w:hint="eastAsia"/>
          <w:sz w:val="21"/>
          <w:szCs w:val="21"/>
        </w:rPr>
      </w:pPr>
      <w:r>
        <w:rPr>
          <w:rFonts w:hint="eastAsia"/>
          <w:sz w:val="21"/>
          <w:szCs w:val="21"/>
        </w:rPr>
        <w:t xml:space="preserve">进入DOS窗口，用arp </w:t>
      </w:r>
      <w:r>
        <w:rPr>
          <w:sz w:val="21"/>
          <w:szCs w:val="21"/>
        </w:rPr>
        <w:t>–</w:t>
      </w:r>
      <w:r>
        <w:rPr>
          <w:rFonts w:hint="eastAsia"/>
          <w:sz w:val="21"/>
          <w:szCs w:val="21"/>
        </w:rPr>
        <w:t xml:space="preserve"> a 查看本机上的ARP表的情况，然后用 arp </w:t>
      </w:r>
      <w:r>
        <w:rPr>
          <w:sz w:val="21"/>
          <w:szCs w:val="21"/>
        </w:rPr>
        <w:t>–</w:t>
      </w:r>
      <w:r>
        <w:rPr>
          <w:rFonts w:hint="eastAsia"/>
          <w:sz w:val="21"/>
          <w:szCs w:val="21"/>
        </w:rPr>
        <w:t>d  B 删除B的记录（如果有的话）；</w:t>
      </w:r>
    </w:p>
    <w:p>
      <w:pPr>
        <w:numPr>
          <w:ilvl w:val="0"/>
          <w:numId w:val="0"/>
        </w:numPr>
        <w:ind w:left="420" w:leftChars="0"/>
        <w:rPr>
          <w:rFonts w:hint="eastAsia" w:eastAsia="宋体"/>
          <w:sz w:val="21"/>
          <w:szCs w:val="21"/>
          <w:lang w:eastAsia="zh-CN"/>
        </w:rPr>
      </w:pPr>
      <w:r>
        <w:rPr>
          <w:rFonts w:hint="eastAsia" w:eastAsia="宋体"/>
          <w:sz w:val="21"/>
          <w:szCs w:val="21"/>
          <w:lang w:eastAsia="zh-CN"/>
        </w:rPr>
        <w:drawing>
          <wp:inline distT="0" distB="0" distL="114300" distR="114300">
            <wp:extent cx="4895850" cy="3670300"/>
            <wp:effectExtent l="0" t="0" r="6350" b="0"/>
            <wp:docPr id="43" name="图片 43" descr="680bfba430eb828521d5cee47469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80bfba430eb828521d5cee4746990a"/>
                    <pic:cNvPicPr>
                      <a:picLocks noChangeAspect="1"/>
                    </pic:cNvPicPr>
                  </pic:nvPicPr>
                  <pic:blipFill>
                    <a:blip r:embed="rId8"/>
                    <a:stretch>
                      <a:fillRect/>
                    </a:stretch>
                  </pic:blipFill>
                  <pic:spPr>
                    <a:xfrm>
                      <a:off x="0" y="0"/>
                      <a:ext cx="4895850" cy="3670300"/>
                    </a:xfrm>
                    <a:prstGeom prst="rect">
                      <a:avLst/>
                    </a:prstGeom>
                  </pic:spPr>
                </pic:pic>
              </a:graphicData>
            </a:graphic>
          </wp:inline>
        </w:drawing>
      </w:r>
    </w:p>
    <w:p>
      <w:pPr>
        <w:numPr>
          <w:ilvl w:val="0"/>
          <w:numId w:val="5"/>
        </w:numPr>
        <w:rPr>
          <w:rFonts w:hint="eastAsia"/>
          <w:sz w:val="21"/>
          <w:szCs w:val="21"/>
        </w:rPr>
      </w:pPr>
      <w:r>
        <w:rPr>
          <w:rFonts w:hint="eastAsia"/>
          <w:sz w:val="21"/>
          <w:szCs w:val="21"/>
        </w:rPr>
        <w:t>运行</w:t>
      </w:r>
      <w:r>
        <w:rPr>
          <w:bCs/>
          <w:sz w:val="21"/>
          <w:szCs w:val="21"/>
        </w:rPr>
        <w:t>Wireshark</w:t>
      </w:r>
      <w:r>
        <w:rPr>
          <w:rFonts w:hint="eastAsia"/>
          <w:sz w:val="21"/>
          <w:szCs w:val="21"/>
        </w:rPr>
        <w:t>程序；</w:t>
      </w:r>
    </w:p>
    <w:p>
      <w:pPr>
        <w:numPr>
          <w:ilvl w:val="0"/>
          <w:numId w:val="5"/>
        </w:numPr>
        <w:rPr>
          <w:rFonts w:hint="eastAsia"/>
          <w:sz w:val="21"/>
          <w:szCs w:val="21"/>
        </w:rPr>
      </w:pPr>
      <w:r>
        <w:rPr>
          <w:rFonts w:hint="eastAsia"/>
          <w:sz w:val="21"/>
          <w:szCs w:val="21"/>
        </w:rPr>
        <w:t>把网线断开1分钟，然后再联网，观察此时是否能捕获ARP报文，如果能，记录并分析各字段的含义；</w:t>
      </w:r>
    </w:p>
    <w:p>
      <w:pPr>
        <w:numPr>
          <w:ilvl w:val="0"/>
          <w:numId w:val="0"/>
        </w:numPr>
        <w:ind w:left="420" w:leftChars="0"/>
        <w:rPr>
          <w:rFonts w:hint="eastAsia"/>
          <w:color w:val="0000FF"/>
          <w:sz w:val="21"/>
          <w:szCs w:val="21"/>
        </w:rPr>
      </w:pPr>
      <w:r>
        <w:rPr>
          <w:rFonts w:hint="eastAsia"/>
          <w:color w:val="0000FF"/>
          <w:sz w:val="21"/>
          <w:szCs w:val="21"/>
          <w:lang w:val="en-US" w:eastAsia="zh-CN"/>
        </w:rPr>
        <w:t>能捕获到。</w:t>
      </w:r>
    </w:p>
    <w:p>
      <w:pPr>
        <w:numPr>
          <w:ilvl w:val="0"/>
          <w:numId w:val="0"/>
        </w:numPr>
        <w:ind w:left="420" w:leftChars="0"/>
        <w:rPr>
          <w:rFonts w:hint="eastAsia" w:eastAsia="宋体"/>
          <w:sz w:val="21"/>
          <w:szCs w:val="21"/>
          <w:lang w:eastAsia="zh-CN"/>
        </w:rPr>
      </w:pPr>
      <w:r>
        <w:rPr>
          <w:rFonts w:hint="eastAsia" w:eastAsia="宋体"/>
          <w:sz w:val="21"/>
          <w:szCs w:val="21"/>
          <w:lang w:eastAsia="zh-CN"/>
        </w:rPr>
        <w:drawing>
          <wp:inline distT="0" distB="0" distL="114300" distR="114300">
            <wp:extent cx="5887720" cy="4414520"/>
            <wp:effectExtent l="0" t="0" r="5080" b="5080"/>
            <wp:docPr id="44" name="图片 44" descr="ca969cd220d66a836867916140bb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a969cd220d66a836867916140bb6de"/>
                    <pic:cNvPicPr>
                      <a:picLocks noChangeAspect="1"/>
                    </pic:cNvPicPr>
                  </pic:nvPicPr>
                  <pic:blipFill>
                    <a:blip r:embed="rId9"/>
                    <a:stretch>
                      <a:fillRect/>
                    </a:stretch>
                  </pic:blipFill>
                  <pic:spPr>
                    <a:xfrm>
                      <a:off x="0" y="0"/>
                      <a:ext cx="5887720" cy="4414520"/>
                    </a:xfrm>
                    <a:prstGeom prst="rect">
                      <a:avLst/>
                    </a:prstGeom>
                  </pic:spPr>
                </pic:pic>
              </a:graphicData>
            </a:graphic>
          </wp:inline>
        </w:drawing>
      </w:r>
    </w:p>
    <w:p>
      <w:pPr>
        <w:numPr>
          <w:ilvl w:val="0"/>
          <w:numId w:val="0"/>
        </w:numPr>
        <w:ind w:left="420" w:leftChars="0"/>
        <w:rPr>
          <w:rFonts w:hint="default"/>
          <w:color w:val="0000FF"/>
          <w:sz w:val="21"/>
          <w:szCs w:val="21"/>
          <w:lang w:val="en-US" w:eastAsia="zh-CN"/>
        </w:rPr>
      </w:pPr>
      <w:r>
        <w:rPr>
          <w:rFonts w:hint="eastAsia"/>
          <w:color w:val="0000FF"/>
          <w:sz w:val="21"/>
          <w:szCs w:val="21"/>
          <w:lang w:val="en-US" w:eastAsia="zh-CN"/>
        </w:rPr>
        <w:t>其中，hardware type为硬件类型，portocol type为协议类型（图中为IPV4）。下方则是源/目标MAC地址，源/目标IP地址。而OPCODE则是操作码1代表请求报文。</w:t>
      </w:r>
    </w:p>
    <w:p>
      <w:pPr>
        <w:numPr>
          <w:ilvl w:val="0"/>
          <w:numId w:val="0"/>
        </w:numPr>
        <w:ind w:left="420" w:leftChars="0"/>
        <w:rPr>
          <w:rFonts w:hint="default"/>
          <w:sz w:val="21"/>
          <w:szCs w:val="21"/>
          <w:lang w:val="en-US" w:eastAsia="zh-CN"/>
        </w:rPr>
      </w:pPr>
    </w:p>
    <w:p>
      <w:pPr>
        <w:numPr>
          <w:ilvl w:val="0"/>
          <w:numId w:val="5"/>
        </w:numPr>
        <w:rPr>
          <w:rFonts w:hint="eastAsia"/>
          <w:sz w:val="21"/>
          <w:szCs w:val="21"/>
        </w:rPr>
      </w:pPr>
      <w:r>
        <w:rPr>
          <w:rFonts w:hint="eastAsia"/>
          <w:sz w:val="21"/>
          <w:szCs w:val="21"/>
        </w:rPr>
        <w:t>从主机A上向主机B发PING检测报文，观察此时是否能捕获ARP报文，如果能，记录并分析各字段的含义；</w:t>
      </w:r>
    </w:p>
    <w:p>
      <w:pPr>
        <w:numPr>
          <w:ilvl w:val="0"/>
          <w:numId w:val="5"/>
        </w:numPr>
        <w:rPr>
          <w:rFonts w:hint="eastAsia"/>
          <w:sz w:val="21"/>
          <w:szCs w:val="21"/>
        </w:rPr>
      </w:pPr>
      <w:r>
        <w:rPr>
          <w:rFonts w:hint="eastAsia"/>
          <w:sz w:val="21"/>
          <w:szCs w:val="21"/>
        </w:rPr>
        <w:t>通过arp - a 查看ARP表的更新情况，记录此时能否看到B对应的MAC地址；</w:t>
      </w:r>
    </w:p>
    <w:p>
      <w:pPr>
        <w:numPr>
          <w:ilvl w:val="0"/>
          <w:numId w:val="5"/>
        </w:numPr>
        <w:rPr>
          <w:rFonts w:hint="eastAsia"/>
          <w:sz w:val="21"/>
          <w:szCs w:val="21"/>
        </w:rPr>
      </w:pPr>
      <w:r>
        <w:rPr>
          <w:rFonts w:hint="eastAsia"/>
          <w:sz w:val="21"/>
          <w:szCs w:val="21"/>
        </w:rPr>
        <w:t>再次从主机A上向主机B发PING检测报文，或者再次从主机B上向主机A发PING检测报文，观察看此时是否能捕获ARP报文；</w:t>
      </w:r>
    </w:p>
    <w:p>
      <w:pPr>
        <w:numPr>
          <w:ilvl w:val="0"/>
          <w:numId w:val="0"/>
        </w:numPr>
        <w:ind w:left="420" w:leftChars="0"/>
        <w:rPr>
          <w:rFonts w:hint="default" w:eastAsia="宋体"/>
          <w:color w:val="0000FF"/>
          <w:sz w:val="21"/>
          <w:szCs w:val="21"/>
          <w:lang w:val="en-US" w:eastAsia="zh-CN"/>
        </w:rPr>
      </w:pPr>
      <w:r>
        <w:rPr>
          <w:rFonts w:hint="eastAsia"/>
          <w:color w:val="0000FF"/>
          <w:sz w:val="21"/>
          <w:szCs w:val="21"/>
          <w:lang w:val="en-US" w:eastAsia="zh-CN"/>
        </w:rPr>
        <w:t>观察到不能，主机A的ARP表中已经存在主机B的硬件地址，无需再广播。</w:t>
      </w:r>
    </w:p>
    <w:p>
      <w:pPr>
        <w:numPr>
          <w:ilvl w:val="0"/>
          <w:numId w:val="5"/>
        </w:numPr>
        <w:rPr>
          <w:rFonts w:hint="eastAsia"/>
          <w:sz w:val="21"/>
          <w:szCs w:val="21"/>
        </w:rPr>
      </w:pPr>
      <w:r>
        <w:rPr>
          <w:rFonts w:hint="eastAsia"/>
          <w:sz w:val="21"/>
          <w:szCs w:val="21"/>
        </w:rPr>
        <w:t>主机A上和主机B停止进行任何数据通信，5分钟后再次从A向B发PING检测报文，或者从主机B上向主机A发PING检测报文，观察看此时是否能捕获ARP报文。</w:t>
      </w:r>
    </w:p>
    <w:p>
      <w:pPr>
        <w:numPr>
          <w:ilvl w:val="0"/>
          <w:numId w:val="0"/>
        </w:numPr>
        <w:ind w:left="420" w:leftChars="0"/>
        <w:rPr>
          <w:rFonts w:hint="default" w:eastAsia="宋体"/>
          <w:color w:val="0000FF"/>
          <w:sz w:val="21"/>
          <w:szCs w:val="21"/>
          <w:lang w:val="en-US" w:eastAsia="zh-CN"/>
        </w:rPr>
      </w:pPr>
      <w:r>
        <w:rPr>
          <w:rFonts w:hint="eastAsia"/>
          <w:color w:val="0000FF"/>
          <w:sz w:val="21"/>
          <w:szCs w:val="21"/>
          <w:lang w:val="en-US" w:eastAsia="zh-CN"/>
        </w:rPr>
        <w:t>观察到，不能够捕获到ARP报文。但是用arp-d命令将主机B的记录删除后则可以捕获的ARP报文，猜测缓冲表中的数据更新时间大于5分钟。</w:t>
      </w:r>
    </w:p>
    <w:p>
      <w:pPr>
        <w:ind w:left="840" w:leftChars="0" w:firstLine="420" w:firstLineChars="0"/>
        <w:rPr>
          <w:rFonts w:hint="eastAsia"/>
          <w:b/>
          <w:bCs/>
          <w:sz w:val="21"/>
          <w:szCs w:val="21"/>
        </w:rPr>
      </w:pPr>
      <w:r>
        <w:rPr>
          <w:rFonts w:hint="eastAsia"/>
          <w:b/>
          <w:bCs/>
          <w:sz w:val="21"/>
          <w:szCs w:val="21"/>
        </w:rPr>
        <w:t>4、IP协议分析</w:t>
      </w:r>
    </w:p>
    <w:p>
      <w:pPr>
        <w:numPr>
          <w:ilvl w:val="0"/>
          <w:numId w:val="6"/>
        </w:numPr>
        <w:rPr>
          <w:rFonts w:hint="eastAsia"/>
          <w:sz w:val="21"/>
          <w:szCs w:val="21"/>
        </w:rPr>
      </w:pPr>
      <w:r>
        <w:rPr>
          <w:rFonts w:hint="eastAsia"/>
          <w:sz w:val="21"/>
          <w:szCs w:val="21"/>
        </w:rPr>
        <w:t>从主机A上向主机B发PING检测报文，捕获IP数据包，记录并分析各字段的含义，并与IP数据包格式进行比较;</w:t>
      </w:r>
    </w:p>
    <w:p>
      <w:pPr>
        <w:numPr>
          <w:ilvl w:val="0"/>
          <w:numId w:val="0"/>
        </w:numPr>
        <w:ind w:left="420" w:leftChars="0"/>
        <w:rPr>
          <w:rFonts w:hint="eastAsia" w:eastAsia="宋体"/>
          <w:color w:val="0000FF"/>
          <w:sz w:val="21"/>
          <w:szCs w:val="21"/>
          <w:lang w:val="en-US" w:eastAsia="zh-CN"/>
        </w:rPr>
      </w:pPr>
      <w:r>
        <w:rPr>
          <w:rFonts w:hint="eastAsia"/>
          <w:color w:val="0000FF"/>
          <w:sz w:val="21"/>
          <w:szCs w:val="21"/>
          <w:lang w:val="en-US" w:eastAsia="zh-CN"/>
        </w:rPr>
        <w:t>检测报文如下：</w:t>
      </w:r>
    </w:p>
    <w:p>
      <w:pPr>
        <w:numPr>
          <w:ilvl w:val="0"/>
          <w:numId w:val="0"/>
        </w:numPr>
        <w:ind w:left="420" w:leftChars="0"/>
      </w:pPr>
      <w:r>
        <w:drawing>
          <wp:inline distT="0" distB="0" distL="114300" distR="114300">
            <wp:extent cx="6115685" cy="3505200"/>
            <wp:effectExtent l="0" t="0" r="5715"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10"/>
                    <a:stretch>
                      <a:fillRect/>
                    </a:stretch>
                  </pic:blipFill>
                  <pic:spPr>
                    <a:xfrm>
                      <a:off x="0" y="0"/>
                      <a:ext cx="6115685" cy="3505200"/>
                    </a:xfrm>
                    <a:prstGeom prst="rect">
                      <a:avLst/>
                    </a:prstGeom>
                    <a:noFill/>
                    <a:ln>
                      <a:noFill/>
                    </a:ln>
                  </pic:spPr>
                </pic:pic>
              </a:graphicData>
            </a:graphic>
          </wp:inline>
        </w:drawing>
      </w:r>
    </w:p>
    <w:p>
      <w:pPr>
        <w:numPr>
          <w:ilvl w:val="0"/>
          <w:numId w:val="0"/>
        </w:numPr>
        <w:ind w:left="420" w:leftChars="0"/>
        <w:rPr>
          <w:rFonts w:hint="eastAsia"/>
          <w:color w:val="0000FF"/>
          <w:lang w:val="en-US" w:eastAsia="zh-CN"/>
        </w:rPr>
      </w:pPr>
      <w:r>
        <w:rPr>
          <w:rFonts w:hint="eastAsia"/>
          <w:color w:val="0000FF"/>
          <w:lang w:val="en-US" w:eastAsia="zh-CN"/>
        </w:rPr>
        <w:t>用WIRESHRAK捕获IP数据包：</w:t>
      </w:r>
    </w:p>
    <w:p>
      <w:pPr>
        <w:numPr>
          <w:ilvl w:val="0"/>
          <w:numId w:val="0"/>
        </w:numPr>
        <w:ind w:left="420" w:leftChars="0"/>
      </w:pPr>
      <w:r>
        <w:drawing>
          <wp:inline distT="0" distB="0" distL="114300" distR="114300">
            <wp:extent cx="5573395" cy="3409315"/>
            <wp:effectExtent l="0" t="0" r="1905" b="698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11"/>
                    <a:stretch>
                      <a:fillRect/>
                    </a:stretch>
                  </pic:blipFill>
                  <pic:spPr>
                    <a:xfrm>
                      <a:off x="0" y="0"/>
                      <a:ext cx="5573395" cy="3409315"/>
                    </a:xfrm>
                    <a:prstGeom prst="rect">
                      <a:avLst/>
                    </a:prstGeom>
                    <a:noFill/>
                    <a:ln>
                      <a:noFill/>
                    </a:ln>
                  </pic:spPr>
                </pic:pic>
              </a:graphicData>
            </a:graphic>
          </wp:inline>
        </w:drawing>
      </w:r>
    </w:p>
    <w:p>
      <w:pPr>
        <w:numPr>
          <w:ilvl w:val="0"/>
          <w:numId w:val="0"/>
        </w:numPr>
        <w:ind w:left="420" w:leftChars="0"/>
        <w:rPr>
          <w:rFonts w:hint="default" w:eastAsia="宋体"/>
          <w:color w:val="0000FF"/>
          <w:lang w:val="en-US" w:eastAsia="zh-CN"/>
        </w:rPr>
      </w:pPr>
      <w:r>
        <w:rPr>
          <w:rFonts w:hint="eastAsia"/>
          <w:color w:val="0000FF"/>
          <w:lang w:val="en-US" w:eastAsia="zh-CN"/>
        </w:rPr>
        <w:t>如图所示，协议的版本号为IPV4，IP头部长度为5，数据总长度为548（头部+数据），标识位是14284，片偏移是0（此处没有发生分片重组），128则是IP数据包被路由器丢弃前允许通过的最大网段数，使用ICMP协议，header checksum则是首部校验。</w:t>
      </w:r>
    </w:p>
    <w:p>
      <w:pPr>
        <w:numPr>
          <w:ilvl w:val="0"/>
          <w:numId w:val="0"/>
        </w:numPr>
        <w:ind w:left="420" w:leftChars="0"/>
        <w:rPr>
          <w:rFonts w:hint="eastAsia"/>
          <w:sz w:val="21"/>
          <w:szCs w:val="21"/>
        </w:rPr>
      </w:pPr>
    </w:p>
    <w:p>
      <w:pPr>
        <w:numPr>
          <w:ilvl w:val="0"/>
          <w:numId w:val="6"/>
        </w:numPr>
        <w:rPr>
          <w:rFonts w:hint="eastAsia"/>
          <w:sz w:val="21"/>
          <w:szCs w:val="21"/>
        </w:rPr>
      </w:pPr>
      <w:r>
        <w:rPr>
          <w:rFonts w:hint="eastAsia"/>
          <w:sz w:val="21"/>
          <w:szCs w:val="21"/>
          <w:lang w:val="en-US" w:eastAsia="zh-CN"/>
        </w:rPr>
        <w:t xml:space="preserve"> 使用ping命令，制定数据包长度，如ping -l 2000，使用嗅探器观察IP分片情况，并分析</w:t>
      </w:r>
      <w:r>
        <w:rPr>
          <w:rFonts w:hint="eastAsia"/>
          <w:b/>
          <w:bCs/>
          <w:sz w:val="21"/>
          <w:szCs w:val="21"/>
          <w:lang w:val="en-US" w:eastAsia="zh-CN"/>
        </w:rPr>
        <w:t>分片和重组</w:t>
      </w:r>
      <w:r>
        <w:rPr>
          <w:rFonts w:hint="eastAsia"/>
          <w:sz w:val="21"/>
          <w:szCs w:val="21"/>
          <w:lang w:val="en-US" w:eastAsia="zh-CN"/>
        </w:rPr>
        <w:t>过程。</w:t>
      </w:r>
    </w:p>
    <w:p>
      <w:pPr>
        <w:numPr>
          <w:ilvl w:val="0"/>
          <w:numId w:val="0"/>
        </w:numPr>
        <w:ind w:left="420" w:leftChars="0"/>
        <w:rPr>
          <w:rFonts w:hint="eastAsia" w:eastAsia="宋体"/>
          <w:sz w:val="21"/>
          <w:szCs w:val="21"/>
          <w:lang w:eastAsia="zh-CN"/>
        </w:rPr>
      </w:pPr>
      <w:r>
        <w:rPr>
          <w:rFonts w:hint="eastAsia" w:eastAsia="宋体"/>
          <w:sz w:val="21"/>
          <w:szCs w:val="21"/>
          <w:lang w:eastAsia="zh-CN"/>
        </w:rPr>
        <w:drawing>
          <wp:inline distT="0" distB="0" distL="114300" distR="114300">
            <wp:extent cx="6109970" cy="4580890"/>
            <wp:effectExtent l="0" t="0" r="11430" b="3810"/>
            <wp:docPr id="49" name="图片 49" descr="84970a97769e7de88c6b578bdd039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84970a97769e7de88c6b578bdd0395e"/>
                    <pic:cNvPicPr>
                      <a:picLocks noChangeAspect="1"/>
                    </pic:cNvPicPr>
                  </pic:nvPicPr>
                  <pic:blipFill>
                    <a:blip r:embed="rId12"/>
                    <a:stretch>
                      <a:fillRect/>
                    </a:stretch>
                  </pic:blipFill>
                  <pic:spPr>
                    <a:xfrm>
                      <a:off x="0" y="0"/>
                      <a:ext cx="6109970" cy="4580890"/>
                    </a:xfrm>
                    <a:prstGeom prst="rect">
                      <a:avLst/>
                    </a:prstGeom>
                  </pic:spPr>
                </pic:pic>
              </a:graphicData>
            </a:graphic>
          </wp:inline>
        </w:drawing>
      </w:r>
    </w:p>
    <w:p>
      <w:pPr>
        <w:numPr>
          <w:ilvl w:val="0"/>
          <w:numId w:val="0"/>
        </w:numPr>
        <w:ind w:left="420" w:leftChars="0"/>
        <w:rPr>
          <w:rFonts w:hint="eastAsia" w:eastAsia="宋体"/>
          <w:sz w:val="21"/>
          <w:szCs w:val="21"/>
          <w:lang w:eastAsia="zh-CN"/>
        </w:rPr>
      </w:pPr>
      <w:r>
        <w:rPr>
          <w:rFonts w:hint="eastAsia" w:eastAsia="宋体"/>
          <w:sz w:val="21"/>
          <w:szCs w:val="21"/>
          <w:lang w:eastAsia="zh-CN"/>
        </w:rPr>
        <w:drawing>
          <wp:inline distT="0" distB="0" distL="114300" distR="114300">
            <wp:extent cx="6109970" cy="4580890"/>
            <wp:effectExtent l="0" t="0" r="11430" b="3810"/>
            <wp:docPr id="52" name="图片 52" descr="88f1f579214b588d3b964dcee4a56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88f1f579214b588d3b964dcee4a565d"/>
                    <pic:cNvPicPr>
                      <a:picLocks noChangeAspect="1"/>
                    </pic:cNvPicPr>
                  </pic:nvPicPr>
                  <pic:blipFill>
                    <a:blip r:embed="rId13"/>
                    <a:stretch>
                      <a:fillRect/>
                    </a:stretch>
                  </pic:blipFill>
                  <pic:spPr>
                    <a:xfrm>
                      <a:off x="0" y="0"/>
                      <a:ext cx="6109970" cy="4580890"/>
                    </a:xfrm>
                    <a:prstGeom prst="rect">
                      <a:avLst/>
                    </a:prstGeom>
                  </pic:spPr>
                </pic:pic>
              </a:graphicData>
            </a:graphic>
          </wp:inline>
        </w:drawing>
      </w:r>
    </w:p>
    <w:p>
      <w:pPr>
        <w:numPr>
          <w:ilvl w:val="0"/>
          <w:numId w:val="0"/>
        </w:numPr>
        <w:ind w:left="420" w:leftChars="0"/>
        <w:rPr>
          <w:rFonts w:hint="eastAsia"/>
          <w:color w:val="0000FF"/>
          <w:sz w:val="21"/>
          <w:szCs w:val="21"/>
          <w:lang w:val="en-US" w:eastAsia="zh-CN"/>
        </w:rPr>
      </w:pPr>
      <w:r>
        <w:rPr>
          <w:rFonts w:hint="eastAsia"/>
          <w:color w:val="0000FF"/>
          <w:sz w:val="21"/>
          <w:szCs w:val="21"/>
          <w:lang w:val="en-US" w:eastAsia="zh-CN"/>
        </w:rPr>
        <w:t>如图所示，图一中MF=1表示后面还有分片，而图二中MF=0则表示当前是最后一个分片。且当中间字段DF位0时才允许分片。图中片位移位1480，与图一中数据段长度相符合。</w:t>
      </w:r>
    </w:p>
    <w:p>
      <w:pPr>
        <w:numPr>
          <w:ilvl w:val="0"/>
          <w:numId w:val="0"/>
        </w:numPr>
        <w:ind w:left="420" w:leftChars="0"/>
        <w:rPr>
          <w:rFonts w:hint="eastAsia"/>
          <w:color w:val="0000FF"/>
          <w:sz w:val="21"/>
          <w:szCs w:val="21"/>
          <w:lang w:val="en-US" w:eastAsia="zh-CN"/>
        </w:rPr>
      </w:pPr>
      <w:r>
        <w:rPr>
          <w:rFonts w:hint="eastAsia"/>
          <w:color w:val="0000FF"/>
          <w:sz w:val="21"/>
          <w:szCs w:val="21"/>
          <w:lang w:val="en-US" w:eastAsia="zh-CN"/>
        </w:rPr>
        <w:t>分片过程：IP数据报在传输时需要经过多个物理网络，而由于它们之间的介质和物理性质的不同，在传输时对数据帧的最大长度有一个限制，因此要进行分片。分片时把标识复制再将其分给每个分片的头部。</w:t>
      </w:r>
    </w:p>
    <w:p>
      <w:pPr>
        <w:numPr>
          <w:ilvl w:val="0"/>
          <w:numId w:val="0"/>
        </w:numPr>
        <w:ind w:left="420" w:leftChars="0"/>
        <w:rPr>
          <w:rFonts w:hint="default"/>
          <w:color w:val="0000FF"/>
          <w:sz w:val="21"/>
          <w:szCs w:val="21"/>
          <w:lang w:val="en-US" w:eastAsia="zh-CN"/>
        </w:rPr>
      </w:pPr>
      <w:r>
        <w:rPr>
          <w:rFonts w:hint="eastAsia"/>
          <w:color w:val="0000FF"/>
          <w:sz w:val="21"/>
          <w:szCs w:val="21"/>
          <w:lang w:val="en-US" w:eastAsia="zh-CN"/>
        </w:rPr>
        <w:t>重组过程：分片后的数据抵达目的主机后，根据片偏移来确定分片的顺序，根据标识来逆向解析。</w:t>
      </w:r>
    </w:p>
    <w:p>
      <w:pPr>
        <w:numPr>
          <w:ilvl w:val="0"/>
          <w:numId w:val="7"/>
        </w:numPr>
        <w:rPr>
          <w:rFonts w:hint="eastAsia"/>
          <w:b/>
          <w:bCs/>
          <w:sz w:val="21"/>
          <w:szCs w:val="21"/>
        </w:rPr>
      </w:pPr>
      <w:r>
        <w:rPr>
          <w:rFonts w:hint="eastAsia"/>
          <w:b/>
          <w:bCs/>
          <w:sz w:val="21"/>
          <w:szCs w:val="21"/>
        </w:rPr>
        <w:t>ICMP协议分析</w:t>
      </w:r>
    </w:p>
    <w:p>
      <w:pPr>
        <w:numPr>
          <w:ilvl w:val="0"/>
          <w:numId w:val="0"/>
        </w:numPr>
        <w:ind w:firstLine="420" w:firstLineChars="0"/>
        <w:rPr>
          <w:rFonts w:hint="eastAsia" w:eastAsia="宋体"/>
          <w:color w:val="auto"/>
          <w:sz w:val="21"/>
          <w:szCs w:val="21"/>
          <w:lang w:val="en-US" w:eastAsia="zh-CN"/>
        </w:rPr>
      </w:pPr>
      <w:r>
        <w:rPr>
          <w:rFonts w:hint="eastAsia"/>
          <w:color w:val="auto"/>
          <w:sz w:val="21"/>
          <w:szCs w:val="21"/>
          <w:lang w:val="en-US" w:eastAsia="zh-CN"/>
        </w:rPr>
        <w:t>通过ping和tracet命令，了解ICMP协议的使用。</w:t>
      </w:r>
    </w:p>
    <w:p>
      <w:pPr>
        <w:numPr>
          <w:ilvl w:val="0"/>
          <w:numId w:val="6"/>
        </w:numPr>
        <w:rPr>
          <w:rFonts w:hint="eastAsia"/>
          <w:color w:val="auto"/>
          <w:sz w:val="21"/>
          <w:szCs w:val="21"/>
        </w:rPr>
      </w:pPr>
      <w:r>
        <w:rPr>
          <w:rFonts w:hint="eastAsia"/>
          <w:color w:val="auto"/>
          <w:sz w:val="21"/>
          <w:szCs w:val="21"/>
        </w:rPr>
        <w:t>从主机A上向主机B发PING检测报文，捕获ICMP请求数据包和应答数据包，记录并分析各字段的含义，并与ICMP数据包格式进行比较；</w:t>
      </w:r>
      <w:r>
        <w:rPr>
          <w:rFonts w:hint="eastAsia"/>
          <w:color w:val="auto"/>
          <w:sz w:val="21"/>
          <w:szCs w:val="21"/>
          <w:lang w:eastAsia="zh-CN"/>
        </w:rPr>
        <w:t>如果返回的差错信息，请分析是由于什么差错引起的。</w:t>
      </w:r>
    </w:p>
    <w:p>
      <w:pPr>
        <w:numPr>
          <w:ilvl w:val="0"/>
          <w:numId w:val="0"/>
        </w:numPr>
        <w:ind w:left="420" w:leftChars="0"/>
      </w:pPr>
      <w:r>
        <w:drawing>
          <wp:inline distT="0" distB="0" distL="114300" distR="114300">
            <wp:extent cx="6111875" cy="883920"/>
            <wp:effectExtent l="0" t="0" r="9525" b="508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14"/>
                    <a:stretch>
                      <a:fillRect/>
                    </a:stretch>
                  </pic:blipFill>
                  <pic:spPr>
                    <a:xfrm>
                      <a:off x="0" y="0"/>
                      <a:ext cx="6111875" cy="883920"/>
                    </a:xfrm>
                    <a:prstGeom prst="rect">
                      <a:avLst/>
                    </a:prstGeom>
                    <a:noFill/>
                    <a:ln>
                      <a:noFill/>
                    </a:ln>
                  </pic:spPr>
                </pic:pic>
              </a:graphicData>
            </a:graphic>
          </wp:inline>
        </w:drawing>
      </w:r>
    </w:p>
    <w:p>
      <w:pPr>
        <w:numPr>
          <w:ilvl w:val="0"/>
          <w:numId w:val="0"/>
        </w:numPr>
        <w:ind w:left="420" w:leftChars="0"/>
        <w:rPr>
          <w:rFonts w:hint="default" w:eastAsia="宋体"/>
          <w:color w:val="0000FF"/>
          <w:lang w:val="en-US" w:eastAsia="zh-CN"/>
        </w:rPr>
      </w:pPr>
      <w:r>
        <w:rPr>
          <w:rFonts w:hint="eastAsia"/>
          <w:color w:val="0000FF"/>
          <w:lang w:val="en-US" w:eastAsia="zh-CN"/>
        </w:rPr>
        <w:t>如图所示：TYPE为0表示它是响应报文</w:t>
      </w:r>
    </w:p>
    <w:p>
      <w:pPr>
        <w:numPr>
          <w:ilvl w:val="0"/>
          <w:numId w:val="0"/>
        </w:numPr>
        <w:ind w:left="420" w:leftChars="0"/>
        <w:rPr>
          <w:rFonts w:hint="eastAsia"/>
          <w:color w:val="0000FF"/>
          <w:lang w:val="en-US" w:eastAsia="zh-CN"/>
        </w:rPr>
      </w:pPr>
      <w:r>
        <w:rPr>
          <w:rFonts w:hint="eastAsia" w:eastAsia="宋体"/>
          <w:lang w:eastAsia="zh-CN"/>
        </w:rPr>
        <w:drawing>
          <wp:inline distT="0" distB="0" distL="114300" distR="114300">
            <wp:extent cx="6109970" cy="4580890"/>
            <wp:effectExtent l="0" t="0" r="11430" b="3810"/>
            <wp:docPr id="55" name="图片 55" descr="523cccb1d332b1738876ce657f4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23cccb1d332b1738876ce657f47272"/>
                    <pic:cNvPicPr>
                      <a:picLocks noChangeAspect="1"/>
                    </pic:cNvPicPr>
                  </pic:nvPicPr>
                  <pic:blipFill>
                    <a:blip r:embed="rId15"/>
                    <a:stretch>
                      <a:fillRect/>
                    </a:stretch>
                  </pic:blipFill>
                  <pic:spPr>
                    <a:xfrm>
                      <a:off x="0" y="0"/>
                      <a:ext cx="6109970" cy="4580890"/>
                    </a:xfrm>
                    <a:prstGeom prst="rect">
                      <a:avLst/>
                    </a:prstGeom>
                  </pic:spPr>
                </pic:pic>
              </a:graphicData>
            </a:graphic>
          </wp:inline>
        </w:drawing>
      </w:r>
      <w:r>
        <w:rPr>
          <w:rFonts w:hint="eastAsia"/>
          <w:color w:val="0000FF"/>
          <w:lang w:val="en-US" w:eastAsia="zh-CN"/>
        </w:rPr>
        <w:t>如图所示：TYPE为8表示它是请求报文</w:t>
      </w:r>
    </w:p>
    <w:p>
      <w:pPr>
        <w:numPr>
          <w:ilvl w:val="0"/>
          <w:numId w:val="0"/>
        </w:numPr>
        <w:ind w:left="420" w:leftChars="0"/>
        <w:rPr>
          <w:rFonts w:hint="eastAsia" w:eastAsia="宋体"/>
          <w:lang w:eastAsia="zh-CN"/>
        </w:rPr>
      </w:pPr>
      <w:r>
        <w:rPr>
          <w:rFonts w:hint="eastAsia" w:eastAsia="宋体"/>
          <w:lang w:eastAsia="zh-CN"/>
        </w:rPr>
        <w:drawing>
          <wp:inline distT="0" distB="0" distL="114300" distR="114300">
            <wp:extent cx="6109970" cy="4580890"/>
            <wp:effectExtent l="0" t="0" r="11430" b="3810"/>
            <wp:docPr id="56" name="图片 56" descr="79fb9de992a2905825bb22a816d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79fb9de992a2905825bb22a816d7766"/>
                    <pic:cNvPicPr>
                      <a:picLocks noChangeAspect="1"/>
                    </pic:cNvPicPr>
                  </pic:nvPicPr>
                  <pic:blipFill>
                    <a:blip r:embed="rId16"/>
                    <a:stretch>
                      <a:fillRect/>
                    </a:stretch>
                  </pic:blipFill>
                  <pic:spPr>
                    <a:xfrm>
                      <a:off x="0" y="0"/>
                      <a:ext cx="6109970" cy="4580890"/>
                    </a:xfrm>
                    <a:prstGeom prst="rect">
                      <a:avLst/>
                    </a:prstGeom>
                  </pic:spPr>
                </pic:pic>
              </a:graphicData>
            </a:graphic>
          </wp:inline>
        </w:drawing>
      </w:r>
    </w:p>
    <w:p>
      <w:pPr>
        <w:numPr>
          <w:ilvl w:val="0"/>
          <w:numId w:val="0"/>
        </w:numPr>
        <w:ind w:left="420" w:leftChars="0"/>
        <w:rPr>
          <w:rFonts w:hint="eastAsia"/>
          <w:color w:val="0000FF"/>
          <w:lang w:val="en-US" w:eastAsia="zh-CN"/>
        </w:rPr>
      </w:pPr>
      <w:r>
        <w:rPr>
          <w:rFonts w:hint="eastAsia"/>
          <w:color w:val="0000FF"/>
          <w:lang w:val="en-US" w:eastAsia="zh-CN"/>
        </w:rPr>
        <w:t>以上两种均为询问报文。还有实验中未能验证的类型3（终点不可达）、类型4（源点抑制）、类型11（超时）等等</w:t>
      </w:r>
    </w:p>
    <w:p>
      <w:pPr>
        <w:numPr>
          <w:ilvl w:val="0"/>
          <w:numId w:val="0"/>
        </w:numPr>
        <w:ind w:left="420" w:leftChars="0"/>
        <w:rPr>
          <w:rFonts w:hint="default"/>
          <w:color w:val="0000FF"/>
          <w:lang w:val="en-US" w:eastAsia="zh-CN"/>
        </w:rPr>
      </w:pPr>
    </w:p>
    <w:p>
      <w:pPr>
        <w:numPr>
          <w:ilvl w:val="0"/>
          <w:numId w:val="6"/>
        </w:numPr>
        <w:rPr>
          <w:rFonts w:hint="eastAsia"/>
          <w:color w:val="auto"/>
          <w:sz w:val="21"/>
          <w:szCs w:val="21"/>
        </w:rPr>
      </w:pPr>
      <w:r>
        <w:rPr>
          <w:rFonts w:hint="eastAsia"/>
          <w:color w:val="auto"/>
          <w:sz w:val="21"/>
          <w:szCs w:val="21"/>
          <w:lang w:eastAsia="zh-CN"/>
        </w:rPr>
        <w:t>使用</w:t>
      </w:r>
      <w:r>
        <w:rPr>
          <w:rFonts w:hint="eastAsia"/>
          <w:color w:val="auto"/>
          <w:sz w:val="21"/>
          <w:szCs w:val="21"/>
          <w:lang w:val="en-US" w:eastAsia="zh-CN"/>
        </w:rPr>
        <w:t>tracert命令，跟踪某台主机，使用wireshark捕获数据包，分析不同类型ICMP响应数据包格式（如type=8,type=0,type=11）。分析tracert工作原理。</w:t>
      </w:r>
    </w:p>
    <w:p>
      <w:pPr>
        <w:numPr>
          <w:ilvl w:val="0"/>
          <w:numId w:val="0"/>
        </w:numPr>
        <w:ind w:left="420" w:leftChars="0"/>
        <w:rPr>
          <w:rFonts w:hint="eastAsia"/>
          <w:color w:val="auto"/>
          <w:sz w:val="21"/>
          <w:szCs w:val="21"/>
        </w:rPr>
      </w:pPr>
      <w:r>
        <w:drawing>
          <wp:inline distT="0" distB="0" distL="114300" distR="114300">
            <wp:extent cx="4128770" cy="2901950"/>
            <wp:effectExtent l="0" t="0" r="11430" b="6350"/>
            <wp:docPr id="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pic:cNvPicPr>
                      <a:picLocks noChangeAspect="1"/>
                    </pic:cNvPicPr>
                  </pic:nvPicPr>
                  <pic:blipFill>
                    <a:blip r:embed="rId17"/>
                    <a:stretch>
                      <a:fillRect/>
                    </a:stretch>
                  </pic:blipFill>
                  <pic:spPr>
                    <a:xfrm>
                      <a:off x="0" y="0"/>
                      <a:ext cx="4128770" cy="2901950"/>
                    </a:xfrm>
                    <a:prstGeom prst="rect">
                      <a:avLst/>
                    </a:prstGeom>
                    <a:noFill/>
                    <a:ln>
                      <a:noFill/>
                    </a:ln>
                  </pic:spPr>
                </pic:pic>
              </a:graphicData>
            </a:graphic>
          </wp:inline>
        </w:drawing>
      </w:r>
    </w:p>
    <w:p>
      <w:pPr>
        <w:numPr>
          <w:ilvl w:val="0"/>
          <w:numId w:val="0"/>
        </w:numPr>
        <w:ind w:left="420" w:leftChars="0"/>
        <w:rPr>
          <w:rFonts w:hint="eastAsia"/>
          <w:color w:val="0000FF"/>
          <w:sz w:val="21"/>
          <w:szCs w:val="21"/>
        </w:rPr>
      </w:pPr>
    </w:p>
    <w:p>
      <w:pPr>
        <w:bidi w:val="0"/>
        <w:ind w:firstLine="420" w:firstLineChars="0"/>
        <w:rPr>
          <w:color w:val="0000FF"/>
        </w:rPr>
      </w:pPr>
      <w:r>
        <w:rPr>
          <w:rFonts w:hint="default"/>
          <w:color w:val="0000FF"/>
        </w:rPr>
        <w:t>Tracert命令诊断实用程序通过向目标计算机发送具有不同生存时间的ICMP数据包，来确定至目标计</w:t>
      </w:r>
      <w:r>
        <w:rPr>
          <w:rFonts w:hint="eastAsia"/>
          <w:color w:val="0000FF"/>
          <w:lang w:val="en-US" w:eastAsia="zh-CN"/>
        </w:rPr>
        <w:tab/>
      </w:r>
      <w:r>
        <w:rPr>
          <w:rFonts w:hint="default"/>
          <w:color w:val="0000FF"/>
        </w:rPr>
        <w:t>算机的路由，也就是说用来跟踪一个消息从一台计算机到另一台计算机所走的路径。</w:t>
      </w:r>
    </w:p>
    <w:p>
      <w:pPr>
        <w:bidi w:val="0"/>
        <w:ind w:firstLine="420" w:firstLineChars="0"/>
        <w:rPr>
          <w:rFonts w:hint="default"/>
          <w:color w:val="0000FF"/>
        </w:rPr>
      </w:pPr>
      <w:r>
        <w:rPr>
          <w:rFonts w:hint="default"/>
          <w:color w:val="0000FF"/>
        </w:rPr>
        <w:t>该诊断实用程序将包含不同生存时间 (TTL) 值的 Internet 控制消息协议 (ICMP) 回显数据包发送到目</w:t>
      </w:r>
      <w:r>
        <w:rPr>
          <w:rFonts w:hint="eastAsia"/>
          <w:color w:val="0000FF"/>
          <w:lang w:val="en-US" w:eastAsia="zh-CN"/>
        </w:rPr>
        <w:tab/>
      </w:r>
      <w:r>
        <w:rPr>
          <w:rFonts w:hint="default"/>
          <w:color w:val="0000FF"/>
        </w:rPr>
        <w:t>标，以决定到达目标采用的路由。要在转发数据包上的 TTL 之前至少递减 1，但必须经过路径上的每</w:t>
      </w:r>
      <w:r>
        <w:rPr>
          <w:rFonts w:hint="eastAsia"/>
          <w:color w:val="0000FF"/>
          <w:lang w:val="en-US" w:eastAsia="zh-CN"/>
        </w:rPr>
        <w:tab/>
      </w:r>
      <w:r>
        <w:rPr>
          <w:rFonts w:hint="default"/>
          <w:color w:val="0000FF"/>
        </w:rPr>
        <w:t>个路由器，所以 TTL 是有效的跃点计数。数据包上的 TTL 到达 0 时，路由器应该将ICMP 已超时</w:t>
      </w:r>
      <w:r>
        <w:rPr>
          <w:rFonts w:hint="eastAsia"/>
          <w:color w:val="0000FF"/>
          <w:lang w:val="en-US" w:eastAsia="zh-CN"/>
        </w:rPr>
        <w:tab/>
      </w:r>
      <w:r>
        <w:rPr>
          <w:rFonts w:hint="default"/>
          <w:color w:val="0000FF"/>
        </w:rPr>
        <w:t>的消息发送回源系统。Tracert 先发送 TTL 为 1的回显数据包，并在随后的每次发送过程将TTL递增</w:t>
      </w:r>
      <w:r>
        <w:rPr>
          <w:rFonts w:hint="eastAsia"/>
          <w:color w:val="0000FF"/>
          <w:lang w:val="en-US" w:eastAsia="zh-CN"/>
        </w:rPr>
        <w:tab/>
      </w:r>
      <w:r>
        <w:rPr>
          <w:rFonts w:hint="default"/>
          <w:color w:val="0000FF"/>
        </w:rPr>
        <w:t>1，直到目标响应或 TTL 达到最大值，从而确定路由。路由通过检查中级路由器发送回的ICMP 已</w:t>
      </w:r>
      <w:r>
        <w:rPr>
          <w:rFonts w:hint="eastAsia"/>
          <w:color w:val="0000FF"/>
          <w:lang w:val="en-US" w:eastAsia="zh-CN"/>
        </w:rPr>
        <w:tab/>
      </w:r>
      <w:r>
        <w:rPr>
          <w:rFonts w:hint="default"/>
          <w:color w:val="0000FF"/>
        </w:rPr>
        <w:t>超时的消息来确定路由。</w:t>
      </w:r>
    </w:p>
    <w:p>
      <w:pPr>
        <w:numPr>
          <w:ilvl w:val="0"/>
          <w:numId w:val="0"/>
        </w:numPr>
        <w:ind w:left="420" w:leftChars="0"/>
        <w:rPr>
          <w:rFonts w:hint="eastAsia"/>
          <w:color w:val="0000FF"/>
          <w:sz w:val="21"/>
          <w:szCs w:val="21"/>
        </w:rPr>
      </w:pPr>
    </w:p>
    <w:p>
      <w:pPr>
        <w:numPr>
          <w:ilvl w:val="0"/>
          <w:numId w:val="0"/>
        </w:numPr>
        <w:ind w:left="420" w:leftChars="0"/>
        <w:rPr>
          <w:rFonts w:hint="eastAsia"/>
          <w:color w:val="0000FF"/>
          <w:sz w:val="21"/>
          <w:szCs w:val="21"/>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282" w:leftChars="0" w:hanging="281" w:firstLineChars="0"/>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实验总结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 w:leftChars="0"/>
        <w:jc w:val="both"/>
        <w:textAlignment w:val="auto"/>
        <w:rPr>
          <w:rFonts w:hint="default" w:ascii="宋体" w:hAnsi="宋体" w:eastAsia="宋体" w:cs="宋体"/>
          <w:b/>
          <w:bCs/>
          <w:sz w:val="28"/>
          <w:szCs w:val="28"/>
          <w:lang w:val="en-US" w:eastAsia="zh-CN"/>
        </w:rPr>
      </w:pPr>
      <w:r>
        <w:rPr>
          <w:rFonts w:hint="eastAsia" w:ascii="宋体" w:hAnsi="宋体" w:cs="宋体"/>
          <w:b/>
          <w:bCs/>
          <w:sz w:val="28"/>
          <w:szCs w:val="28"/>
          <w:lang w:val="en-US" w:eastAsia="zh-CN"/>
        </w:rPr>
        <w:t>思考题：</w:t>
      </w:r>
    </w:p>
    <w:p>
      <w:pPr>
        <w:numPr>
          <w:ilvl w:val="0"/>
          <w:numId w:val="8"/>
        </w:numPr>
        <w:ind w:firstLine="420" w:firstLineChars="200"/>
        <w:rPr>
          <w:rFonts w:hint="eastAsia"/>
          <w:sz w:val="21"/>
          <w:szCs w:val="21"/>
        </w:rPr>
      </w:pPr>
      <w:r>
        <w:rPr>
          <w:rFonts w:hint="eastAsia"/>
          <w:sz w:val="21"/>
          <w:szCs w:val="21"/>
        </w:rPr>
        <w:t>在ARP包分析实验过程中，为什么A有时能捕获ARP报文，有时却不能捕获ARP报文？</w:t>
      </w:r>
    </w:p>
    <w:p>
      <w:pPr>
        <w:numPr>
          <w:ilvl w:val="0"/>
          <w:numId w:val="0"/>
        </w:numPr>
        <w:ind w:firstLine="420" w:firstLineChars="0"/>
        <w:rPr>
          <w:rFonts w:hint="default"/>
          <w:color w:val="FF0000"/>
          <w:sz w:val="21"/>
          <w:szCs w:val="21"/>
          <w:lang w:val="en-US" w:eastAsia="zh-CN"/>
        </w:rPr>
      </w:pPr>
      <w:r>
        <w:rPr>
          <w:rFonts w:hint="eastAsia"/>
          <w:color w:val="FF0000"/>
          <w:sz w:val="21"/>
          <w:szCs w:val="21"/>
          <w:lang w:val="en-US" w:eastAsia="zh-CN"/>
        </w:rPr>
        <w:t>答：此问题在本实验中已经得到验证，若缓存表中有目的主机的MAC地址则无需通过广播来寻找其地址，因此此时用wireshark可以捕捉不到ARP报文。若缓存表中的目的主机地址被删除或者需要更新则会出现相反的结果。</w:t>
      </w:r>
    </w:p>
    <w:p>
      <w:pPr>
        <w:numPr>
          <w:ilvl w:val="0"/>
          <w:numId w:val="0"/>
        </w:numPr>
        <w:ind w:firstLine="420" w:firstLineChars="0"/>
        <w:rPr>
          <w:rFonts w:hint="eastAsia"/>
          <w:sz w:val="21"/>
          <w:szCs w:val="21"/>
          <w:lang w:val="en-US" w:eastAsia="zh-CN"/>
        </w:rPr>
      </w:pPr>
    </w:p>
    <w:p>
      <w:pPr>
        <w:numPr>
          <w:ilvl w:val="0"/>
          <w:numId w:val="8"/>
        </w:numPr>
        <w:ind w:left="0" w:leftChars="0" w:firstLine="420" w:firstLineChars="200"/>
        <w:rPr>
          <w:rFonts w:hint="eastAsia"/>
          <w:sz w:val="21"/>
          <w:szCs w:val="21"/>
        </w:rPr>
      </w:pPr>
      <w:r>
        <w:rPr>
          <w:rFonts w:hint="eastAsia"/>
          <w:sz w:val="21"/>
          <w:szCs w:val="21"/>
        </w:rPr>
        <w:t>为什么运行ping 127.0.0.1时，不能捕获到ICMP报文？如果运行ping  本机IP地址能收到报文吗？ 为什么？</w:t>
      </w:r>
    </w:p>
    <w:p>
      <w:pPr>
        <w:numPr>
          <w:ilvl w:val="0"/>
          <w:numId w:val="0"/>
        </w:numPr>
        <w:ind w:firstLine="420" w:firstLineChars="0"/>
        <w:rPr>
          <w:rFonts w:hint="default" w:eastAsia="宋体"/>
          <w:color w:val="FF0000"/>
          <w:sz w:val="21"/>
          <w:szCs w:val="21"/>
          <w:lang w:val="en-US" w:eastAsia="zh-CN"/>
        </w:rPr>
      </w:pPr>
      <w:r>
        <w:rPr>
          <w:rFonts w:hint="eastAsia"/>
          <w:color w:val="FF0000"/>
          <w:sz w:val="21"/>
          <w:szCs w:val="21"/>
          <w:lang w:val="en-US" w:eastAsia="zh-CN"/>
        </w:rPr>
        <w:t>答：经过实验，发现前者不会捕获到，而后者会。127.0.0.1是本机的环回地址，运行PING127.0.0.1时直接定向本机而不是通过路由器，可以用来检测TCP/IP协议安装是否正确。因此不经过网卡的话就不会产生ICMP报文。PING本机时交给环回驱动程序处理，会经过网卡，因此可以捕获到报文。</w:t>
      </w:r>
    </w:p>
    <w:p>
      <w:pPr>
        <w:numPr>
          <w:ilvl w:val="0"/>
          <w:numId w:val="0"/>
        </w:numPr>
        <w:ind w:leftChars="200"/>
        <w:rPr>
          <w:rFonts w:hint="eastAsia"/>
          <w:sz w:val="21"/>
          <w:szCs w:val="21"/>
        </w:rPr>
      </w:pPr>
    </w:p>
    <w:p>
      <w:pPr>
        <w:numPr>
          <w:ilvl w:val="0"/>
          <w:numId w:val="8"/>
        </w:numPr>
        <w:ind w:left="0" w:leftChars="0" w:firstLine="420" w:firstLineChars="200"/>
        <w:rPr>
          <w:rFonts w:hint="eastAsia"/>
          <w:sz w:val="21"/>
          <w:szCs w:val="21"/>
        </w:rPr>
      </w:pPr>
      <w:r>
        <w:rPr>
          <w:rFonts w:hint="eastAsia"/>
          <w:sz w:val="21"/>
          <w:szCs w:val="21"/>
        </w:rPr>
        <w:t>在ping 的过程中，返回信息“Request timed out” 和“Destination Host Unreachable”分别是由哪些情况引起的？</w:t>
      </w:r>
    </w:p>
    <w:p>
      <w:pPr>
        <w:numPr>
          <w:ilvl w:val="0"/>
          <w:numId w:val="0"/>
        </w:numPr>
        <w:ind w:firstLine="420" w:firstLineChars="0"/>
        <w:rPr>
          <w:rFonts w:hint="default" w:eastAsia="宋体"/>
          <w:color w:val="FF0000"/>
          <w:sz w:val="21"/>
          <w:szCs w:val="21"/>
          <w:lang w:val="en-US" w:eastAsia="zh-CN"/>
        </w:rPr>
      </w:pPr>
      <w:r>
        <w:rPr>
          <w:rFonts w:hint="eastAsia"/>
          <w:color w:val="FF0000"/>
          <w:sz w:val="21"/>
          <w:szCs w:val="21"/>
          <w:lang w:val="en-US" w:eastAsia="zh-CN"/>
        </w:rPr>
        <w:t>答：</w:t>
      </w:r>
      <w:r>
        <w:rPr>
          <w:rFonts w:hint="eastAsia"/>
          <w:color w:val="FF0000"/>
          <w:sz w:val="21"/>
          <w:szCs w:val="21"/>
        </w:rPr>
        <w:t>“Request timed out”</w:t>
      </w:r>
      <w:r>
        <w:rPr>
          <w:rFonts w:hint="eastAsia"/>
          <w:color w:val="FF0000"/>
          <w:sz w:val="21"/>
          <w:szCs w:val="21"/>
          <w:lang w:val="en-US" w:eastAsia="zh-CN"/>
        </w:rPr>
        <w:t>有可能是因为对方主机装有防火墙或者已关机，也有可能是因为本机的IP不正确或者网关设置错误。</w:t>
      </w:r>
    </w:p>
    <w:p>
      <w:pPr>
        <w:numPr>
          <w:ilvl w:val="0"/>
          <w:numId w:val="0"/>
        </w:numPr>
        <w:ind w:firstLine="420" w:firstLineChars="0"/>
        <w:rPr>
          <w:rFonts w:hint="default" w:eastAsia="宋体"/>
          <w:color w:val="FF0000"/>
          <w:sz w:val="21"/>
          <w:szCs w:val="21"/>
          <w:lang w:val="en-US" w:eastAsia="zh-CN"/>
        </w:rPr>
      </w:pPr>
      <w:r>
        <w:rPr>
          <w:rFonts w:hint="eastAsia"/>
          <w:color w:val="FF0000"/>
          <w:sz w:val="21"/>
          <w:szCs w:val="21"/>
        </w:rPr>
        <w:t>“Destination Host Unreachable”</w:t>
      </w:r>
      <w:r>
        <w:rPr>
          <w:rFonts w:hint="eastAsia"/>
          <w:color w:val="FF0000"/>
          <w:sz w:val="21"/>
          <w:szCs w:val="21"/>
          <w:lang w:val="en-US" w:eastAsia="zh-CN"/>
        </w:rPr>
        <w:t>则是目标地址不能到达，有可能是因为DHCP失效或者子网掩码设置错误。</w:t>
      </w:r>
    </w:p>
    <w:p>
      <w:pPr>
        <w:numPr>
          <w:ilvl w:val="0"/>
          <w:numId w:val="0"/>
        </w:numPr>
        <w:ind w:leftChars="200"/>
        <w:rPr>
          <w:rFonts w:hint="eastAsia"/>
          <w:sz w:val="21"/>
          <w:szCs w:val="21"/>
        </w:rPr>
      </w:pPr>
    </w:p>
    <w:p>
      <w:pPr>
        <w:ind w:firstLine="420" w:firstLineChars="200"/>
        <w:rPr>
          <w:rFonts w:hint="eastAsia"/>
          <w:sz w:val="21"/>
          <w:szCs w:val="21"/>
          <w:lang w:val="en-US" w:eastAsia="zh-CN"/>
        </w:rPr>
      </w:pPr>
      <w:r>
        <w:rPr>
          <w:rFonts w:hint="eastAsia"/>
          <w:sz w:val="21"/>
          <w:szCs w:val="21"/>
          <w:lang w:val="en-US" w:eastAsia="zh-CN"/>
        </w:rPr>
        <w:t>4、请通过实验验证：</w:t>
      </w:r>
    </w:p>
    <w:p>
      <w:pPr>
        <w:ind w:firstLine="420" w:firstLineChars="200"/>
        <w:rPr>
          <w:rFonts w:hint="eastAsia"/>
          <w:sz w:val="21"/>
          <w:szCs w:val="21"/>
        </w:rPr>
      </w:pPr>
      <w:r>
        <w:rPr>
          <w:rFonts w:hint="eastAsia"/>
          <w:sz w:val="21"/>
          <w:szCs w:val="21"/>
        </w:rPr>
        <w:t>主机如果不设置“网关”，同一网段内的主机可以相互通信。用ping命令测试，用嗅探器</w:t>
      </w:r>
      <w:r>
        <w:rPr>
          <w:rFonts w:hint="eastAsia"/>
          <w:sz w:val="21"/>
          <w:szCs w:val="21"/>
          <w:lang w:eastAsia="zh-CN"/>
        </w:rPr>
        <w:t>测试</w:t>
      </w:r>
      <w:r>
        <w:rPr>
          <w:rFonts w:hint="eastAsia"/>
          <w:sz w:val="21"/>
          <w:szCs w:val="21"/>
        </w:rPr>
        <w:t>可以捕获8个ICMP数据包，2个ARP数据包。不同网段的主机不能通信，用PING命令测试，会显示“ Destination Host Unreachable”，因为没有指明网关，无法发送出去，因此显示“目的主机不可达”，用嗅探器捕获不到任何信息。</w:t>
      </w:r>
    </w:p>
    <w:p>
      <w:pPr>
        <w:ind w:firstLine="420" w:firstLineChars="200"/>
      </w:pPr>
      <w:r>
        <w:drawing>
          <wp:inline distT="0" distB="0" distL="114300" distR="114300">
            <wp:extent cx="4241800" cy="3155950"/>
            <wp:effectExtent l="0" t="0" r="0" b="6350"/>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18"/>
                    <a:stretch>
                      <a:fillRect/>
                    </a:stretch>
                  </pic:blipFill>
                  <pic:spPr>
                    <a:xfrm>
                      <a:off x="0" y="0"/>
                      <a:ext cx="4241800" cy="3155950"/>
                    </a:xfrm>
                    <a:prstGeom prst="rect">
                      <a:avLst/>
                    </a:prstGeom>
                    <a:noFill/>
                    <a:ln>
                      <a:noFill/>
                    </a:ln>
                  </pic:spPr>
                </pic:pic>
              </a:graphicData>
            </a:graphic>
          </wp:inline>
        </w:drawing>
      </w:r>
    </w:p>
    <w:p>
      <w:pPr>
        <w:ind w:firstLine="420" w:firstLineChars="200"/>
        <w:rPr>
          <w:rFonts w:hint="eastAsia"/>
          <w:color w:val="FF0000"/>
          <w:lang w:val="en-US" w:eastAsia="zh-CN"/>
        </w:rPr>
      </w:pPr>
      <w:r>
        <w:rPr>
          <w:rFonts w:hint="eastAsia"/>
          <w:color w:val="FF0000"/>
          <w:lang w:val="en-US" w:eastAsia="zh-CN"/>
        </w:rPr>
        <w:t>观察到不设置网关时，同一网段的主机可以相互通信，用P嗅探器测试时发现可以捕获到8个ICMP数据包和2个ARP数据包。</w:t>
      </w:r>
    </w:p>
    <w:p>
      <w:pPr>
        <w:ind w:firstLine="420" w:firstLineChars="200"/>
        <w:rPr>
          <w:rFonts w:hint="default"/>
          <w:color w:val="FF0000"/>
          <w:lang w:val="en-US" w:eastAsia="zh-CN"/>
        </w:rPr>
      </w:pPr>
      <w:r>
        <w:rPr>
          <w:rFonts w:hint="default"/>
          <w:color w:val="FF0000"/>
          <w:lang w:val="en-US" w:eastAsia="zh-CN"/>
        </w:rPr>
        <w:drawing>
          <wp:inline distT="0" distB="0" distL="114300" distR="114300">
            <wp:extent cx="6109970" cy="1977390"/>
            <wp:effectExtent l="0" t="0" r="11430" b="3810"/>
            <wp:docPr id="59" name="图片 59" descr="a256417cf9982563e38912d1a496b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a256417cf9982563e38912d1a496b0d"/>
                    <pic:cNvPicPr>
                      <a:picLocks noChangeAspect="1"/>
                    </pic:cNvPicPr>
                  </pic:nvPicPr>
                  <pic:blipFill>
                    <a:blip r:embed="rId19"/>
                    <a:srcRect b="56834"/>
                    <a:stretch>
                      <a:fillRect/>
                    </a:stretch>
                  </pic:blipFill>
                  <pic:spPr>
                    <a:xfrm>
                      <a:off x="0" y="0"/>
                      <a:ext cx="6109970" cy="1977390"/>
                    </a:xfrm>
                    <a:prstGeom prst="rect">
                      <a:avLst/>
                    </a:prstGeom>
                  </pic:spPr>
                </pic:pic>
              </a:graphicData>
            </a:graphic>
          </wp:inline>
        </w:drawing>
      </w:r>
    </w:p>
    <w:p>
      <w:pPr>
        <w:ind w:firstLine="420" w:firstLineChars="200"/>
        <w:rPr>
          <w:rFonts w:hint="default"/>
          <w:color w:val="FF0000"/>
          <w:lang w:val="en-US" w:eastAsia="zh-CN"/>
        </w:rPr>
      </w:pPr>
      <w:r>
        <w:rPr>
          <w:rFonts w:hint="eastAsia"/>
          <w:color w:val="FF0000"/>
          <w:lang w:val="en-US" w:eastAsia="zh-CN"/>
        </w:rPr>
        <w:t>在不同网段时，则捕获不到ICMP数据包，同时无法PING通，会显示目的主机不可达。</w:t>
      </w:r>
    </w:p>
    <w:p>
      <w:pPr>
        <w:ind w:firstLine="420" w:firstLineChars="200"/>
        <w:rPr>
          <w:rFonts w:hint="eastAsia"/>
          <w:sz w:val="21"/>
          <w:szCs w:val="21"/>
        </w:rPr>
      </w:pPr>
      <w:r>
        <w:rPr>
          <w:rFonts w:hint="eastAsia"/>
          <w:sz w:val="21"/>
          <w:szCs w:val="21"/>
        </w:rPr>
        <w:t>主机如果设置“网关”，同一网段的主机通信不</w:t>
      </w:r>
      <w:r>
        <w:rPr>
          <w:rFonts w:hint="eastAsia"/>
          <w:sz w:val="21"/>
          <w:szCs w:val="21"/>
          <w:lang w:val="en-US" w:eastAsia="zh-CN"/>
        </w:rPr>
        <w:t>通过</w:t>
      </w:r>
      <w:r>
        <w:rPr>
          <w:rFonts w:hint="eastAsia"/>
          <w:sz w:val="21"/>
          <w:szCs w:val="21"/>
        </w:rPr>
        <w:t>网关转发，用ping命令测试，用嗅探器可以捕获所有测试数据包，能看到对方主机的MAC地址。不同网段的主机之间通信需要网关转发，用ping命令测试，能看到网关的MAC地址（包括能通信或不能通信）。</w:t>
      </w:r>
    </w:p>
    <w:p>
      <w:pPr>
        <w:numPr>
          <w:ilvl w:val="0"/>
          <w:numId w:val="0"/>
        </w:numPr>
        <w:ind w:firstLine="420" w:firstLineChars="0"/>
        <w:rPr>
          <w:rFonts w:hint="default" w:eastAsia="宋体"/>
          <w:color w:val="FF0000"/>
          <w:sz w:val="21"/>
          <w:szCs w:val="21"/>
          <w:lang w:val="en-US" w:eastAsia="zh-CN"/>
        </w:rPr>
      </w:pPr>
      <w:r>
        <w:rPr>
          <w:rFonts w:hint="eastAsia"/>
          <w:sz w:val="21"/>
          <w:szCs w:val="21"/>
          <w:lang w:val="en-US" w:eastAsia="zh-CN"/>
        </w:rPr>
        <w:t>答：</w:t>
      </w:r>
      <w:r>
        <w:rPr>
          <w:rFonts w:hint="eastAsia"/>
          <w:color w:val="FF0000"/>
          <w:sz w:val="21"/>
          <w:szCs w:val="21"/>
          <w:lang w:val="en-US" w:eastAsia="zh-CN"/>
        </w:rPr>
        <w:t>设置网关后，同一网段主机无需通过网关转发。修改IP地址，使两台主机处于不同网段，此时可以看到网关和本机的MAC地址。</w:t>
      </w:r>
    </w:p>
    <w:p>
      <w:pPr>
        <w:rPr>
          <w:rFonts w:hint="eastAsia"/>
          <w:color w:val="FF0000"/>
          <w:sz w:val="21"/>
          <w:szCs w:val="21"/>
        </w:rPr>
      </w:pPr>
    </w:p>
    <w:p>
      <w:pPr>
        <w:ind w:firstLine="420" w:firstLineChars="200"/>
        <w:rPr>
          <w:rFonts w:hint="eastAsia"/>
          <w:sz w:val="21"/>
          <w:szCs w:val="21"/>
          <w:lang w:eastAsia="zh-CN"/>
        </w:rPr>
      </w:pPr>
      <w:r>
        <w:rPr>
          <w:rFonts w:hint="eastAsia"/>
          <w:sz w:val="21"/>
          <w:szCs w:val="21"/>
          <w:lang w:val="en-US" w:eastAsia="zh-CN"/>
        </w:rPr>
        <w:t>5、通过下面实验理解网关</w:t>
      </w:r>
    </w:p>
    <w:p>
      <w:pPr>
        <w:ind w:firstLine="420" w:firstLineChars="200"/>
        <w:rPr>
          <w:rFonts w:hint="eastAsia"/>
          <w:sz w:val="21"/>
          <w:szCs w:val="21"/>
        </w:rPr>
      </w:pPr>
      <w:r>
        <w:rPr>
          <w:rFonts w:hint="eastAsia"/>
          <w:sz w:val="21"/>
          <w:szCs w:val="21"/>
        </w:rPr>
        <w:t>假设主机A的IP地址为10.2.2.2/23，主机B的IP地址为10.2.3.3/23，两台主机均不设置网关，用ping命令测试两主机的连通性，用ARP命令查看物理地址。对结果进行分析。</w:t>
      </w:r>
    </w:p>
    <w:p>
      <w:pPr>
        <w:ind w:firstLine="420" w:firstLineChars="200"/>
        <w:rPr>
          <w:rFonts w:hint="eastAsia"/>
          <w:color w:val="FF0000"/>
          <w:sz w:val="21"/>
          <w:szCs w:val="21"/>
          <w:lang w:val="en-US" w:eastAsia="zh-CN"/>
        </w:rPr>
      </w:pPr>
      <w:r>
        <w:rPr>
          <w:rFonts w:hint="eastAsia"/>
          <w:color w:val="FF0000"/>
          <w:sz w:val="21"/>
          <w:szCs w:val="21"/>
          <w:lang w:val="en-US" w:eastAsia="zh-CN"/>
        </w:rPr>
        <w:t>答：本次实验中，设置主机A的IP地址为10.4.3.3，主机B的IP地址为10.4.2.2，设置子网掩码为255.255.254.0此时经过与运算可以得出主机A与主机B处在同一网段，此时两台主机可以相互PING通。</w:t>
      </w:r>
    </w:p>
    <w:p>
      <w:pPr>
        <w:ind w:firstLine="420" w:firstLineChars="200"/>
        <w:rPr>
          <w:rFonts w:hint="default"/>
          <w:sz w:val="21"/>
          <w:szCs w:val="21"/>
          <w:lang w:val="en-US" w:eastAsia="zh-CN"/>
        </w:rPr>
      </w:pPr>
      <w:r>
        <w:rPr>
          <w:rFonts w:hint="default"/>
          <w:sz w:val="21"/>
          <w:szCs w:val="21"/>
          <w:lang w:val="en-US" w:eastAsia="zh-CN"/>
        </w:rPr>
        <w:drawing>
          <wp:inline distT="0" distB="0" distL="114300" distR="114300">
            <wp:extent cx="6109970" cy="4580890"/>
            <wp:effectExtent l="0" t="0" r="11430" b="3810"/>
            <wp:docPr id="62" name="图片 62" descr="b25c01f5ebcf836d772ce52edface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b25c01f5ebcf836d772ce52edfacee6"/>
                    <pic:cNvPicPr>
                      <a:picLocks noChangeAspect="1"/>
                    </pic:cNvPicPr>
                  </pic:nvPicPr>
                  <pic:blipFill>
                    <a:blip r:embed="rId20"/>
                    <a:stretch>
                      <a:fillRect/>
                    </a:stretch>
                  </pic:blipFill>
                  <pic:spPr>
                    <a:xfrm>
                      <a:off x="0" y="0"/>
                      <a:ext cx="6109970" cy="4580890"/>
                    </a:xfrm>
                    <a:prstGeom prst="rect">
                      <a:avLst/>
                    </a:prstGeom>
                  </pic:spPr>
                </pic:pic>
              </a:graphicData>
            </a:graphic>
          </wp:inline>
        </w:drawing>
      </w:r>
    </w:p>
    <w:p>
      <w:pPr>
        <w:ind w:firstLine="420" w:firstLineChars="200"/>
        <w:rPr>
          <w:rFonts w:hint="eastAsia" w:eastAsia="宋体"/>
          <w:sz w:val="21"/>
          <w:szCs w:val="21"/>
          <w:lang w:eastAsia="zh-CN"/>
        </w:rPr>
      </w:pPr>
      <w:r>
        <w:rPr>
          <w:rFonts w:hint="eastAsia" w:eastAsia="宋体"/>
          <w:sz w:val="21"/>
          <w:szCs w:val="21"/>
          <w:lang w:eastAsia="zh-CN"/>
        </w:rPr>
        <w:drawing>
          <wp:inline distT="0" distB="0" distL="114300" distR="114300">
            <wp:extent cx="6109970" cy="4580890"/>
            <wp:effectExtent l="0" t="0" r="11430" b="3810"/>
            <wp:docPr id="61" name="图片 61" descr="a35bea18187a05cb24770b9b8b68d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a35bea18187a05cb24770b9b8b68dd9"/>
                    <pic:cNvPicPr>
                      <a:picLocks noChangeAspect="1"/>
                    </pic:cNvPicPr>
                  </pic:nvPicPr>
                  <pic:blipFill>
                    <a:blip r:embed="rId21"/>
                    <a:stretch>
                      <a:fillRect/>
                    </a:stretch>
                  </pic:blipFill>
                  <pic:spPr>
                    <a:xfrm>
                      <a:off x="0" y="0"/>
                      <a:ext cx="6109970" cy="4580890"/>
                    </a:xfrm>
                    <a:prstGeom prst="rect">
                      <a:avLst/>
                    </a:prstGeom>
                  </pic:spPr>
                </pic:pic>
              </a:graphicData>
            </a:graphic>
          </wp:inline>
        </w:drawing>
      </w:r>
    </w:p>
    <w:p>
      <w:pPr>
        <w:ind w:firstLine="420" w:firstLineChars="200"/>
        <w:rPr>
          <w:rFonts w:hint="eastAsia"/>
          <w:sz w:val="21"/>
          <w:szCs w:val="21"/>
        </w:rPr>
      </w:pPr>
      <w:r>
        <w:rPr>
          <w:rFonts w:hint="eastAsia"/>
          <w:sz w:val="21"/>
          <w:szCs w:val="21"/>
        </w:rPr>
        <w:t>假设主机A的IP地址为10.2.2.2/24，主机B的IP地址为10.2.3.3/23，两主机不设置网关，分别在主机A和主机B上用ping测试与对方的连通性，用ARP查看物理地址。对测试结果进行分析。</w:t>
      </w:r>
    </w:p>
    <w:p>
      <w:pPr>
        <w:ind w:firstLine="420" w:firstLineChars="200"/>
        <w:rPr>
          <w:rFonts w:hint="default"/>
          <w:color w:val="FF0000"/>
          <w:sz w:val="21"/>
          <w:szCs w:val="21"/>
          <w:lang w:val="en-US" w:eastAsia="zh-CN"/>
        </w:rPr>
      </w:pPr>
      <w:r>
        <w:rPr>
          <w:rFonts w:hint="eastAsia"/>
          <w:color w:val="FF0000"/>
          <w:sz w:val="21"/>
          <w:szCs w:val="21"/>
          <w:lang w:val="en-US" w:eastAsia="zh-CN"/>
        </w:rPr>
        <w:t>答：将子网掩码修改为255.255.255.0，此时经过与运算后两主机不出在同一网段，在不设置网关的情况下无法PING通，一方显示请求超时而另一台主机显示连接失败，但是在ARP表中可以查看到主机B的硬件地址。</w:t>
      </w:r>
    </w:p>
    <w:p>
      <w:pPr>
        <w:ind w:firstLine="420" w:firstLineChars="200"/>
        <w:rPr>
          <w:rFonts w:hint="default" w:eastAsia="宋体"/>
          <w:sz w:val="21"/>
          <w:szCs w:val="21"/>
          <w:lang w:val="en-US" w:eastAsia="zh-CN"/>
        </w:rPr>
      </w:pPr>
      <w:r>
        <w:rPr>
          <w:rFonts w:hint="default" w:eastAsia="宋体"/>
          <w:sz w:val="21"/>
          <w:szCs w:val="21"/>
          <w:lang w:val="en-US" w:eastAsia="zh-CN"/>
        </w:rPr>
        <w:drawing>
          <wp:inline distT="0" distB="0" distL="114300" distR="114300">
            <wp:extent cx="6109970" cy="4580890"/>
            <wp:effectExtent l="0" t="0" r="11430" b="3810"/>
            <wp:docPr id="63" name="图片 63" descr="0ad113f5639f118e180184020d6b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ad113f5639f118e180184020d6bba2"/>
                    <pic:cNvPicPr>
                      <a:picLocks noChangeAspect="1"/>
                    </pic:cNvPicPr>
                  </pic:nvPicPr>
                  <pic:blipFill>
                    <a:blip r:embed="rId22"/>
                    <a:stretch>
                      <a:fillRect/>
                    </a:stretch>
                  </pic:blipFill>
                  <pic:spPr>
                    <a:xfrm>
                      <a:off x="0" y="0"/>
                      <a:ext cx="6109970" cy="4580890"/>
                    </a:xfrm>
                    <a:prstGeom prst="rect">
                      <a:avLst/>
                    </a:prstGeom>
                  </pic:spPr>
                </pic:pic>
              </a:graphicData>
            </a:graphic>
          </wp:inline>
        </w:drawing>
      </w:r>
    </w:p>
    <w:p>
      <w:pPr>
        <w:ind w:firstLine="420" w:firstLineChars="200"/>
        <w:rPr>
          <w:rFonts w:hint="default" w:eastAsia="宋体"/>
          <w:sz w:val="21"/>
          <w:szCs w:val="21"/>
          <w:lang w:val="en-US" w:eastAsia="zh-CN"/>
        </w:rPr>
      </w:pPr>
    </w:p>
    <w:p>
      <w:pPr>
        <w:ind w:firstLine="643" w:firstLineChars="200"/>
        <w:rPr>
          <w:rFonts w:hint="default"/>
          <w:sz w:val="21"/>
          <w:szCs w:val="21"/>
          <w:lang w:val="en-US" w:eastAsia="zh-CN"/>
        </w:rPr>
      </w:pPr>
      <w:r>
        <w:rPr>
          <w:rStyle w:val="8"/>
          <w:rFonts w:hint="eastAsia"/>
          <w:lang w:val="en-US" w:eastAsia="zh-CN"/>
        </w:rPr>
        <w:t>总结</w:t>
      </w:r>
      <w:r>
        <w:rPr>
          <w:rFonts w:hint="eastAsia"/>
          <w:sz w:val="21"/>
          <w:szCs w:val="21"/>
          <w:lang w:val="en-US" w:eastAsia="zh-CN"/>
        </w:rPr>
        <w:t>：通过本次实验，加强了对链路层网络层相关概念和工作模式的理解，熟悉了各个协议的格式和其基本含义。在一些细碎知识点比如IP数据报的分片和重组方面也通过实践，加强了对这个过程的深入理解、然而本次实验也存在不足之处，比如在机房进行试验时没有做到效率最大化，且粗心大意忘记了一些数据的截图。希望今后的实验能够更加改善不足之处和保留做的好的方面，加强对知识</w:t>
      </w:r>
      <w:bookmarkStart w:id="0" w:name="_GoBack"/>
      <w:bookmarkEnd w:id="0"/>
      <w:r>
        <w:rPr>
          <w:rFonts w:hint="eastAsia"/>
          <w:sz w:val="21"/>
          <w:szCs w:val="21"/>
          <w:lang w:val="en-US" w:eastAsia="zh-CN"/>
        </w:rPr>
        <w:t>的掌握。</w:t>
      </w:r>
    </w:p>
    <w:sectPr>
      <w:footerReference r:id="rId4" w:type="first"/>
      <w:footerReference r:id="rId3" w:type="default"/>
      <w:pgSz w:w="11906" w:h="16838"/>
      <w:pgMar w:top="1134" w:right="1134" w:bottom="1134" w:left="1134"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left" w:pos="2700"/>
        <w:tab w:val="right" w:pos="7020"/>
        <w:tab w:val="clear" w:pos="4153"/>
        <w:tab w:val="clear" w:pos="8306"/>
      </w:tabs>
      <w:jc w:val="center"/>
      <w:rPr>
        <w:rFonts w:hint="eastAsia"/>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left" w:pos="2700"/>
        <w:tab w:val="right" w:pos="7020"/>
        <w:tab w:val="clear" w:pos="4153"/>
        <w:tab w:val="clear" w:pos="8306"/>
      </w:tabs>
      <w:jc w:val="center"/>
      <w:rPr>
        <w:rFonts w:hint="eastAsia"/>
        <w:sz w:val="21"/>
        <w:szCs w:val="21"/>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D91396"/>
    <w:multiLevelType w:val="singleLevel"/>
    <w:tmpl w:val="F7D91396"/>
    <w:lvl w:ilvl="0" w:tentative="0">
      <w:start w:val="1"/>
      <w:numFmt w:val="decimal"/>
      <w:suff w:val="nothing"/>
      <w:lvlText w:val="%1、"/>
      <w:lvlJc w:val="left"/>
    </w:lvl>
  </w:abstractNum>
  <w:abstractNum w:abstractNumId="1">
    <w:nsid w:val="00000003"/>
    <w:multiLevelType w:val="multilevel"/>
    <w:tmpl w:val="00000003"/>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
    <w:nsid w:val="0000000E"/>
    <w:multiLevelType w:val="multilevel"/>
    <w:tmpl w:val="0000000E"/>
    <w:lvl w:ilvl="0" w:tentative="0">
      <w:start w:val="1"/>
      <w:numFmt w:val="decimal"/>
      <w:lvlText w:val="%1、"/>
      <w:lvlJc w:val="left"/>
      <w:pPr>
        <w:tabs>
          <w:tab w:val="left" w:pos="1260"/>
        </w:tabs>
        <w:ind w:left="1620" w:hanging="360"/>
      </w:pPr>
      <w:rPr>
        <w:rFonts w:hint="default"/>
      </w:rPr>
    </w:lvl>
    <w:lvl w:ilvl="1" w:tentative="0">
      <w:start w:val="1"/>
      <w:numFmt w:val="lowerLetter"/>
      <w:lvlText w:val="%2)"/>
      <w:lvlJc w:val="left"/>
      <w:pPr>
        <w:tabs>
          <w:tab w:val="left" w:pos="1260"/>
        </w:tabs>
        <w:ind w:left="2100" w:hanging="420"/>
      </w:pPr>
    </w:lvl>
    <w:lvl w:ilvl="2" w:tentative="0">
      <w:start w:val="1"/>
      <w:numFmt w:val="lowerRoman"/>
      <w:lvlText w:val="%3."/>
      <w:lvlJc w:val="right"/>
      <w:pPr>
        <w:tabs>
          <w:tab w:val="left" w:pos="1260"/>
        </w:tabs>
        <w:ind w:left="2520" w:hanging="420"/>
      </w:pPr>
    </w:lvl>
    <w:lvl w:ilvl="3" w:tentative="0">
      <w:start w:val="1"/>
      <w:numFmt w:val="decimal"/>
      <w:lvlText w:val="%4."/>
      <w:lvlJc w:val="left"/>
      <w:pPr>
        <w:tabs>
          <w:tab w:val="left" w:pos="1260"/>
        </w:tabs>
        <w:ind w:left="2940" w:hanging="420"/>
      </w:pPr>
    </w:lvl>
    <w:lvl w:ilvl="4" w:tentative="0">
      <w:start w:val="1"/>
      <w:numFmt w:val="lowerLetter"/>
      <w:lvlText w:val="%5)"/>
      <w:lvlJc w:val="left"/>
      <w:pPr>
        <w:tabs>
          <w:tab w:val="left" w:pos="1260"/>
        </w:tabs>
        <w:ind w:left="3360" w:hanging="420"/>
      </w:pPr>
    </w:lvl>
    <w:lvl w:ilvl="5" w:tentative="0">
      <w:start w:val="1"/>
      <w:numFmt w:val="lowerRoman"/>
      <w:lvlText w:val="%6."/>
      <w:lvlJc w:val="right"/>
      <w:pPr>
        <w:tabs>
          <w:tab w:val="left" w:pos="1260"/>
        </w:tabs>
        <w:ind w:left="3780" w:hanging="420"/>
      </w:pPr>
    </w:lvl>
    <w:lvl w:ilvl="6" w:tentative="0">
      <w:start w:val="1"/>
      <w:numFmt w:val="decimal"/>
      <w:lvlText w:val="%7."/>
      <w:lvlJc w:val="left"/>
      <w:pPr>
        <w:tabs>
          <w:tab w:val="left" w:pos="1260"/>
        </w:tabs>
        <w:ind w:left="4200" w:hanging="420"/>
      </w:pPr>
    </w:lvl>
    <w:lvl w:ilvl="7" w:tentative="0">
      <w:start w:val="1"/>
      <w:numFmt w:val="lowerLetter"/>
      <w:lvlText w:val="%8)"/>
      <w:lvlJc w:val="left"/>
      <w:pPr>
        <w:tabs>
          <w:tab w:val="left" w:pos="1260"/>
        </w:tabs>
        <w:ind w:left="4620" w:hanging="420"/>
      </w:pPr>
    </w:lvl>
    <w:lvl w:ilvl="8" w:tentative="0">
      <w:start w:val="1"/>
      <w:numFmt w:val="lowerRoman"/>
      <w:lvlText w:val="%9."/>
      <w:lvlJc w:val="right"/>
      <w:pPr>
        <w:tabs>
          <w:tab w:val="left" w:pos="1260"/>
        </w:tabs>
        <w:ind w:left="5040" w:hanging="420"/>
      </w:pPr>
    </w:lvl>
  </w:abstractNum>
  <w:abstractNum w:abstractNumId="3">
    <w:nsid w:val="00000013"/>
    <w:multiLevelType w:val="multilevel"/>
    <w:tmpl w:val="00000013"/>
    <w:lvl w:ilvl="0" w:tentative="0">
      <w:start w:val="1"/>
      <w:numFmt w:val="decimal"/>
      <w:lvlText w:val="%1、"/>
      <w:lvlJc w:val="left"/>
      <w:pPr>
        <w:tabs>
          <w:tab w:val="left" w:pos="1620"/>
        </w:tabs>
        <w:ind w:left="1620" w:hanging="360"/>
      </w:pPr>
      <w:rPr>
        <w:rFonts w:hint="default" w:ascii="宋体" w:hAnsi="宋体" w:cs="宋体"/>
        <w:b w:val="0"/>
        <w:sz w:val="24"/>
      </w:r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4">
    <w:nsid w:val="0000001E"/>
    <w:multiLevelType w:val="singleLevel"/>
    <w:tmpl w:val="0000001E"/>
    <w:lvl w:ilvl="0" w:tentative="0">
      <w:start w:val="5"/>
      <w:numFmt w:val="decimal"/>
      <w:suff w:val="nothing"/>
      <w:lvlText w:val="%1、"/>
      <w:lvlJc w:val="left"/>
      <w:pPr>
        <w:ind w:left="1260"/>
      </w:pPr>
    </w:lvl>
  </w:abstractNum>
  <w:abstractNum w:abstractNumId="5">
    <w:nsid w:val="00000022"/>
    <w:multiLevelType w:val="multilevel"/>
    <w:tmpl w:val="00000022"/>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6">
    <w:nsid w:val="00000028"/>
    <w:multiLevelType w:val="multilevel"/>
    <w:tmpl w:val="00000028"/>
    <w:lvl w:ilvl="0" w:tentative="0">
      <w:start w:val="1"/>
      <w:numFmt w:val="decimal"/>
      <w:lvlText w:val="%1、"/>
      <w:lvlJc w:val="left"/>
      <w:pPr>
        <w:tabs>
          <w:tab w:val="left" w:pos="1620"/>
        </w:tabs>
        <w:ind w:left="1620" w:hanging="360"/>
      </w:pPr>
      <w:rPr>
        <w:rFonts w:hint="default" w:ascii="宋体" w:hAnsi="宋体" w:cs="宋体"/>
        <w:b w:val="0"/>
        <w:sz w:val="24"/>
      </w:r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7">
    <w:nsid w:val="336EA005"/>
    <w:multiLevelType w:val="singleLevel"/>
    <w:tmpl w:val="336EA005"/>
    <w:lvl w:ilvl="0" w:tentative="0">
      <w:start w:val="1"/>
      <w:numFmt w:val="chineseCounting"/>
      <w:suff w:val="nothing"/>
      <w:lvlText w:val="%1、"/>
      <w:lvlJc w:val="left"/>
      <w:pPr>
        <w:ind w:left="1"/>
      </w:pPr>
      <w:rPr>
        <w:rFonts w:hint="eastAsia"/>
      </w:rPr>
    </w:lvl>
  </w:abstractNum>
  <w:num w:numId="1">
    <w:abstractNumId w:val="7"/>
  </w:num>
  <w:num w:numId="2">
    <w:abstractNumId w:val="2"/>
  </w:num>
  <w:num w:numId="3">
    <w:abstractNumId w:val="6"/>
  </w:num>
  <w:num w:numId="4">
    <w:abstractNumId w:val="3"/>
  </w:num>
  <w:num w:numId="5">
    <w:abstractNumId w:val="5"/>
  </w:num>
  <w:num w:numId="6">
    <w:abstractNumId w:val="1"/>
  </w:num>
  <w:num w:numId="7">
    <w:abstractNumId w:val="4"/>
  </w:num>
  <w:num w:numId="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C SYSTEM">
    <w15:presenceInfo w15:providerId="None" w15:userId="MC SYST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5CE1EAE"/>
    <w:rsid w:val="5B826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8"/>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qFormat/>
    <w:uiPriority w:val="99"/>
    <w:pPr>
      <w:tabs>
        <w:tab w:val="center" w:pos="4153"/>
        <w:tab w:val="right" w:pos="8306"/>
      </w:tabs>
      <w:snapToGrid w:val="0"/>
      <w:jc w:val="left"/>
    </w:pPr>
    <w:rPr>
      <w:sz w:val="18"/>
      <w:szCs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customStyle="1" w:styleId="8">
    <w:name w:val="标题 2 Char"/>
    <w:link w:val="2"/>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2021-11-15T13:04:00Z</dcterms:created>
  <dc:creator>18169</dc:creator>
  <cp:lastModifiedBy>18169</cp:lastModifiedBy>
  <dcterms:modified xsi:type="dcterms:W3CDTF">2021-11-15T17:33:23Z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3220F4C9E23249FA8CE8B6994E0F62EA</vt:lpwstr>
  </property>
</Properties>
</file>