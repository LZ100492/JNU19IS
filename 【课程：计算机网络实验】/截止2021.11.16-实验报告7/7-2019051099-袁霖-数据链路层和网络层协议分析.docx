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楷体_GB2312"/>
          <w:b/>
          <w:sz w:val="44"/>
          <w:szCs w:val="44"/>
        </w:rPr>
      </w:pPr>
      <w:r>
        <w:rPr>
          <w:rFonts w:eastAsia="楷体_GB2312"/>
          <w:b/>
          <w:sz w:val="44"/>
          <w:szCs w:val="44"/>
        </w:rPr>
        <w:t>暨南大学本科实验报告专用纸</w:t>
      </w:r>
    </w:p>
    <w:p>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hint="eastAsia" w:eastAsia="楷体_GB2312"/>
          <w:sz w:val="28"/>
          <w:szCs w:val="28"/>
          <w:u w:val="single"/>
          <w:lang w:val="en-US" w:eastAsia="zh-CN"/>
        </w:rPr>
        <w:t>计算机网络实验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p>
    <w:p>
      <w:pPr>
        <w:spacing w:line="420" w:lineRule="exact"/>
        <w:jc w:val="lef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hint="eastAsia" w:eastAsia="楷体_GB2312"/>
          <w:sz w:val="28"/>
          <w:szCs w:val="28"/>
          <w:u w:val="single"/>
          <w:lang w:val="en-US" w:eastAsia="zh-CN"/>
        </w:rPr>
        <w:t>数据链路层和网络层协议分析</w:t>
      </w:r>
      <w:r>
        <w:rPr>
          <w:rFonts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hint="eastAsia" w:eastAsia="楷体_GB2312"/>
          <w:sz w:val="28"/>
          <w:szCs w:val="28"/>
          <w:u w:val="single"/>
          <w:lang w:val="en-US" w:eastAsia="zh-CN"/>
        </w:rPr>
        <w:t>潘冰</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hint="eastAsia" w:eastAsia="楷体_GB2312"/>
          <w:sz w:val="28"/>
          <w:szCs w:val="28"/>
          <w:u w:val="single"/>
          <w:lang w:val="en-US" w:eastAsia="zh-CN"/>
        </w:rPr>
        <w:t>7</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hint="eastAsia" w:eastAsia="楷体_GB2312"/>
          <w:sz w:val="28"/>
          <w:szCs w:val="28"/>
          <w:u w:val="single"/>
          <w:lang w:val="en-US" w:eastAsia="zh-CN"/>
        </w:rPr>
        <w:t>验证</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r>
        <w:rPr>
          <w:rFonts w:hint="eastAsia" w:eastAsia="楷体_GB2312"/>
          <w:sz w:val="28"/>
          <w:szCs w:val="28"/>
          <w:u w:val="single"/>
          <w:lang w:val="en-US" w:eastAsia="zh-CN"/>
        </w:rPr>
        <w:t>计算机网络实验室</w:t>
      </w:r>
      <w:r>
        <w:rPr>
          <w:rFonts w:eastAsia="楷体_GB2312"/>
          <w:sz w:val="28"/>
          <w:szCs w:val="28"/>
          <w:u w:val="single"/>
        </w:rPr>
        <w:t xml:space="preserve"> </w:t>
      </w:r>
    </w:p>
    <w:p>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hint="eastAsia" w:eastAsia="楷体_GB2312"/>
          <w:sz w:val="28"/>
          <w:szCs w:val="28"/>
          <w:u w:val="single"/>
          <w:lang w:val="en-US" w:eastAsia="zh-CN"/>
        </w:rPr>
        <w:t>袁霖</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hint="eastAsia" w:eastAsia="楷体_GB2312"/>
          <w:sz w:val="28"/>
          <w:szCs w:val="28"/>
          <w:u w:val="single"/>
          <w:lang w:val="en-US" w:eastAsia="zh-CN"/>
        </w:rPr>
        <w:t>2019051099</w:t>
      </w:r>
      <w:r>
        <w:rPr>
          <w:rFonts w:eastAsia="楷体_GB2312"/>
          <w:sz w:val="28"/>
          <w:szCs w:val="28"/>
          <w:u w:val="single"/>
        </w:rPr>
        <w:t xml:space="preserve">                            </w:t>
      </w:r>
    </w:p>
    <w:p>
      <w:pPr>
        <w:numPr>
          <w:ins w:id="0" w:author="MC SYSTEM" w:date="2006-06-11T14:06:00Z"/>
        </w:num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hint="eastAsia" w:eastAsia="楷体_GB2312"/>
          <w:sz w:val="28"/>
          <w:szCs w:val="28"/>
          <w:u w:val="single"/>
          <w:lang w:val="en-US" w:eastAsia="zh-CN"/>
        </w:rPr>
        <w:t xml:space="preserve">智能科学与工程   </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hint="eastAsia" w:eastAsia="楷体_GB2312"/>
          <w:sz w:val="28"/>
          <w:szCs w:val="28"/>
          <w:u w:val="single"/>
          <w:lang w:val="en-US" w:eastAsia="zh-CN"/>
        </w:rPr>
        <w:t xml:space="preserve">  </w:t>
      </w:r>
      <w:r>
        <w:rPr>
          <w:rFonts w:eastAsia="楷体_GB2312"/>
          <w:sz w:val="28"/>
          <w:szCs w:val="28"/>
          <w:u w:val="single"/>
        </w:rPr>
        <w:t xml:space="preserve"> </w:t>
      </w:r>
      <w:r>
        <w:rPr>
          <w:rFonts w:hint="eastAsia" w:eastAsia="楷体_GB2312"/>
          <w:sz w:val="28"/>
          <w:szCs w:val="28"/>
          <w:u w:val="single"/>
          <w:lang w:val="en-US" w:eastAsia="zh-CN"/>
        </w:rPr>
        <w:t>信息安全</w:t>
      </w:r>
      <w:r>
        <w:rPr>
          <w:rFonts w:eastAsia="楷体_GB2312"/>
          <w:sz w:val="28"/>
          <w:szCs w:val="28"/>
          <w:u w:val="single"/>
        </w:rPr>
        <w:t xml:space="preserve">                 </w:t>
      </w:r>
      <w:r>
        <w:rPr>
          <w:rFonts w:eastAsia="楷体_GB2312"/>
          <w:sz w:val="28"/>
          <w:szCs w:val="28"/>
        </w:rPr>
        <w:t xml:space="preserve">  </w:t>
      </w:r>
    </w:p>
    <w:p>
      <w:pPr>
        <w:spacing w:line="420" w:lineRule="exact"/>
        <w:rPr>
          <w:rFonts w:eastAsia="楷体_GB2312"/>
          <w:sz w:val="28"/>
          <w:szCs w:val="28"/>
        </w:rPr>
      </w:pPr>
      <w:r>
        <w:rPr>
          <w:rFonts w:eastAsia="楷体_GB2312"/>
          <w:sz w:val="28"/>
          <w:szCs w:val="28"/>
        </w:rPr>
        <w:t>实验时间</w:t>
      </w:r>
      <w:r>
        <w:rPr>
          <w:rFonts w:eastAsia="楷体_GB2312"/>
          <w:sz w:val="28"/>
          <w:szCs w:val="28"/>
          <w:u w:val="single"/>
        </w:rPr>
        <w:t xml:space="preserve">  </w:t>
      </w:r>
      <w:r>
        <w:rPr>
          <w:rFonts w:hint="eastAsia" w:eastAsia="楷体_GB2312"/>
          <w:sz w:val="28"/>
          <w:szCs w:val="28"/>
          <w:u w:val="single"/>
          <w:lang w:val="en-US" w:eastAsia="zh-CN"/>
        </w:rPr>
        <w:t>2021</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Pr>
          <w:rFonts w:hint="eastAsia" w:eastAsia="楷体_GB2312"/>
          <w:sz w:val="28"/>
          <w:szCs w:val="28"/>
          <w:u w:val="single"/>
          <w:lang w:val="en-US" w:eastAsia="zh-CN"/>
        </w:rPr>
        <w:t>11</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lang w:val="en-US" w:eastAsia="zh-CN"/>
        </w:rPr>
        <w:t>2</w:t>
      </w:r>
      <w:r>
        <w:rPr>
          <w:rFonts w:eastAsia="楷体_GB2312"/>
          <w:sz w:val="28"/>
          <w:szCs w:val="28"/>
          <w:u w:val="single"/>
        </w:rPr>
        <w:t xml:space="preserve"> </w:t>
      </w:r>
      <w:r>
        <w:rPr>
          <w:rFonts w:eastAsia="楷体_GB2312"/>
          <w:sz w:val="28"/>
          <w:szCs w:val="28"/>
        </w:rPr>
        <w:t xml:space="preserve">日 </w:t>
      </w:r>
      <w:r>
        <w:rPr>
          <w:rFonts w:eastAsia="楷体_GB2312"/>
          <w:sz w:val="28"/>
          <w:szCs w:val="28"/>
          <w:u w:val="single"/>
        </w:rPr>
        <w:t xml:space="preserve"> </w:t>
      </w:r>
      <w:r>
        <w:rPr>
          <w:rFonts w:hint="eastAsia" w:eastAsia="楷体_GB2312"/>
          <w:sz w:val="28"/>
          <w:szCs w:val="28"/>
          <w:u w:val="single"/>
          <w:lang w:val="en-US" w:eastAsia="zh-CN"/>
        </w:rPr>
        <w:t>上</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hint="eastAsia" w:eastAsia="楷体_GB2312"/>
          <w:sz w:val="28"/>
          <w:szCs w:val="28"/>
          <w:u w:val="single"/>
          <w:lang w:val="en-US" w:eastAsia="zh-CN"/>
        </w:rPr>
        <w:t>11</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hint="eastAsia" w:eastAsia="楷体_GB2312"/>
          <w:sz w:val="28"/>
          <w:szCs w:val="28"/>
          <w:u w:val="single"/>
          <w:lang w:val="en-US" w:eastAsia="zh-CN"/>
        </w:rPr>
        <w:t>6</w:t>
      </w:r>
      <w:r>
        <w:rPr>
          <w:rFonts w:eastAsia="楷体_GB2312"/>
          <w:sz w:val="28"/>
          <w:szCs w:val="28"/>
          <w:u w:val="single"/>
        </w:rPr>
        <w:t xml:space="preserve"> </w:t>
      </w:r>
      <w:r>
        <w:rPr>
          <w:rFonts w:eastAsia="楷体_GB2312"/>
          <w:sz w:val="28"/>
          <w:szCs w:val="28"/>
        </w:rPr>
        <w:t xml:space="preserve">日 </w:t>
      </w:r>
      <w:r>
        <w:rPr>
          <w:rFonts w:eastAsia="楷体_GB2312"/>
          <w:sz w:val="28"/>
          <w:szCs w:val="28"/>
          <w:u w:val="single"/>
        </w:rPr>
        <w:t xml:space="preserve"> </w:t>
      </w:r>
      <w:r>
        <w:rPr>
          <w:rFonts w:hint="eastAsia" w:eastAsia="楷体_GB2312"/>
          <w:sz w:val="28"/>
          <w:szCs w:val="28"/>
          <w:u w:val="single"/>
          <w:lang w:val="en-US" w:eastAsia="zh-CN"/>
        </w:rPr>
        <w:t>下</w:t>
      </w:r>
      <w:r>
        <w:rPr>
          <w:rFonts w:eastAsia="楷体_GB2312"/>
          <w:sz w:val="28"/>
          <w:szCs w:val="28"/>
          <w:u w:val="single"/>
        </w:rPr>
        <w:t xml:space="preserve"> </w:t>
      </w:r>
      <w:r>
        <w:rPr>
          <w:rFonts w:eastAsia="楷体_GB2312"/>
          <w:sz w:val="28"/>
          <w:szCs w:val="28"/>
        </w:rPr>
        <w:t>午</w:t>
      </w:r>
    </w:p>
    <w:p>
      <w:pPr>
        <w:spacing w:line="420" w:lineRule="exact"/>
        <w:rPr>
          <w:rFonts w:eastAsia="楷体_GB2312"/>
          <w:sz w:val="28"/>
          <w:szCs w:val="28"/>
        </w:rPr>
      </w:pPr>
    </w:p>
    <w:p>
      <w:pPr>
        <w:numPr>
          <w:ilvl w:val="0"/>
          <w:numId w:val="1"/>
        </w:numPr>
        <w:spacing w:line="360" w:lineRule="auto"/>
        <w:rPr>
          <w:rFonts w:hint="eastAsia"/>
          <w:b/>
          <w:sz w:val="28"/>
          <w:szCs w:val="28"/>
        </w:rPr>
      </w:pPr>
      <w:r>
        <w:rPr>
          <w:rFonts w:hint="eastAsia"/>
          <w:b/>
          <w:sz w:val="28"/>
          <w:szCs w:val="28"/>
        </w:rPr>
        <w:t>实验目的</w:t>
      </w:r>
    </w:p>
    <w:p>
      <w:pPr>
        <w:numPr>
          <w:ilvl w:val="0"/>
          <w:numId w:val="2"/>
        </w:numPr>
        <w:ind w:left="780" w:leftChars="0"/>
        <w:rPr>
          <w:rFonts w:hint="eastAsia"/>
          <w:sz w:val="21"/>
          <w:szCs w:val="21"/>
        </w:rPr>
      </w:pPr>
      <w:r>
        <w:rPr>
          <w:rFonts w:hint="eastAsia"/>
          <w:sz w:val="21"/>
          <w:szCs w:val="21"/>
        </w:rPr>
        <w:t>理解链路层、网络层主要协议格式，以及协议的工作原理</w:t>
      </w:r>
    </w:p>
    <w:p>
      <w:pPr>
        <w:numPr>
          <w:ilvl w:val="0"/>
          <w:numId w:val="2"/>
        </w:numPr>
        <w:ind w:left="780" w:leftChars="0"/>
        <w:rPr>
          <w:rFonts w:hint="eastAsia"/>
          <w:sz w:val="21"/>
          <w:szCs w:val="21"/>
        </w:rPr>
      </w:pPr>
      <w:r>
        <w:rPr>
          <w:rFonts w:hint="eastAsia"/>
          <w:sz w:val="21"/>
          <w:szCs w:val="21"/>
        </w:rPr>
        <w:t>理解网关和子网掩码概念</w:t>
      </w:r>
    </w:p>
    <w:p>
      <w:pPr>
        <w:numPr>
          <w:ilvl w:val="0"/>
          <w:numId w:val="2"/>
        </w:numPr>
        <w:ind w:left="780" w:leftChars="0"/>
        <w:rPr>
          <w:rFonts w:hint="eastAsia"/>
          <w:sz w:val="21"/>
          <w:szCs w:val="21"/>
        </w:rPr>
      </w:pPr>
      <w:r>
        <w:rPr>
          <w:rFonts w:hint="eastAsia"/>
          <w:sz w:val="21"/>
          <w:szCs w:val="21"/>
        </w:rPr>
        <w:t>学会利用网络嗅探器（如</w:t>
      </w:r>
      <w:r>
        <w:rPr>
          <w:b/>
          <w:bCs/>
          <w:sz w:val="21"/>
          <w:szCs w:val="21"/>
        </w:rPr>
        <w:t>Wireshark</w:t>
      </w:r>
      <w:r>
        <w:rPr>
          <w:rFonts w:hint="eastAsia"/>
          <w:sz w:val="21"/>
          <w:szCs w:val="21"/>
        </w:rPr>
        <w:t>）分析协议格式和协议的工作过程</w:t>
      </w:r>
    </w:p>
    <w:p>
      <w:pPr>
        <w:numPr>
          <w:ilvl w:val="0"/>
          <w:numId w:val="2"/>
        </w:numPr>
        <w:ind w:left="780" w:leftChars="0"/>
        <w:rPr>
          <w:rFonts w:hint="eastAsia"/>
          <w:szCs w:val="21"/>
        </w:rPr>
      </w:pPr>
      <w:r>
        <w:rPr>
          <w:rFonts w:hint="eastAsia"/>
          <w:sz w:val="21"/>
          <w:szCs w:val="21"/>
        </w:rPr>
        <w:t>学会使用ping、tracert、arp等命令</w:t>
      </w:r>
      <w:r>
        <w:rPr>
          <w:rFonts w:hint="eastAsia"/>
          <w:sz w:val="21"/>
          <w:szCs w:val="21"/>
          <w:lang w:eastAsia="zh-CN"/>
        </w:rPr>
        <w:t>并使用嗅探器分析其工作过程</w:t>
      </w:r>
      <w:r>
        <w:rPr>
          <w:rFonts w:hint="eastAsia"/>
          <w:sz w:val="21"/>
          <w:szCs w:val="21"/>
        </w:rPr>
        <w:t>。</w:t>
      </w:r>
    </w:p>
    <w:p>
      <w:pPr>
        <w:numPr>
          <w:ilvl w:val="0"/>
          <w:numId w:val="0"/>
        </w:numPr>
        <w:ind w:left="420" w:leftChars="0"/>
        <w:rPr>
          <w:rFonts w:hint="eastAsia"/>
          <w:szCs w:val="21"/>
        </w:rPr>
      </w:pPr>
    </w:p>
    <w:p>
      <w:pPr>
        <w:numPr>
          <w:ilvl w:val="0"/>
          <w:numId w:val="1"/>
        </w:numPr>
        <w:spacing w:line="360" w:lineRule="auto"/>
        <w:rPr>
          <w:rFonts w:hint="eastAsia"/>
          <w:b/>
          <w:sz w:val="28"/>
          <w:szCs w:val="28"/>
        </w:rPr>
      </w:pPr>
      <w:r>
        <w:rPr>
          <w:rFonts w:hint="eastAsia"/>
          <w:b/>
          <w:sz w:val="28"/>
          <w:szCs w:val="28"/>
        </w:rPr>
        <w:t>实验内容</w:t>
      </w:r>
    </w:p>
    <w:p>
      <w:pPr>
        <w:numPr>
          <w:ilvl w:val="0"/>
          <w:numId w:val="3"/>
        </w:numPr>
        <w:tabs>
          <w:tab w:val="left" w:pos="360"/>
          <w:tab w:val="clear" w:pos="780"/>
        </w:tabs>
        <w:ind w:left="780" w:leftChars="0"/>
        <w:rPr>
          <w:rFonts w:hint="eastAsia"/>
          <w:sz w:val="21"/>
          <w:szCs w:val="21"/>
        </w:rPr>
      </w:pPr>
      <w:r>
        <w:rPr>
          <w:rFonts w:hint="eastAsia"/>
          <w:sz w:val="21"/>
          <w:szCs w:val="21"/>
        </w:rPr>
        <w:t>用嗅探器捕获数据包。</w:t>
      </w:r>
    </w:p>
    <w:p>
      <w:pPr>
        <w:numPr>
          <w:ilvl w:val="0"/>
          <w:numId w:val="3"/>
        </w:numPr>
        <w:tabs>
          <w:tab w:val="left" w:pos="360"/>
          <w:tab w:val="clear" w:pos="780"/>
        </w:tabs>
        <w:ind w:left="780" w:leftChars="0"/>
        <w:rPr>
          <w:rFonts w:hint="eastAsia"/>
          <w:sz w:val="21"/>
          <w:szCs w:val="21"/>
        </w:rPr>
      </w:pPr>
      <w:r>
        <w:rPr>
          <w:rFonts w:hint="eastAsia"/>
          <w:sz w:val="21"/>
          <w:szCs w:val="21"/>
        </w:rPr>
        <w:t>分析以太网帧、ARP协议、IP协议、ICMP协议格式</w:t>
      </w:r>
    </w:p>
    <w:p>
      <w:pPr>
        <w:numPr>
          <w:ilvl w:val="0"/>
          <w:numId w:val="3"/>
        </w:numPr>
        <w:tabs>
          <w:tab w:val="left" w:pos="360"/>
          <w:tab w:val="clear" w:pos="780"/>
        </w:tabs>
        <w:ind w:left="780" w:leftChars="0"/>
        <w:rPr>
          <w:rFonts w:hint="eastAsia"/>
          <w:b/>
          <w:bCs/>
          <w:sz w:val="21"/>
          <w:szCs w:val="21"/>
        </w:rPr>
      </w:pPr>
      <w:r>
        <w:rPr>
          <w:rFonts w:hint="eastAsia"/>
          <w:sz w:val="21"/>
          <w:szCs w:val="21"/>
        </w:rPr>
        <w:t>分析PING</w:t>
      </w:r>
      <w:r>
        <w:rPr>
          <w:rFonts w:hint="eastAsia"/>
          <w:sz w:val="21"/>
          <w:szCs w:val="21"/>
          <w:lang w:eastAsia="zh-CN"/>
        </w:rPr>
        <w:t>、</w:t>
      </w:r>
      <w:r>
        <w:rPr>
          <w:rFonts w:hint="eastAsia"/>
          <w:sz w:val="21"/>
          <w:szCs w:val="21"/>
        </w:rPr>
        <w:t>TRACERT</w:t>
      </w:r>
      <w:r>
        <w:rPr>
          <w:rFonts w:hint="eastAsia"/>
          <w:sz w:val="21"/>
          <w:szCs w:val="21"/>
          <w:lang w:eastAsia="zh-CN"/>
        </w:rPr>
        <w:t>、</w:t>
      </w:r>
      <w:r>
        <w:rPr>
          <w:rFonts w:hint="eastAsia"/>
          <w:sz w:val="21"/>
          <w:szCs w:val="21"/>
          <w:lang w:val="en-US" w:eastAsia="zh-CN"/>
        </w:rPr>
        <w:t>ARP</w:t>
      </w:r>
      <w:r>
        <w:rPr>
          <w:rFonts w:hint="eastAsia"/>
          <w:sz w:val="21"/>
          <w:szCs w:val="21"/>
        </w:rPr>
        <w:t>命令的工作过程</w:t>
      </w:r>
    </w:p>
    <w:p>
      <w:pPr>
        <w:numPr>
          <w:ilvl w:val="0"/>
          <w:numId w:val="3"/>
        </w:numPr>
        <w:tabs>
          <w:tab w:val="left" w:pos="360"/>
          <w:tab w:val="clear" w:pos="780"/>
        </w:tabs>
        <w:ind w:left="780" w:leftChars="0"/>
        <w:rPr>
          <w:rFonts w:hint="eastAsia"/>
          <w:b/>
          <w:bCs/>
          <w:sz w:val="21"/>
          <w:szCs w:val="21"/>
        </w:rPr>
      </w:pPr>
      <w:r>
        <w:rPr>
          <w:rFonts w:hint="eastAsia"/>
          <w:sz w:val="21"/>
          <w:szCs w:val="21"/>
          <w:lang w:eastAsia="zh-CN"/>
        </w:rPr>
        <w:t>通过修改主机的网关为指定默认网关、本机</w:t>
      </w:r>
      <w:r>
        <w:rPr>
          <w:rFonts w:hint="eastAsia"/>
          <w:sz w:val="21"/>
          <w:szCs w:val="21"/>
          <w:lang w:val="en-US" w:eastAsia="zh-CN"/>
        </w:rPr>
        <w:t>IP地址或不设置网关，观察ping的结果，用嗅探器捕获数据包并分析。</w:t>
      </w:r>
    </w:p>
    <w:p>
      <w:pPr>
        <w:numPr>
          <w:ilvl w:val="0"/>
          <w:numId w:val="0"/>
        </w:numPr>
        <w:tabs>
          <w:tab w:val="left" w:pos="360"/>
        </w:tabs>
        <w:ind w:left="420" w:leftChars="0"/>
        <w:rPr>
          <w:rFonts w:hint="eastAsia"/>
          <w:b/>
          <w:bCs/>
          <w:sz w:val="21"/>
          <w:szCs w:val="21"/>
        </w:rPr>
      </w:pPr>
    </w:p>
    <w:p>
      <w:pPr>
        <w:numPr>
          <w:ilvl w:val="0"/>
          <w:numId w:val="1"/>
        </w:numPr>
        <w:spacing w:line="360" w:lineRule="auto"/>
        <w:rPr>
          <w:rFonts w:hint="eastAsia"/>
          <w:b/>
          <w:sz w:val="28"/>
          <w:szCs w:val="28"/>
        </w:rPr>
      </w:pPr>
      <w:r>
        <w:rPr>
          <w:rFonts w:hint="eastAsia"/>
          <w:b/>
          <w:sz w:val="28"/>
          <w:szCs w:val="28"/>
        </w:rPr>
        <w:t>实验步骤</w:t>
      </w:r>
      <w:r>
        <w:rPr>
          <w:rFonts w:hint="eastAsia"/>
          <w:b/>
          <w:sz w:val="28"/>
          <w:szCs w:val="28"/>
          <w:lang w:eastAsia="zh-CN"/>
        </w:rPr>
        <w:t>（</w:t>
      </w:r>
      <w:r>
        <w:rPr>
          <w:rFonts w:hint="eastAsia"/>
          <w:b/>
          <w:sz w:val="28"/>
          <w:szCs w:val="28"/>
          <w:lang w:val="en-US" w:eastAsia="zh-CN"/>
        </w:rPr>
        <w:t>过程、结果截图</w:t>
      </w:r>
      <w:r>
        <w:rPr>
          <w:rFonts w:hint="eastAsia"/>
          <w:b/>
          <w:sz w:val="28"/>
          <w:szCs w:val="28"/>
          <w:lang w:eastAsia="zh-CN"/>
        </w:rPr>
        <w:t>）</w:t>
      </w:r>
    </w:p>
    <w:p>
      <w:pPr>
        <w:numPr>
          <w:ilvl w:val="0"/>
          <w:numId w:val="4"/>
        </w:numPr>
        <w:spacing w:line="360" w:lineRule="auto"/>
        <w:ind w:left="0" w:leftChars="0" w:firstLine="420" w:firstLineChars="0"/>
        <w:rPr>
          <w:b/>
          <w:bCs/>
          <w:color w:val="000000"/>
          <w:sz w:val="21"/>
          <w:szCs w:val="21"/>
        </w:rPr>
      </w:pPr>
      <w:r>
        <w:rPr>
          <w:rFonts w:hint="eastAsia"/>
          <w:b/>
          <w:bCs/>
          <w:color w:val="000000"/>
          <w:sz w:val="21"/>
          <w:szCs w:val="21"/>
          <w:lang w:val="en-US" w:eastAsia="zh-CN"/>
        </w:rPr>
        <w:t>以太网协议分析：从主机A上向主机B发PING检测报文，捕获以太数据帧，记录并分析MAC帧各字段的含义</w:t>
      </w:r>
    </w:p>
    <w:p>
      <w:pPr>
        <w:numPr>
          <w:ilvl w:val="0"/>
          <w:numId w:val="0"/>
        </w:numPr>
        <w:spacing w:line="360" w:lineRule="auto"/>
        <w:jc w:val="center"/>
      </w:pPr>
      <w:r>
        <w:drawing>
          <wp:inline distT="0" distB="0" distL="114300" distR="114300">
            <wp:extent cx="2825115" cy="1113790"/>
            <wp:effectExtent l="0" t="0" r="6985" b="3810"/>
            <wp:docPr id="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
                    <pic:cNvPicPr>
                      <a:picLocks noChangeAspect="1"/>
                    </pic:cNvPicPr>
                  </pic:nvPicPr>
                  <pic:blipFill>
                    <a:blip r:embed="rId4"/>
                    <a:stretch>
                      <a:fillRect/>
                    </a:stretch>
                  </pic:blipFill>
                  <pic:spPr>
                    <a:xfrm>
                      <a:off x="0" y="0"/>
                      <a:ext cx="2825115" cy="1113790"/>
                    </a:xfrm>
                    <a:prstGeom prst="rect">
                      <a:avLst/>
                    </a:prstGeom>
                    <a:noFill/>
                    <a:ln>
                      <a:noFill/>
                    </a:ln>
                  </pic:spPr>
                </pic:pic>
              </a:graphicData>
            </a:graphic>
          </wp:inline>
        </w:drawing>
      </w:r>
    </w:p>
    <w:p>
      <w:pPr>
        <w:numPr>
          <w:ilvl w:val="0"/>
          <w:numId w:val="0"/>
        </w:numPr>
        <w:spacing w:line="360" w:lineRule="auto"/>
        <w:ind w:firstLine="420" w:firstLineChars="0"/>
        <w:jc w:val="left"/>
        <w:rPr>
          <w:rFonts w:hint="default" w:eastAsia="宋体"/>
          <w:lang w:val="en-US" w:eastAsia="zh-CN"/>
        </w:rPr>
      </w:pPr>
      <w:r>
        <w:rPr>
          <w:rFonts w:hint="eastAsia"/>
          <w:lang w:val="en-US" w:eastAsia="zh-CN"/>
        </w:rPr>
        <w:t>以下为捕获到的以太数据帧：</w:t>
      </w:r>
    </w:p>
    <w:p>
      <w:pPr>
        <w:numPr>
          <w:ilvl w:val="0"/>
          <w:numId w:val="0"/>
        </w:numPr>
        <w:spacing w:line="360" w:lineRule="auto"/>
        <w:jc w:val="center"/>
      </w:pPr>
      <w:r>
        <w:drawing>
          <wp:inline distT="0" distB="0" distL="114300" distR="114300">
            <wp:extent cx="5269865" cy="2277110"/>
            <wp:effectExtent l="0" t="0" r="635" b="8890"/>
            <wp:docPr id="3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5"/>
                    <pic:cNvPicPr>
                      <a:picLocks noChangeAspect="1"/>
                    </pic:cNvPicPr>
                  </pic:nvPicPr>
                  <pic:blipFill>
                    <a:blip r:embed="rId5"/>
                    <a:stretch>
                      <a:fillRect/>
                    </a:stretch>
                  </pic:blipFill>
                  <pic:spPr>
                    <a:xfrm>
                      <a:off x="0" y="0"/>
                      <a:ext cx="5269865" cy="2277110"/>
                    </a:xfrm>
                    <a:prstGeom prst="rect">
                      <a:avLst/>
                    </a:prstGeom>
                    <a:noFill/>
                    <a:ln>
                      <a:noFill/>
                    </a:ln>
                  </pic:spPr>
                </pic:pic>
              </a:graphicData>
            </a:graphic>
          </wp:inline>
        </w:drawing>
      </w:r>
    </w:p>
    <w:p>
      <w:pPr>
        <w:numPr>
          <w:ilvl w:val="0"/>
          <w:numId w:val="0"/>
        </w:numPr>
        <w:spacing w:line="360" w:lineRule="auto"/>
        <w:jc w:val="center"/>
        <w:rPr>
          <w:rFonts w:ascii="宋体" w:hAnsi="宋体" w:cs="宋体"/>
          <w:kern w:val="0"/>
          <w:sz w:val="21"/>
          <w:szCs w:val="21"/>
        </w:rPr>
      </w:pPr>
      <w:r>
        <w:rPr>
          <w:rFonts w:ascii="宋体" w:hAnsi="宋体" w:cs="宋体"/>
          <w:kern w:val="0"/>
          <w:sz w:val="21"/>
          <w:szCs w:val="21"/>
        </w:rPr>
        <w:fldChar w:fldCharType="begin"/>
      </w:r>
      <w:r>
        <w:rPr>
          <w:rFonts w:ascii="宋体" w:hAnsi="宋体" w:cs="宋体"/>
          <w:kern w:val="0"/>
          <w:sz w:val="21"/>
          <w:szCs w:val="21"/>
        </w:rPr>
        <w:instrText xml:space="preserve"> INCLUDEPICTURE "http://hiphotos.baidu.com/369109971/pic/item/502a664472e3655a510ffe28.jpg" \* MERGEFORMATINET </w:instrText>
      </w:r>
      <w:r>
        <w:rPr>
          <w:rFonts w:ascii="宋体" w:hAnsi="宋体" w:cs="宋体"/>
          <w:kern w:val="0"/>
          <w:sz w:val="21"/>
          <w:szCs w:val="21"/>
        </w:rPr>
        <w:fldChar w:fldCharType="separate"/>
      </w:r>
      <w:r>
        <w:rPr>
          <w:rFonts w:ascii="宋体" w:hAnsi="宋体" w:cs="宋体"/>
          <w:kern w:val="0"/>
          <w:sz w:val="21"/>
          <w:szCs w:val="21"/>
        </w:rPr>
        <w:drawing>
          <wp:inline distT="0" distB="0" distL="114300" distR="114300">
            <wp:extent cx="4944110" cy="1704340"/>
            <wp:effectExtent l="0" t="0" r="8890" b="10160"/>
            <wp:docPr id="317" name="图片 3" descr="502a664472e3655a510ff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 descr="502a664472e3655a510ffe28"/>
                    <pic:cNvPicPr>
                      <a:picLocks noChangeAspect="1"/>
                    </pic:cNvPicPr>
                  </pic:nvPicPr>
                  <pic:blipFill>
                    <a:blip r:embed="rId6"/>
                    <a:srcRect b="12439"/>
                    <a:stretch>
                      <a:fillRect/>
                    </a:stretch>
                  </pic:blipFill>
                  <pic:spPr>
                    <a:xfrm>
                      <a:off x="0" y="0"/>
                      <a:ext cx="4944110" cy="1704340"/>
                    </a:xfrm>
                    <a:prstGeom prst="rect">
                      <a:avLst/>
                    </a:prstGeom>
                    <a:noFill/>
                    <a:ln>
                      <a:noFill/>
                    </a:ln>
                  </pic:spPr>
                </pic:pic>
              </a:graphicData>
            </a:graphic>
          </wp:inline>
        </w:drawing>
      </w:r>
      <w:r>
        <w:rPr>
          <w:rFonts w:ascii="宋体" w:hAnsi="宋体" w:cs="宋体"/>
          <w:kern w:val="0"/>
          <w:sz w:val="21"/>
          <w:szCs w:val="21"/>
        </w:rPr>
        <w:fldChar w:fldCharType="end"/>
      </w:r>
    </w:p>
    <w:p>
      <w:pPr>
        <w:numPr>
          <w:ilvl w:val="0"/>
          <w:numId w:val="0"/>
        </w:numPr>
        <w:spacing w:line="360" w:lineRule="auto"/>
        <w:jc w:val="center"/>
      </w:pPr>
      <w:r>
        <w:drawing>
          <wp:inline distT="0" distB="0" distL="114300" distR="114300">
            <wp:extent cx="5269230" cy="621665"/>
            <wp:effectExtent l="0" t="0" r="1270" b="63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7"/>
                    <a:stretch>
                      <a:fillRect/>
                    </a:stretch>
                  </pic:blipFill>
                  <pic:spPr>
                    <a:xfrm>
                      <a:off x="0" y="0"/>
                      <a:ext cx="5269230" cy="621665"/>
                    </a:xfrm>
                    <a:prstGeom prst="rect">
                      <a:avLst/>
                    </a:prstGeom>
                    <a:noFill/>
                    <a:ln>
                      <a:noFill/>
                    </a:ln>
                  </pic:spPr>
                </pic:pic>
              </a:graphicData>
            </a:graphic>
          </wp:inline>
        </w:drawing>
      </w:r>
    </w:p>
    <w:p>
      <w:pPr>
        <w:numPr>
          <w:ilvl w:val="0"/>
          <w:numId w:val="0"/>
        </w:numPr>
        <w:spacing w:line="360" w:lineRule="auto"/>
        <w:ind w:firstLine="420" w:firstLineChars="0"/>
        <w:jc w:val="left"/>
        <w:rPr>
          <w:rFonts w:hint="default" w:eastAsia="宋体"/>
          <w:lang w:val="en-US" w:eastAsia="zh-CN"/>
        </w:rPr>
      </w:pPr>
      <w:r>
        <w:rPr>
          <w:rFonts w:hint="eastAsia"/>
          <w:lang w:val="en-US" w:eastAsia="zh-CN"/>
        </w:rPr>
        <w:t>由上图所示：红色分割线左边是以太网的首部部分，右边是以太网的ARP字段，其中的红色分割线与橙色分割线之间时ARP首部部分。</w:t>
      </w:r>
    </w:p>
    <w:p>
      <w:pPr>
        <w:numPr>
          <w:ilvl w:val="0"/>
          <w:numId w:val="0"/>
        </w:numPr>
        <w:spacing w:line="360" w:lineRule="auto"/>
        <w:ind w:firstLine="420" w:firstLineChars="0"/>
        <w:jc w:val="left"/>
        <w:rPr>
          <w:rFonts w:hint="default" w:ascii="宋体" w:hAnsi="宋体" w:cs="宋体"/>
          <w:kern w:val="0"/>
          <w:sz w:val="21"/>
          <w:szCs w:val="21"/>
          <w:lang w:val="en-US" w:eastAsia="zh-CN"/>
        </w:rPr>
      </w:pPr>
      <w:r>
        <w:rPr>
          <w:rFonts w:hint="eastAsia" w:ascii="宋体" w:hAnsi="宋体" w:cs="宋体"/>
          <w:kern w:val="0"/>
          <w:sz w:val="21"/>
          <w:szCs w:val="21"/>
          <w:lang w:val="en-US" w:eastAsia="zh-CN"/>
        </w:rPr>
        <w:t>对应着上图的ARP协议格式，可以得到MAC帧各字段的含义：</w:t>
      </w:r>
    </w:p>
    <w:p>
      <w:pPr>
        <w:numPr>
          <w:ilvl w:val="0"/>
          <w:numId w:val="0"/>
        </w:numPr>
        <w:spacing w:line="360" w:lineRule="auto"/>
        <w:jc w:val="both"/>
      </w:pPr>
      <w:r>
        <w:drawing>
          <wp:inline distT="0" distB="0" distL="114300" distR="114300">
            <wp:extent cx="5329555" cy="214630"/>
            <wp:effectExtent l="0" t="0" r="444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5329555" cy="214630"/>
                    </a:xfrm>
                    <a:prstGeom prst="rect">
                      <a:avLst/>
                    </a:prstGeom>
                    <a:noFill/>
                    <a:ln>
                      <a:noFill/>
                    </a:ln>
                  </pic:spPr>
                </pic:pic>
              </a:graphicData>
            </a:graphic>
          </wp:inline>
        </w:drawing>
      </w:r>
    </w:p>
    <w:p>
      <w:pPr>
        <w:numPr>
          <w:ilvl w:val="0"/>
          <w:numId w:val="0"/>
        </w:numPr>
        <w:spacing w:line="360" w:lineRule="auto"/>
        <w:jc w:val="left"/>
        <w:rPr>
          <w:rFonts w:hint="eastAsia" w:ascii="宋体" w:hAnsi="宋体" w:cs="宋体"/>
          <w:b/>
          <w:bCs/>
          <w:color w:val="FF0000"/>
          <w:kern w:val="0"/>
          <w:sz w:val="16"/>
          <w:szCs w:val="16"/>
          <w:lang w:val="en-US" w:eastAsia="zh-CN"/>
        </w:rPr>
      </w:pPr>
      <w:r>
        <w:rPr>
          <w:rFonts w:hint="eastAsia"/>
          <w:lang w:val="en-US" w:eastAsia="zh-CN"/>
        </w:rPr>
        <w:t xml:space="preserve">            </w:t>
      </w:r>
      <w:r>
        <w:rPr>
          <w:rFonts w:hint="eastAsia" w:ascii="宋体" w:hAnsi="宋体" w:cs="宋体"/>
          <w:b/>
          <w:bCs/>
          <w:color w:val="FF0000"/>
          <w:kern w:val="0"/>
          <w:sz w:val="16"/>
          <w:szCs w:val="16"/>
          <w:lang w:val="en-US" w:eastAsia="zh-CN"/>
        </w:rPr>
        <w:t>以太网目的地址（MAC地址）      以太网源地址（MAC地址）     帧类型（ARP） 硬件类型（Ethernet(1)）</w:t>
      </w:r>
    </w:p>
    <w:p>
      <w:pPr>
        <w:numPr>
          <w:ilvl w:val="0"/>
          <w:numId w:val="0"/>
        </w:numPr>
        <w:spacing w:line="360" w:lineRule="auto"/>
        <w:jc w:val="center"/>
      </w:pPr>
      <w:r>
        <w:drawing>
          <wp:inline distT="0" distB="0" distL="114300" distR="114300">
            <wp:extent cx="5269230" cy="200660"/>
            <wp:effectExtent l="0" t="0" r="127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269230" cy="200660"/>
                    </a:xfrm>
                    <a:prstGeom prst="rect">
                      <a:avLst/>
                    </a:prstGeom>
                    <a:noFill/>
                    <a:ln>
                      <a:noFill/>
                    </a:ln>
                  </pic:spPr>
                </pic:pic>
              </a:graphicData>
            </a:graphic>
          </wp:inline>
        </w:drawing>
      </w:r>
    </w:p>
    <w:p>
      <w:pPr>
        <w:numPr>
          <w:ilvl w:val="0"/>
          <w:numId w:val="0"/>
        </w:numPr>
        <w:spacing w:line="360" w:lineRule="auto"/>
        <w:ind w:firstLine="320"/>
        <w:jc w:val="left"/>
        <w:rPr>
          <w:rFonts w:hint="eastAsia"/>
          <w:b/>
          <w:bCs/>
          <w:color w:val="FF0000"/>
          <w:sz w:val="16"/>
          <w:szCs w:val="16"/>
          <w:lang w:val="en-US" w:eastAsia="zh-CN"/>
        </w:rPr>
      </w:pPr>
      <w:r>
        <w:rPr>
          <w:rFonts w:hint="eastAsia"/>
          <w:b/>
          <w:bCs/>
          <w:color w:val="FF0000"/>
          <w:sz w:val="16"/>
          <w:szCs w:val="16"/>
          <w:lang w:val="en-US" w:eastAsia="zh-CN"/>
        </w:rPr>
        <w:t xml:space="preserve">协议类型（IPv4）硬件地址长度 协议地址长度 操作码 发送方MAC地址             发送方IP地址     </w:t>
      </w:r>
    </w:p>
    <w:p>
      <w:pPr>
        <w:numPr>
          <w:ilvl w:val="0"/>
          <w:numId w:val="0"/>
        </w:numPr>
        <w:spacing w:line="360" w:lineRule="auto"/>
        <w:ind w:firstLine="320"/>
        <w:jc w:val="center"/>
      </w:pPr>
      <w:r>
        <w:drawing>
          <wp:inline distT="0" distB="0" distL="114300" distR="114300">
            <wp:extent cx="3943350" cy="266700"/>
            <wp:effectExtent l="0" t="0" r="635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0"/>
                    <a:stretch>
                      <a:fillRect/>
                    </a:stretch>
                  </pic:blipFill>
                  <pic:spPr>
                    <a:xfrm>
                      <a:off x="0" y="0"/>
                      <a:ext cx="3943350" cy="266700"/>
                    </a:xfrm>
                    <a:prstGeom prst="rect">
                      <a:avLst/>
                    </a:prstGeom>
                    <a:noFill/>
                    <a:ln>
                      <a:noFill/>
                    </a:ln>
                  </pic:spPr>
                </pic:pic>
              </a:graphicData>
            </a:graphic>
          </wp:inline>
        </w:drawing>
      </w:r>
    </w:p>
    <w:p>
      <w:pPr>
        <w:numPr>
          <w:ilvl w:val="0"/>
          <w:numId w:val="0"/>
        </w:numPr>
        <w:spacing w:line="360" w:lineRule="auto"/>
        <w:ind w:firstLine="320"/>
        <w:jc w:val="left"/>
        <w:rPr>
          <w:rFonts w:hint="eastAsia"/>
          <w:b/>
          <w:bCs/>
          <w:color w:val="FF0000"/>
          <w:sz w:val="16"/>
          <w:szCs w:val="16"/>
          <w:lang w:val="en-US" w:eastAsia="zh-CN"/>
        </w:rPr>
      </w:pPr>
      <w:r>
        <w:rPr>
          <w:rFonts w:hint="eastAsia"/>
          <w:b/>
          <w:bCs/>
          <w:color w:val="FF0000"/>
          <w:sz w:val="16"/>
          <w:szCs w:val="16"/>
          <w:lang w:val="en-US" w:eastAsia="zh-CN"/>
        </w:rPr>
        <w:t xml:space="preserve">                            目标MAC地址                        目标IP地址</w:t>
      </w:r>
    </w:p>
    <w:p>
      <w:pPr>
        <w:numPr>
          <w:ilvl w:val="0"/>
          <w:numId w:val="0"/>
        </w:numPr>
        <w:spacing w:line="360" w:lineRule="auto"/>
        <w:ind w:firstLine="320"/>
        <w:jc w:val="center"/>
      </w:pPr>
      <w:r>
        <w:drawing>
          <wp:inline distT="0" distB="0" distL="114300" distR="114300">
            <wp:extent cx="5269865" cy="280035"/>
            <wp:effectExtent l="0" t="0" r="635" b="1206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1"/>
                    <a:stretch>
                      <a:fillRect/>
                    </a:stretch>
                  </pic:blipFill>
                  <pic:spPr>
                    <a:xfrm>
                      <a:off x="0" y="0"/>
                      <a:ext cx="5269865" cy="280035"/>
                    </a:xfrm>
                    <a:prstGeom prst="rect">
                      <a:avLst/>
                    </a:prstGeom>
                    <a:noFill/>
                    <a:ln>
                      <a:noFill/>
                    </a:ln>
                  </pic:spPr>
                </pic:pic>
              </a:graphicData>
            </a:graphic>
          </wp:inline>
        </w:drawing>
      </w:r>
    </w:p>
    <w:p>
      <w:pPr>
        <w:numPr>
          <w:ilvl w:val="0"/>
          <w:numId w:val="0"/>
        </w:numPr>
        <w:spacing w:line="360" w:lineRule="auto"/>
        <w:ind w:firstLine="737" w:firstLineChars="0"/>
        <w:jc w:val="left"/>
        <w:rPr>
          <w:rFonts w:hint="eastAsia"/>
          <w:lang w:val="en-US" w:eastAsia="zh-CN"/>
        </w:rPr>
      </w:pPr>
      <w:r>
        <w:rPr>
          <w:rFonts w:hint="eastAsia"/>
          <w:lang w:val="en-US" w:eastAsia="zh-CN"/>
        </w:rPr>
        <w:t>在以太网目的地址及源地址中均有以上两个bit位。</w:t>
      </w:r>
    </w:p>
    <w:p>
      <w:pPr>
        <w:numPr>
          <w:ilvl w:val="0"/>
          <w:numId w:val="0"/>
        </w:numPr>
        <w:spacing w:line="360" w:lineRule="auto"/>
        <w:ind w:firstLine="737" w:firstLineChars="0"/>
        <w:jc w:val="left"/>
        <w:rPr>
          <w:rFonts w:hint="eastAsia"/>
          <w:lang w:val="en-US" w:eastAsia="zh-CN"/>
        </w:rPr>
      </w:pPr>
      <w:r>
        <w:rPr>
          <w:rFonts w:hint="eastAsia"/>
          <w:lang w:val="en-US" w:eastAsia="zh-CN"/>
        </w:rPr>
        <w:t>其中，LG bit对应着MAC地址的第7位，它为0表示的是全局管理地址且不可以重复，而为1表示的是管理上统治本地的地址，用于区别于其他设备。</w:t>
      </w:r>
    </w:p>
    <w:p>
      <w:pPr>
        <w:numPr>
          <w:ilvl w:val="0"/>
          <w:numId w:val="0"/>
        </w:numPr>
        <w:spacing w:line="360" w:lineRule="auto"/>
        <w:ind w:firstLine="737" w:firstLineChars="0"/>
        <w:jc w:val="left"/>
        <w:rPr>
          <w:rFonts w:hint="eastAsia"/>
          <w:lang w:val="en-US" w:eastAsia="zh-CN"/>
        </w:rPr>
      </w:pPr>
      <w:r>
        <w:rPr>
          <w:rFonts w:hint="eastAsia"/>
          <w:lang w:val="en-US" w:eastAsia="zh-CN"/>
        </w:rPr>
        <w:t>而IG bit对应着MAC地址的第8位，它用于区分单播、组播、广播地址。当它为0时，代表一个实际设备的MAC地址，当值为1时，表示它是一个组播或广播地址。可以看到，这条ARP请求报文是单播的，它是利用单播轮询的方式来保证主机的IP--MAC映射的有效性。</w:t>
      </w:r>
    </w:p>
    <w:p>
      <w:pPr>
        <w:numPr>
          <w:ilvl w:val="0"/>
          <w:numId w:val="0"/>
        </w:numPr>
        <w:spacing w:line="360" w:lineRule="auto"/>
        <w:ind w:firstLine="737" w:firstLineChars="0"/>
        <w:jc w:val="left"/>
        <w:rPr>
          <w:rFonts w:hint="default"/>
          <w:color w:val="FF0000"/>
          <w:lang w:val="en-US" w:eastAsia="zh-CN"/>
        </w:rPr>
      </w:pPr>
      <w:r>
        <w:rPr>
          <w:rFonts w:hint="eastAsia"/>
          <w:lang w:val="en-US" w:eastAsia="zh-CN"/>
        </w:rPr>
        <w:t>帧类型字段是用来标志上一层使用的是什么协议。</w:t>
      </w:r>
    </w:p>
    <w:p>
      <w:pPr>
        <w:numPr>
          <w:ilvl w:val="0"/>
          <w:numId w:val="4"/>
        </w:numPr>
        <w:spacing w:line="360" w:lineRule="auto"/>
        <w:ind w:left="0" w:leftChars="0" w:firstLine="420" w:firstLineChars="0"/>
        <w:rPr>
          <w:rFonts w:hint="default"/>
          <w:b/>
          <w:bCs/>
          <w:color w:val="000000"/>
          <w:sz w:val="21"/>
          <w:szCs w:val="21"/>
          <w:lang w:val="en-US" w:eastAsia="zh-CN"/>
        </w:rPr>
      </w:pPr>
      <w:r>
        <w:rPr>
          <w:rFonts w:hint="eastAsia"/>
          <w:b/>
          <w:bCs/>
          <w:color w:val="000000"/>
          <w:sz w:val="21"/>
          <w:szCs w:val="21"/>
          <w:lang w:val="en-US" w:eastAsia="zh-CN"/>
        </w:rPr>
        <w:t>ARP协议分析</w:t>
      </w:r>
    </w:p>
    <w:p>
      <w:pPr>
        <w:widowControl w:val="0"/>
        <w:numPr>
          <w:ilvl w:val="0"/>
          <w:numId w:val="0"/>
        </w:numPr>
        <w:spacing w:line="360" w:lineRule="auto"/>
        <w:ind w:firstLine="420" w:firstLineChars="0"/>
        <w:jc w:val="both"/>
        <w:rPr>
          <w:rFonts w:hint="eastAsia"/>
          <w:b w:val="0"/>
          <w:bCs w:val="0"/>
          <w:color w:val="000000"/>
          <w:sz w:val="21"/>
          <w:szCs w:val="21"/>
          <w:lang w:val="en-US" w:eastAsia="zh-CN"/>
        </w:rPr>
      </w:pPr>
      <w:r>
        <w:rPr>
          <w:rFonts w:hint="eastAsia"/>
          <w:b w:val="0"/>
          <w:bCs w:val="0"/>
          <w:color w:val="000000"/>
          <w:sz w:val="21"/>
          <w:szCs w:val="21"/>
          <w:lang w:val="en-US" w:eastAsia="zh-CN"/>
        </w:rPr>
        <w:t>①进入DOS窗口，用arp – a 查看本机上的ARP表的情况，然后用 arp –d  B 删除B的记录（如果有的话）（需要以管理员的身份运行）</w:t>
      </w:r>
    </w:p>
    <w:p>
      <w:pPr>
        <w:widowControl w:val="0"/>
        <w:numPr>
          <w:ilvl w:val="0"/>
          <w:numId w:val="0"/>
        </w:numPr>
        <w:spacing w:line="360" w:lineRule="auto"/>
        <w:jc w:val="center"/>
      </w:pPr>
      <w:r>
        <w:rPr>
          <w:sz w:val="21"/>
        </w:rPr>
        <mc:AlternateContent>
          <mc:Choice Requires="wps">
            <w:drawing>
              <wp:anchor distT="0" distB="0" distL="114300" distR="114300" simplePos="0" relativeHeight="251659264" behindDoc="0" locked="0" layoutInCell="1" allowOverlap="1">
                <wp:simplePos x="0" y="0"/>
                <wp:positionH relativeFrom="column">
                  <wp:posOffset>1002665</wp:posOffset>
                </wp:positionH>
                <wp:positionV relativeFrom="paragraph">
                  <wp:posOffset>1772285</wp:posOffset>
                </wp:positionV>
                <wp:extent cx="3127375" cy="151130"/>
                <wp:effectExtent l="6350" t="6350" r="15875" b="7620"/>
                <wp:wrapNone/>
                <wp:docPr id="19" name="矩形 19"/>
                <wp:cNvGraphicFramePr/>
                <a:graphic xmlns:a="http://schemas.openxmlformats.org/drawingml/2006/main">
                  <a:graphicData uri="http://schemas.microsoft.com/office/word/2010/wordprocessingShape">
                    <wps:wsp>
                      <wps:cNvSpPr/>
                      <wps:spPr>
                        <a:xfrm>
                          <a:off x="2145665" y="5658485"/>
                          <a:ext cx="3127375" cy="15113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8.95pt;margin-top:139.55pt;height:11.9pt;width:246.25pt;z-index:251659264;v-text-anchor:middle;mso-width-relative:page;mso-height-relative:page;" fillcolor="#000000" filled="t" stroked="t" coordsize="21600,21600" o:gfxdata="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dWSRJ2wAAAAsB&#10;AAAPAAAAAAAAAAEAIAAAACIAAABkcnMvZG93bnJldi54bWxQSwECFAAUAAAACACHTuJAiNZc9IoC&#10;AAAfBQAADgAAAAAAAAABACAAAAAqAQAAZHJzL2Uyb0RvYy54bWxQSwUGAAAAAAYABgBZAQAAJgYA&#10;AAAA&#10;">
                <v:fill on="t" opacity="0f" focussize="0,0"/>
                <v:stroke weight="1pt" color="#FF0000 [3204]" miterlimit="8" joinstyle="miter"/>
                <v:imagedata o:title=""/>
                <o:lock v:ext="edit" aspectratio="f"/>
              </v:rect>
            </w:pict>
          </mc:Fallback>
        </mc:AlternateContent>
      </w:r>
      <w:r>
        <w:drawing>
          <wp:inline distT="0" distB="0" distL="114300" distR="114300">
            <wp:extent cx="3422650" cy="2717800"/>
            <wp:effectExtent l="0" t="0" r="635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2"/>
                    <a:srcRect b="50691"/>
                    <a:stretch>
                      <a:fillRect/>
                    </a:stretch>
                  </pic:blipFill>
                  <pic:spPr>
                    <a:xfrm>
                      <a:off x="0" y="0"/>
                      <a:ext cx="3422650" cy="2717800"/>
                    </a:xfrm>
                    <a:prstGeom prst="rect">
                      <a:avLst/>
                    </a:prstGeom>
                    <a:solidFill>
                      <a:srgbClr val="000000">
                        <a:alpha val="0"/>
                      </a:srgbClr>
                    </a:solidFill>
                  </pic:spPr>
                </pic:pic>
              </a:graphicData>
            </a:graphic>
          </wp:inline>
        </w:drawing>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有主机B（IP地址为172.20.10.3）的记录，删除之。</w:t>
      </w:r>
    </w:p>
    <w:p>
      <w:pPr>
        <w:widowControl w:val="0"/>
        <w:numPr>
          <w:ilvl w:val="0"/>
          <w:numId w:val="0"/>
        </w:numPr>
        <w:spacing w:line="360" w:lineRule="auto"/>
        <w:jc w:val="center"/>
        <w:rPr>
          <w:rFonts w:hint="default"/>
          <w:lang w:val="en-US" w:eastAsia="zh-CN"/>
        </w:rPr>
      </w:pPr>
      <w:r>
        <w:drawing>
          <wp:inline distT="0" distB="0" distL="114300" distR="114300">
            <wp:extent cx="2489200" cy="184150"/>
            <wp:effectExtent l="0" t="0" r="0" b="635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3"/>
                    <a:stretch>
                      <a:fillRect/>
                    </a:stretch>
                  </pic:blipFill>
                  <pic:spPr>
                    <a:xfrm>
                      <a:off x="0" y="0"/>
                      <a:ext cx="2489200" cy="1841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b w:val="0"/>
          <w:bCs w:val="0"/>
          <w:color w:val="000000"/>
          <w:sz w:val="21"/>
          <w:szCs w:val="21"/>
          <w:lang w:val="en-US" w:eastAsia="zh-CN"/>
        </w:rPr>
      </w:pPr>
      <w:r>
        <w:rPr>
          <w:rFonts w:hint="eastAsia"/>
          <w:b w:val="0"/>
          <w:bCs w:val="0"/>
          <w:color w:val="000000"/>
          <w:sz w:val="21"/>
          <w:szCs w:val="21"/>
          <w:lang w:val="en-US" w:eastAsia="zh-CN"/>
        </w:rPr>
        <w:t>②运行Wireshark程序</w:t>
      </w:r>
    </w:p>
    <w:p>
      <w:pPr>
        <w:widowControl w:val="0"/>
        <w:numPr>
          <w:ilvl w:val="0"/>
          <w:numId w:val="0"/>
        </w:numPr>
        <w:spacing w:line="360" w:lineRule="auto"/>
        <w:ind w:firstLine="420" w:firstLineChars="0"/>
        <w:jc w:val="both"/>
        <w:rPr>
          <w:rFonts w:hint="eastAsia"/>
          <w:b w:val="0"/>
          <w:bCs w:val="0"/>
          <w:color w:val="000000"/>
          <w:sz w:val="21"/>
          <w:szCs w:val="21"/>
          <w:lang w:val="en-US" w:eastAsia="zh-CN"/>
        </w:rPr>
      </w:pPr>
      <w:r>
        <w:rPr>
          <w:rFonts w:hint="eastAsia"/>
          <w:b w:val="0"/>
          <w:bCs w:val="0"/>
          <w:color w:val="000000"/>
          <w:sz w:val="21"/>
          <w:szCs w:val="21"/>
          <w:lang w:val="en-US" w:eastAsia="zh-CN"/>
        </w:rPr>
        <w:t>③把网线断开1分钟，然后再联网，观察此时是否能捕获ARP报文，如果能，记录并分析各字段的含义</w:t>
      </w:r>
    </w:p>
    <w:p>
      <w:pPr>
        <w:widowControl w:val="0"/>
        <w:numPr>
          <w:ilvl w:val="0"/>
          <w:numId w:val="0"/>
        </w:numPr>
        <w:spacing w:line="360" w:lineRule="auto"/>
        <w:ind w:firstLine="420" w:firstLineChars="0"/>
        <w:jc w:val="both"/>
        <w:rPr>
          <w:rFonts w:hint="eastAsia"/>
          <w:b w:val="0"/>
          <w:bCs w:val="0"/>
          <w:color w:val="000000"/>
          <w:sz w:val="21"/>
          <w:szCs w:val="21"/>
          <w:lang w:val="en-US" w:eastAsia="zh-CN"/>
        </w:rPr>
      </w:pPr>
      <w:r>
        <w:rPr>
          <w:rFonts w:hint="eastAsia"/>
          <w:b w:val="0"/>
          <w:bCs w:val="0"/>
          <w:color w:val="000000"/>
          <w:sz w:val="21"/>
          <w:szCs w:val="21"/>
          <w:lang w:val="en-US" w:eastAsia="zh-CN"/>
        </w:rPr>
        <w:t>可以捕获到ARP报文，通过下图可以看出，捕获到了4种ARP报文，分别为ARP Probe，ARP Announcement，ARP request，ARP reply：</w:t>
      </w:r>
    </w:p>
    <w:p>
      <w:pPr>
        <w:widowControl w:val="0"/>
        <w:numPr>
          <w:ilvl w:val="0"/>
          <w:numId w:val="0"/>
        </w:numPr>
        <w:spacing w:line="360" w:lineRule="auto"/>
        <w:jc w:val="center"/>
      </w:pPr>
      <w:r>
        <w:drawing>
          <wp:inline distT="0" distB="0" distL="114300" distR="114300">
            <wp:extent cx="5271135" cy="2198370"/>
            <wp:effectExtent l="0" t="0" r="12065" b="1143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4"/>
                    <a:stretch>
                      <a:fillRect/>
                    </a:stretch>
                  </pic:blipFill>
                  <pic:spPr>
                    <a:xfrm>
                      <a:off x="0" y="0"/>
                      <a:ext cx="5271135" cy="2198370"/>
                    </a:xfrm>
                    <a:prstGeom prst="rect">
                      <a:avLst/>
                    </a:prstGeom>
                    <a:noFill/>
                    <a:ln>
                      <a:noFill/>
                    </a:ln>
                  </pic:spPr>
                </pic:pic>
              </a:graphicData>
            </a:graphic>
          </wp:inline>
        </w:drawing>
      </w:r>
    </w:p>
    <w:p>
      <w:pPr>
        <w:widowControl w:val="0"/>
        <w:numPr>
          <w:ilvl w:val="1"/>
          <w:numId w:val="4"/>
        </w:numPr>
        <w:spacing w:line="360" w:lineRule="auto"/>
        <w:ind w:left="840" w:leftChars="0" w:hanging="420" w:firstLineChars="0"/>
        <w:jc w:val="both"/>
        <w:rPr>
          <w:rFonts w:hint="default"/>
          <w:lang w:val="en-US" w:eastAsia="zh-CN"/>
        </w:rPr>
      </w:pPr>
      <w:r>
        <w:rPr>
          <w:rFonts w:hint="eastAsia"/>
          <w:lang w:val="en-US" w:eastAsia="zh-CN"/>
        </w:rPr>
        <w:t>ARP probe：用于检测IP地址冲突。</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Sender MAC address：源主机的MAC地址</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Sender IP addres：为0，这是为了避免对其它主机的ARP缓存造成污染。当其它主机已经使用了候选的IP地址时，就不会影响到它的正常通信。</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Target MAC address：由于不知道候选IP地址是否被利用，因此就更没有IP地址对应的MAC地址，故填充为0</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Target IP address：候选IP地址，当有主机利用该IP地址时，就可以发回一个应答报文</w:t>
      </w:r>
    </w:p>
    <w:p>
      <w:pPr>
        <w:widowControl w:val="0"/>
        <w:numPr>
          <w:ilvl w:val="0"/>
          <w:numId w:val="0"/>
        </w:numPr>
        <w:spacing w:line="360" w:lineRule="auto"/>
        <w:jc w:val="center"/>
      </w:pPr>
      <w:r>
        <w:drawing>
          <wp:inline distT="0" distB="0" distL="114300" distR="114300">
            <wp:extent cx="5271770" cy="2236470"/>
            <wp:effectExtent l="0" t="0" r="11430" b="1143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5"/>
                    <a:stretch>
                      <a:fillRect/>
                    </a:stretch>
                  </pic:blipFill>
                  <pic:spPr>
                    <a:xfrm>
                      <a:off x="0" y="0"/>
                      <a:ext cx="5271770" cy="2236470"/>
                    </a:xfrm>
                    <a:prstGeom prst="rect">
                      <a:avLst/>
                    </a:prstGeom>
                    <a:noFill/>
                    <a:ln>
                      <a:noFill/>
                    </a:ln>
                  </pic:spPr>
                </pic:pic>
              </a:graphicData>
            </a:graphic>
          </wp:inline>
        </w:drawing>
      </w:r>
    </w:p>
    <w:p>
      <w:pPr>
        <w:widowControl w:val="0"/>
        <w:numPr>
          <w:ilvl w:val="1"/>
          <w:numId w:val="4"/>
        </w:numPr>
        <w:spacing w:line="360" w:lineRule="auto"/>
        <w:ind w:left="840" w:leftChars="0" w:hanging="420" w:firstLineChars="0"/>
        <w:jc w:val="left"/>
        <w:rPr>
          <w:rFonts w:hint="default"/>
          <w:lang w:val="en-US" w:eastAsia="zh-CN"/>
        </w:rPr>
      </w:pPr>
      <w:r>
        <w:rPr>
          <w:rFonts w:hint="eastAsia"/>
          <w:lang w:val="en-US" w:eastAsia="zh-CN"/>
        </w:rPr>
        <w:t>ARP Announcement：用于告诉所有在同一个LAN（或VLAN）的主机，本机要使用候选的IP地址了。</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Sender MAC address：源主机的MAC地址</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Sender IP addres：候选IP地址</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Target MAC address：为0，让同一个LAN（或VLAN）的主机都更新ARP缓存，将候选IP地址映射到发送者的MAC地址</w:t>
      </w:r>
    </w:p>
    <w:p>
      <w:pPr>
        <w:widowControl w:val="0"/>
        <w:numPr>
          <w:ilvl w:val="2"/>
          <w:numId w:val="4"/>
        </w:numPr>
        <w:spacing w:line="360" w:lineRule="auto"/>
        <w:ind w:left="1260" w:leftChars="0" w:hanging="420" w:firstLineChars="0"/>
        <w:jc w:val="left"/>
        <w:rPr>
          <w:rFonts w:hint="default"/>
          <w:lang w:val="en-US" w:eastAsia="zh-CN"/>
        </w:rPr>
      </w:pPr>
      <w:r>
        <w:rPr>
          <w:rFonts w:hint="eastAsia"/>
          <w:lang w:val="en-US" w:eastAsia="zh-CN"/>
        </w:rPr>
        <w:t>Target IP address：候选IP地址</w:t>
      </w:r>
    </w:p>
    <w:p>
      <w:pPr>
        <w:widowControl w:val="0"/>
        <w:numPr>
          <w:ilvl w:val="0"/>
          <w:numId w:val="0"/>
        </w:numPr>
        <w:spacing w:line="360" w:lineRule="auto"/>
        <w:jc w:val="center"/>
      </w:pPr>
      <w:r>
        <w:drawing>
          <wp:inline distT="0" distB="0" distL="114300" distR="114300">
            <wp:extent cx="5272405" cy="2439670"/>
            <wp:effectExtent l="0" t="0" r="10795" b="1143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6"/>
                    <a:stretch>
                      <a:fillRect/>
                    </a:stretch>
                  </pic:blipFill>
                  <pic:spPr>
                    <a:xfrm>
                      <a:off x="0" y="0"/>
                      <a:ext cx="5272405" cy="2439670"/>
                    </a:xfrm>
                    <a:prstGeom prst="rect">
                      <a:avLst/>
                    </a:prstGeom>
                    <a:noFill/>
                    <a:ln>
                      <a:noFill/>
                    </a:ln>
                  </pic:spPr>
                </pic:pic>
              </a:graphicData>
            </a:graphic>
          </wp:inline>
        </w:drawing>
      </w:r>
    </w:p>
    <w:p>
      <w:pPr>
        <w:widowControl w:val="0"/>
        <w:numPr>
          <w:ilvl w:val="1"/>
          <w:numId w:val="4"/>
        </w:numPr>
        <w:spacing w:line="360" w:lineRule="auto"/>
        <w:ind w:left="840" w:leftChars="0" w:hanging="420" w:firstLineChars="0"/>
        <w:jc w:val="left"/>
        <w:rPr>
          <w:rFonts w:hint="default"/>
          <w:lang w:val="en-US" w:eastAsia="zh-CN"/>
        </w:rPr>
      </w:pPr>
      <w:r>
        <w:rPr>
          <w:rFonts w:hint="eastAsia"/>
          <w:lang w:val="en-US" w:eastAsia="zh-CN"/>
        </w:rPr>
        <w:t>ARP request：用于获取默认网关的MAC地址，并将源主机的IP地址与MAC地址告诉默认网关，用于更新默认网关的ARP缓存表</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Sender MAC address：源主机的MAC地址</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Sender IP addres：源主机的IP地址</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Target MAC address：为0，不知道默认网关的MAC地址，故填充为0</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Target IP address：默认网关的IP地址</w:t>
      </w:r>
    </w:p>
    <w:p>
      <w:pPr>
        <w:widowControl w:val="0"/>
        <w:numPr>
          <w:ilvl w:val="0"/>
          <w:numId w:val="0"/>
        </w:numPr>
        <w:spacing w:line="360" w:lineRule="auto"/>
        <w:jc w:val="center"/>
      </w:pPr>
      <w:r>
        <w:drawing>
          <wp:inline distT="0" distB="0" distL="114300" distR="114300">
            <wp:extent cx="5270500" cy="2049780"/>
            <wp:effectExtent l="0" t="0" r="0" b="762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7"/>
                    <a:stretch>
                      <a:fillRect/>
                    </a:stretch>
                  </pic:blipFill>
                  <pic:spPr>
                    <a:xfrm>
                      <a:off x="0" y="0"/>
                      <a:ext cx="5270500" cy="2049780"/>
                    </a:xfrm>
                    <a:prstGeom prst="rect">
                      <a:avLst/>
                    </a:prstGeom>
                    <a:noFill/>
                    <a:ln>
                      <a:noFill/>
                    </a:ln>
                  </pic:spPr>
                </pic:pic>
              </a:graphicData>
            </a:graphic>
          </wp:inline>
        </w:drawing>
      </w:r>
    </w:p>
    <w:p>
      <w:pPr>
        <w:widowControl w:val="0"/>
        <w:numPr>
          <w:ilvl w:val="1"/>
          <w:numId w:val="4"/>
        </w:numPr>
        <w:spacing w:line="360" w:lineRule="auto"/>
        <w:ind w:left="840" w:leftChars="0" w:hanging="420" w:firstLineChars="0"/>
        <w:jc w:val="left"/>
        <w:rPr>
          <w:rFonts w:hint="default"/>
          <w:lang w:val="en-US" w:eastAsia="zh-CN"/>
        </w:rPr>
      </w:pPr>
      <w:r>
        <w:rPr>
          <w:rFonts w:hint="eastAsia"/>
          <w:lang w:val="en-US" w:eastAsia="zh-CN"/>
        </w:rPr>
        <w:t>ARP reply：将默认网关的MAC地址返回给源主机，用于更新源主机的ARP缓存表</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Sender MAC address：默认网关的MAC地址</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Sender IP addres：默认网关的IP地址</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Target MAC address：源主机的MAC地址</w:t>
      </w:r>
    </w:p>
    <w:p>
      <w:pPr>
        <w:widowControl w:val="0"/>
        <w:numPr>
          <w:ilvl w:val="2"/>
          <w:numId w:val="4"/>
        </w:numPr>
        <w:spacing w:line="360" w:lineRule="auto"/>
        <w:ind w:left="1260" w:leftChars="0" w:hanging="420" w:firstLineChars="0"/>
        <w:jc w:val="both"/>
        <w:rPr>
          <w:rFonts w:hint="default"/>
          <w:lang w:val="en-US" w:eastAsia="zh-CN"/>
        </w:rPr>
      </w:pPr>
      <w:r>
        <w:rPr>
          <w:rFonts w:hint="eastAsia"/>
          <w:lang w:val="en-US" w:eastAsia="zh-CN"/>
        </w:rPr>
        <w:t>Target IP address：源主机的IP地址</w:t>
      </w:r>
    </w:p>
    <w:p>
      <w:pPr>
        <w:widowControl w:val="0"/>
        <w:numPr>
          <w:ilvl w:val="0"/>
          <w:numId w:val="0"/>
        </w:numPr>
        <w:spacing w:line="360" w:lineRule="auto"/>
        <w:jc w:val="center"/>
        <w:rPr>
          <w:rFonts w:hint="default"/>
          <w:lang w:val="en-US" w:eastAsia="zh-CN"/>
        </w:rPr>
      </w:pPr>
      <w:r>
        <w:drawing>
          <wp:inline distT="0" distB="0" distL="114300" distR="114300">
            <wp:extent cx="5268595" cy="1987550"/>
            <wp:effectExtent l="0" t="0" r="1905" b="635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8"/>
                    <a:stretch>
                      <a:fillRect/>
                    </a:stretch>
                  </pic:blipFill>
                  <pic:spPr>
                    <a:xfrm>
                      <a:off x="0" y="0"/>
                      <a:ext cx="5268595" cy="198755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b w:val="0"/>
          <w:bCs w:val="0"/>
          <w:color w:val="000000"/>
          <w:sz w:val="21"/>
          <w:szCs w:val="21"/>
          <w:lang w:val="en-US" w:eastAsia="zh-CN"/>
        </w:rPr>
      </w:pPr>
      <w:r>
        <w:rPr>
          <w:rFonts w:hint="eastAsia"/>
          <w:b w:val="0"/>
          <w:bCs w:val="0"/>
          <w:color w:val="000000"/>
          <w:sz w:val="21"/>
          <w:szCs w:val="21"/>
          <w:lang w:val="en-US" w:eastAsia="zh-CN"/>
        </w:rPr>
        <w:t>④从主机A上向主机B发PING检测报文，观察此时是否能捕获ARP报文，如果能，记录并分析各字段的含义</w:t>
      </w:r>
    </w:p>
    <w:p>
      <w:pPr>
        <w:widowControl w:val="0"/>
        <w:numPr>
          <w:ilvl w:val="0"/>
          <w:numId w:val="0"/>
        </w:numPr>
        <w:spacing w:line="360" w:lineRule="auto"/>
        <w:jc w:val="center"/>
      </w:pPr>
      <w:r>
        <w:drawing>
          <wp:inline distT="0" distB="0" distL="114300" distR="114300">
            <wp:extent cx="3556000" cy="1593850"/>
            <wp:effectExtent l="0" t="0" r="0" b="635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19"/>
                    <a:stretch>
                      <a:fillRect/>
                    </a:stretch>
                  </pic:blipFill>
                  <pic:spPr>
                    <a:xfrm>
                      <a:off x="0" y="0"/>
                      <a:ext cx="3556000" cy="1593850"/>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由下图可知，可以捕获ARP报文。可以看到，本主机（172.20.10.1）先向默认网关发送了ARP request报文，并收到了ARP reply。随后，目的主机（172.20.10.3）广播了一条ARP request报文，用于请求本主机的MAC地址，而本主机发送了一个ARP reply来回应。然后，本主机向目的主机发送了ARP request报文，目的主机又回应了一个ARP reply报文。</w:t>
      </w:r>
    </w:p>
    <w:p>
      <w:pPr>
        <w:widowControl w:val="0"/>
        <w:numPr>
          <w:ilvl w:val="0"/>
          <w:numId w:val="0"/>
        </w:numPr>
        <w:spacing w:line="360" w:lineRule="auto"/>
        <w:ind w:firstLine="420" w:firstLineChars="0"/>
        <w:jc w:val="left"/>
        <w:rPr>
          <w:rFonts w:hint="default"/>
          <w:lang w:val="en-US" w:eastAsia="zh-CN"/>
        </w:rPr>
      </w:pPr>
    </w:p>
    <w:p>
      <w:pPr>
        <w:widowControl w:val="0"/>
        <w:numPr>
          <w:ilvl w:val="0"/>
          <w:numId w:val="0"/>
        </w:numPr>
        <w:spacing w:line="360" w:lineRule="auto"/>
        <w:jc w:val="center"/>
      </w:pPr>
      <w:r>
        <w:drawing>
          <wp:inline distT="0" distB="0" distL="114300" distR="114300">
            <wp:extent cx="5267960" cy="1629410"/>
            <wp:effectExtent l="0" t="0" r="2540" b="889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0"/>
                    <a:stretch>
                      <a:fillRect/>
                    </a:stretch>
                  </pic:blipFill>
                  <pic:spPr>
                    <a:xfrm>
                      <a:off x="0" y="0"/>
                      <a:ext cx="5267960" cy="1629410"/>
                    </a:xfrm>
                    <a:prstGeom prst="rect">
                      <a:avLst/>
                    </a:prstGeom>
                    <a:noFill/>
                    <a:ln>
                      <a:noFill/>
                    </a:ln>
                  </pic:spPr>
                </pic:pic>
              </a:graphicData>
            </a:graphic>
          </wp:inline>
        </w:drawing>
      </w:r>
    </w:p>
    <w:p>
      <w:pPr>
        <w:widowControl w:val="0"/>
        <w:numPr>
          <w:ilvl w:val="0"/>
          <w:numId w:val="5"/>
        </w:numPr>
        <w:spacing w:line="360" w:lineRule="auto"/>
        <w:ind w:left="420" w:leftChars="0"/>
        <w:jc w:val="left"/>
        <w:rPr>
          <w:rFonts w:hint="default"/>
          <w:lang w:val="en-US" w:eastAsia="zh-CN"/>
        </w:rPr>
      </w:pPr>
      <w:r>
        <w:rPr>
          <w:rFonts w:hint="eastAsia"/>
          <w:lang w:val="en-US" w:eastAsia="zh-CN"/>
        </w:rPr>
        <w:t>对于第一对ARP请求与应答报文：本主机利用单播的方式向默认网关发送了一条ARP request，默认网关随后发送了一条单播的ARP reply。原因可能是这是ARP老化机制的一种，即单播轮询：每隔一段时间，本主机都需要向ARP缓存表中的其它主机发送单播请求，来询问其MAC地址与IP地址的映射关系是否还有效，这用于维护ARP缓存表的实时性。</w:t>
      </w:r>
    </w:p>
    <w:p>
      <w:pPr>
        <w:widowControl w:val="0"/>
        <w:numPr>
          <w:ilvl w:val="0"/>
          <w:numId w:val="0"/>
        </w:numPr>
        <w:spacing w:line="360" w:lineRule="auto"/>
        <w:jc w:val="center"/>
      </w:pPr>
      <w:r>
        <w:drawing>
          <wp:inline distT="0" distB="0" distL="114300" distR="114300">
            <wp:extent cx="5270500" cy="2019300"/>
            <wp:effectExtent l="0" t="0" r="0"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1"/>
                    <a:stretch>
                      <a:fillRect/>
                    </a:stretch>
                  </pic:blipFill>
                  <pic:spPr>
                    <a:xfrm>
                      <a:off x="0" y="0"/>
                      <a:ext cx="5270500" cy="2019300"/>
                    </a:xfrm>
                    <a:prstGeom prst="rect">
                      <a:avLst/>
                    </a:prstGeom>
                    <a:noFill/>
                    <a:ln>
                      <a:noFill/>
                    </a:ln>
                  </pic:spPr>
                </pic:pic>
              </a:graphicData>
            </a:graphic>
          </wp:inline>
        </w:drawing>
      </w:r>
    </w:p>
    <w:p>
      <w:pPr>
        <w:widowControl w:val="0"/>
        <w:numPr>
          <w:ilvl w:val="0"/>
          <w:numId w:val="0"/>
        </w:numPr>
        <w:spacing w:line="360" w:lineRule="auto"/>
        <w:jc w:val="center"/>
      </w:pPr>
      <w:r>
        <w:drawing>
          <wp:inline distT="0" distB="0" distL="114300" distR="114300">
            <wp:extent cx="5269230" cy="2077720"/>
            <wp:effectExtent l="0" t="0" r="1270" b="508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2"/>
                    <a:stretch>
                      <a:fillRect/>
                    </a:stretch>
                  </pic:blipFill>
                  <pic:spPr>
                    <a:xfrm>
                      <a:off x="0" y="0"/>
                      <a:ext cx="5269230" cy="2077720"/>
                    </a:xfrm>
                    <a:prstGeom prst="rect">
                      <a:avLst/>
                    </a:prstGeom>
                    <a:noFill/>
                    <a:ln>
                      <a:noFill/>
                    </a:ln>
                  </pic:spPr>
                </pic:pic>
              </a:graphicData>
            </a:graphic>
          </wp:inline>
        </w:drawing>
      </w:r>
    </w:p>
    <w:p>
      <w:pPr>
        <w:widowControl w:val="0"/>
        <w:numPr>
          <w:ilvl w:val="0"/>
          <w:numId w:val="5"/>
        </w:numPr>
        <w:spacing w:line="360" w:lineRule="auto"/>
        <w:ind w:left="0" w:leftChars="0" w:firstLine="0" w:firstLineChars="0"/>
        <w:jc w:val="left"/>
        <w:rPr>
          <w:rFonts w:hint="default"/>
          <w:lang w:val="en-US" w:eastAsia="zh-CN"/>
        </w:rPr>
      </w:pPr>
      <w:r>
        <w:rPr>
          <w:rFonts w:hint="eastAsia"/>
          <w:lang w:val="en-US" w:eastAsia="zh-CN"/>
        </w:rPr>
        <w:t>对于第二对ARP请求与应答报文，目的主机（172.20.10.3）利用广播的方式发送了一条ARP request报文，用于请求本主机（172.20.10.8）对应的MAC地址，而本主机利用单播的方式向目的主机发送了一条ARP reply报文。原因是目的主机不知道本主机的MAC地址，而当目的主机需要向本主机发送数据报时又需要用到MAC地址，因此需要通过广播的方式让同一局域网中的主机都收到这个ARP request报文，来保证本主机能收到并发回MAC地址，这同时也能让本主机更新自己的ARP缓存表。在进行完这一轮请求与应答后，双方都知道了对方的IP--MAC映射，并将它写入到ARP缓存表中。</w:t>
      </w:r>
    </w:p>
    <w:p>
      <w:pPr>
        <w:widowControl w:val="0"/>
        <w:numPr>
          <w:ilvl w:val="0"/>
          <w:numId w:val="0"/>
        </w:numPr>
        <w:spacing w:line="360" w:lineRule="auto"/>
        <w:ind w:leftChars="0" w:firstLine="420" w:firstLineChars="0"/>
        <w:jc w:val="left"/>
        <w:rPr>
          <w:rFonts w:hint="default"/>
          <w:lang w:val="en-US" w:eastAsia="zh-CN"/>
        </w:rPr>
      </w:pPr>
      <w:r>
        <w:rPr>
          <w:rFonts w:hint="eastAsia"/>
          <w:lang w:val="en-US" w:eastAsia="zh-CN"/>
        </w:rPr>
        <w:t>由于请求方不知道目的主机的MAC地址，因此Target MAC address填充0，当同一局域网主机的IP地址与Target IP address相同时，则会接收，否则就丢弃。</w:t>
      </w:r>
    </w:p>
    <w:p>
      <w:pPr>
        <w:widowControl w:val="0"/>
        <w:numPr>
          <w:ilvl w:val="0"/>
          <w:numId w:val="0"/>
        </w:numPr>
        <w:spacing w:line="360" w:lineRule="auto"/>
        <w:ind w:leftChars="0"/>
        <w:jc w:val="center"/>
      </w:pPr>
      <w:r>
        <w:drawing>
          <wp:inline distT="0" distB="0" distL="114300" distR="114300">
            <wp:extent cx="5273040" cy="2054860"/>
            <wp:effectExtent l="0" t="0" r="10160" b="254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23"/>
                    <a:stretch>
                      <a:fillRect/>
                    </a:stretch>
                  </pic:blipFill>
                  <pic:spPr>
                    <a:xfrm>
                      <a:off x="0" y="0"/>
                      <a:ext cx="5273040" cy="2054860"/>
                    </a:xfrm>
                    <a:prstGeom prst="rect">
                      <a:avLst/>
                    </a:prstGeom>
                    <a:noFill/>
                    <a:ln>
                      <a:noFill/>
                    </a:ln>
                  </pic:spPr>
                </pic:pic>
              </a:graphicData>
            </a:graphic>
          </wp:inline>
        </w:drawing>
      </w:r>
    </w:p>
    <w:p>
      <w:pPr>
        <w:widowControl w:val="0"/>
        <w:numPr>
          <w:ilvl w:val="0"/>
          <w:numId w:val="0"/>
        </w:numPr>
        <w:spacing w:line="360" w:lineRule="auto"/>
        <w:ind w:leftChars="0"/>
        <w:jc w:val="center"/>
      </w:pPr>
      <w:r>
        <w:drawing>
          <wp:inline distT="0" distB="0" distL="114300" distR="114300">
            <wp:extent cx="5273040" cy="2085340"/>
            <wp:effectExtent l="0" t="0" r="10160" b="1016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4"/>
                    <a:stretch>
                      <a:fillRect/>
                    </a:stretch>
                  </pic:blipFill>
                  <pic:spPr>
                    <a:xfrm>
                      <a:off x="0" y="0"/>
                      <a:ext cx="5273040" cy="2085340"/>
                    </a:xfrm>
                    <a:prstGeom prst="rect">
                      <a:avLst/>
                    </a:prstGeom>
                    <a:noFill/>
                    <a:ln>
                      <a:noFill/>
                    </a:ln>
                  </pic:spPr>
                </pic:pic>
              </a:graphicData>
            </a:graphic>
          </wp:inline>
        </w:drawing>
      </w:r>
    </w:p>
    <w:p>
      <w:pPr>
        <w:widowControl w:val="0"/>
        <w:numPr>
          <w:ilvl w:val="0"/>
          <w:numId w:val="5"/>
        </w:numPr>
        <w:spacing w:line="360" w:lineRule="auto"/>
        <w:ind w:left="0" w:leftChars="0" w:firstLine="0" w:firstLineChars="0"/>
        <w:jc w:val="left"/>
        <w:rPr>
          <w:rFonts w:hint="default"/>
          <w:lang w:val="en-US" w:eastAsia="zh-CN"/>
        </w:rPr>
      </w:pPr>
      <w:r>
        <w:rPr>
          <w:rFonts w:hint="eastAsia"/>
          <w:lang w:val="en-US" w:eastAsia="zh-CN"/>
        </w:rPr>
        <w:t>对于第三对ARP请求与应答报文，本主机（172.20.10.8）向目的主机（172.20.10.3）单播了一条ARP request报文，随后目的主机又向本主机回应了一条ARP reply报文。这原因可能与第一对ARP请求与应答报文相同。此时，双方都已经拥有了对方的IP--MAC映射，每隔一段时间后都需要重新发送一次ARP请求来确保ARP缓存表的实时性与有效性。同时，采用单播的方式可以减少网络中数据包的数量，从而避免了拥塞的情况。</w:t>
      </w:r>
    </w:p>
    <w:p>
      <w:pPr>
        <w:widowControl w:val="0"/>
        <w:numPr>
          <w:ilvl w:val="0"/>
          <w:numId w:val="0"/>
        </w:numPr>
        <w:spacing w:line="360" w:lineRule="auto"/>
        <w:ind w:leftChars="0"/>
        <w:jc w:val="center"/>
      </w:pPr>
      <w:r>
        <w:drawing>
          <wp:inline distT="0" distB="0" distL="114300" distR="114300">
            <wp:extent cx="5269865" cy="2051685"/>
            <wp:effectExtent l="0" t="0" r="635" b="571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5"/>
                    <a:stretch>
                      <a:fillRect/>
                    </a:stretch>
                  </pic:blipFill>
                  <pic:spPr>
                    <a:xfrm>
                      <a:off x="0" y="0"/>
                      <a:ext cx="5269865" cy="2051685"/>
                    </a:xfrm>
                    <a:prstGeom prst="rect">
                      <a:avLst/>
                    </a:prstGeom>
                    <a:noFill/>
                    <a:ln>
                      <a:noFill/>
                    </a:ln>
                  </pic:spPr>
                </pic:pic>
              </a:graphicData>
            </a:graphic>
          </wp:inline>
        </w:drawing>
      </w:r>
    </w:p>
    <w:p>
      <w:pPr>
        <w:widowControl w:val="0"/>
        <w:numPr>
          <w:ilvl w:val="0"/>
          <w:numId w:val="0"/>
        </w:numPr>
        <w:spacing w:line="360" w:lineRule="auto"/>
        <w:ind w:leftChars="0"/>
        <w:jc w:val="center"/>
      </w:pPr>
      <w:r>
        <w:drawing>
          <wp:inline distT="0" distB="0" distL="114300" distR="114300">
            <wp:extent cx="5273675" cy="2085975"/>
            <wp:effectExtent l="0" t="0" r="9525" b="952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6"/>
                    <a:stretch>
                      <a:fillRect/>
                    </a:stretch>
                  </pic:blipFill>
                  <pic:spPr>
                    <a:xfrm>
                      <a:off x="0" y="0"/>
                      <a:ext cx="5273675" cy="2085975"/>
                    </a:xfrm>
                    <a:prstGeom prst="rect">
                      <a:avLst/>
                    </a:prstGeom>
                    <a:noFill/>
                    <a:ln>
                      <a:noFill/>
                    </a:ln>
                  </pic:spPr>
                </pic:pic>
              </a:graphicData>
            </a:graphic>
          </wp:inline>
        </w:drawing>
      </w:r>
    </w:p>
    <w:p>
      <w:pPr>
        <w:widowControl w:val="0"/>
        <w:numPr>
          <w:ilvl w:val="0"/>
          <w:numId w:val="0"/>
        </w:numPr>
        <w:spacing w:line="360" w:lineRule="auto"/>
        <w:ind w:leftChars="0" w:firstLine="420" w:firstLineChars="0"/>
        <w:jc w:val="left"/>
        <w:rPr>
          <w:rFonts w:hint="eastAsia"/>
          <w:lang w:val="en-US" w:eastAsia="zh-CN"/>
        </w:rPr>
      </w:pPr>
      <w:r>
        <w:rPr>
          <w:rFonts w:hint="eastAsia"/>
          <w:lang w:val="en-US" w:eastAsia="zh-CN"/>
        </w:rPr>
        <w:t>⑤通过arp - a 查看ARP表的更新情况，记录此时能否看到B对应的MAC地址</w:t>
      </w:r>
    </w:p>
    <w:p>
      <w:pPr>
        <w:widowControl w:val="0"/>
        <w:numPr>
          <w:ilvl w:val="0"/>
          <w:numId w:val="0"/>
        </w:numPr>
        <w:spacing w:line="360" w:lineRule="auto"/>
        <w:ind w:leftChars="0" w:firstLine="420" w:firstLineChars="0"/>
        <w:jc w:val="left"/>
        <w:rPr>
          <w:rFonts w:hint="default"/>
          <w:lang w:val="en-US" w:eastAsia="zh-CN"/>
        </w:rPr>
      </w:pPr>
      <w:r>
        <w:rPr>
          <w:rFonts w:hint="eastAsia"/>
          <w:lang w:val="en-US" w:eastAsia="zh-CN"/>
        </w:rPr>
        <w:t>由下表所示，ARP缓存表中重新加入了目的主机（172.20.10.3）的IP--MAC映射</w:t>
      </w:r>
    </w:p>
    <w:p>
      <w:pPr>
        <w:widowControl w:val="0"/>
        <w:numPr>
          <w:ilvl w:val="0"/>
          <w:numId w:val="0"/>
        </w:numPr>
        <w:spacing w:line="360" w:lineRule="auto"/>
        <w:jc w:val="center"/>
      </w:pPr>
      <w:r>
        <w:rPr>
          <w:sz w:val="21"/>
        </w:rPr>
        <mc:AlternateContent>
          <mc:Choice Requires="wps">
            <w:drawing>
              <wp:anchor distT="0" distB="0" distL="114300" distR="114300" simplePos="0" relativeHeight="251660288" behindDoc="0" locked="0" layoutInCell="1" allowOverlap="1">
                <wp:simplePos x="0" y="0"/>
                <wp:positionH relativeFrom="column">
                  <wp:posOffset>1074420</wp:posOffset>
                </wp:positionH>
                <wp:positionV relativeFrom="paragraph">
                  <wp:posOffset>1903730</wp:posOffset>
                </wp:positionV>
                <wp:extent cx="3087370" cy="127000"/>
                <wp:effectExtent l="6350" t="6350" r="17780" b="6350"/>
                <wp:wrapNone/>
                <wp:docPr id="35" name="矩形 35"/>
                <wp:cNvGraphicFramePr/>
                <a:graphic xmlns:a="http://schemas.openxmlformats.org/drawingml/2006/main">
                  <a:graphicData uri="http://schemas.microsoft.com/office/word/2010/wordprocessingShape">
                    <wps:wsp>
                      <wps:cNvSpPr/>
                      <wps:spPr>
                        <a:xfrm>
                          <a:off x="2217420" y="2770505"/>
                          <a:ext cx="3087370" cy="12700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6pt;margin-top:149.9pt;height:10pt;width:243.1pt;z-index:251660288;v-text-anchor:middle;mso-width-relative:page;mso-height-relative:page;" fillcolor="#000000" filled="t" stroked="t" coordsize="21600,21600" o:gfxdata="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9Yum4doAAAALAQAADwAA&#10;AAAAAAABACAAAAAiAAAAZHJzL2Rvd25yZXYueG1sUEsBAhQAFAAAAAgAh07iQJPcvL+GAgAAHwUA&#10;AA4AAAAAAAAAAQAgAAAAKQEAAGRycy9lMm9Eb2MueG1sUEsFBgAAAAAGAAYAWQEAACEGAAAAAA==&#10;">
                <v:fill on="t" opacity="0f" focussize="0,0"/>
                <v:stroke weight="1pt" color="#FF0000 [3204]" miterlimit="8" joinstyle="miter"/>
                <v:imagedata o:title=""/>
                <o:lock v:ext="edit" aspectratio="f"/>
              </v:rect>
            </w:pict>
          </mc:Fallback>
        </mc:AlternateContent>
      </w:r>
      <w:r>
        <w:drawing>
          <wp:inline distT="0" distB="0" distL="114300" distR="114300">
            <wp:extent cx="3352800" cy="2773045"/>
            <wp:effectExtent l="0" t="0" r="0" b="825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27"/>
                    <a:srcRect b="50544"/>
                    <a:stretch>
                      <a:fillRect/>
                    </a:stretch>
                  </pic:blipFill>
                  <pic:spPr>
                    <a:xfrm>
                      <a:off x="0" y="0"/>
                      <a:ext cx="3352800" cy="2773045"/>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⑥再次从主机A上向主机B发PING检测报文，或者再次从主机B上向主机A发PING检测报文，观察看此时是否能捕获ARP报文</w:t>
      </w: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由下图所示，此时仍然可以捕获到ARP报文，但是都是单播轮询维持本机ARP缓存表有效性的报文，而没有询问对方MAC地址的广播ARP报文。说明此时本机与目的主机都在ARP缓存表中存有了对方的IP--MAC映射关系。</w:t>
      </w:r>
    </w:p>
    <w:p>
      <w:pPr>
        <w:widowControl w:val="0"/>
        <w:numPr>
          <w:ilvl w:val="0"/>
          <w:numId w:val="0"/>
        </w:numPr>
        <w:spacing w:line="360" w:lineRule="auto"/>
        <w:jc w:val="center"/>
        <w:rPr>
          <w:rFonts w:hint="eastAsia"/>
          <w:lang w:val="en-US" w:eastAsia="zh-CN"/>
        </w:rPr>
      </w:pPr>
      <w:r>
        <w:drawing>
          <wp:inline distT="0" distB="0" distL="114300" distR="114300">
            <wp:extent cx="5272405" cy="1364615"/>
            <wp:effectExtent l="0" t="0" r="10795" b="698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28"/>
                    <a:stretch>
                      <a:fillRect/>
                    </a:stretch>
                  </pic:blipFill>
                  <pic:spPr>
                    <a:xfrm>
                      <a:off x="0" y="0"/>
                      <a:ext cx="5272405" cy="1364615"/>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eastAsia"/>
          <w:sz w:val="21"/>
          <w:szCs w:val="21"/>
          <w:lang w:val="en-US" w:eastAsia="zh-CN"/>
        </w:rPr>
      </w:pPr>
      <w:r>
        <w:rPr>
          <w:rFonts w:hint="eastAsia"/>
          <w:sz w:val="21"/>
          <w:szCs w:val="21"/>
          <w:lang w:val="en-US" w:eastAsia="zh-CN"/>
        </w:rPr>
        <w:t>⑦主机A上和主机B停止进行任何数据通信，5分钟后再次从A向B发PING检测报文，或者从主机B上向主机A发PING检测报文，观察看此时是否能捕获ARP报文</w:t>
      </w:r>
    </w:p>
    <w:p>
      <w:pPr>
        <w:widowControl w:val="0"/>
        <w:numPr>
          <w:ilvl w:val="0"/>
          <w:numId w:val="0"/>
        </w:numPr>
        <w:spacing w:line="360" w:lineRule="auto"/>
        <w:ind w:firstLine="420" w:firstLineChars="0"/>
        <w:jc w:val="left"/>
        <w:rPr>
          <w:rFonts w:hint="eastAsia"/>
          <w:sz w:val="21"/>
          <w:szCs w:val="21"/>
          <w:lang w:val="en-US" w:eastAsia="zh-CN"/>
        </w:rPr>
      </w:pPr>
      <w:r>
        <w:rPr>
          <w:rFonts w:hint="eastAsia"/>
          <w:sz w:val="21"/>
          <w:szCs w:val="21"/>
          <w:lang w:val="en-US" w:eastAsia="zh-CN"/>
        </w:rPr>
        <w:t>由下图所示，还可以收到ARP报文。</w:t>
      </w:r>
    </w:p>
    <w:p>
      <w:pPr>
        <w:widowControl w:val="0"/>
        <w:numPr>
          <w:ilvl w:val="0"/>
          <w:numId w:val="0"/>
        </w:numPr>
        <w:spacing w:line="360" w:lineRule="auto"/>
        <w:ind w:firstLine="420" w:firstLineChars="0"/>
        <w:jc w:val="left"/>
        <w:rPr>
          <w:rFonts w:hint="eastAsia"/>
          <w:sz w:val="21"/>
          <w:szCs w:val="21"/>
          <w:lang w:val="en-US" w:eastAsia="zh-CN"/>
        </w:rPr>
      </w:pPr>
      <w:r>
        <w:rPr>
          <w:rFonts w:hint="eastAsia"/>
          <w:sz w:val="21"/>
          <w:szCs w:val="21"/>
          <w:lang w:val="en-US" w:eastAsia="zh-CN"/>
        </w:rPr>
        <w:t>对于第一对ARP请求与应答报文，原因是断开数据通信的时间过长，超过了映射地址项目的生存时间，故目的主机中将本主机的IP--MAC地址映射删除。当目的主机需要向本主机发送数据报时，无法在ARP缓存表中找到本主机的IP--MAC地址映射，故需要重新在局域网中发送一条广播ARP request请求报文来获取本主机的MAC地址，并将自己的IP地址及MAC地址告诉本主机。而本主机在收到ARP request报文后再做出单播的应答报文。</w:t>
      </w:r>
    </w:p>
    <w:p>
      <w:pPr>
        <w:widowControl w:val="0"/>
        <w:numPr>
          <w:ilvl w:val="0"/>
          <w:numId w:val="0"/>
        </w:numPr>
        <w:spacing w:line="360" w:lineRule="auto"/>
        <w:ind w:firstLine="420" w:firstLineChars="0"/>
        <w:jc w:val="left"/>
        <w:rPr>
          <w:rFonts w:hint="default"/>
          <w:sz w:val="21"/>
          <w:szCs w:val="21"/>
          <w:lang w:val="en-US" w:eastAsia="zh-CN"/>
        </w:rPr>
      </w:pPr>
      <w:r>
        <w:rPr>
          <w:rFonts w:hint="eastAsia"/>
          <w:sz w:val="21"/>
          <w:szCs w:val="21"/>
          <w:lang w:val="en-US" w:eastAsia="zh-CN"/>
        </w:rPr>
        <w:t>对于第二对ARP请求与应答报文，是与第一对报文间隔了一段时间后才发出的，是ARP的单播轮询方式，用于保证双方ARP缓存表的IP--MAC地址映射的实时性。</w:t>
      </w:r>
    </w:p>
    <w:p>
      <w:pPr>
        <w:widowControl w:val="0"/>
        <w:numPr>
          <w:ilvl w:val="0"/>
          <w:numId w:val="0"/>
        </w:numPr>
        <w:spacing w:line="360" w:lineRule="auto"/>
        <w:jc w:val="center"/>
        <w:rPr>
          <w:rFonts w:hint="eastAsia"/>
          <w:sz w:val="21"/>
          <w:szCs w:val="21"/>
          <w:lang w:val="en-US" w:eastAsia="zh-CN"/>
        </w:rPr>
      </w:pPr>
      <w:r>
        <w:drawing>
          <wp:inline distT="0" distB="0" distL="114300" distR="114300">
            <wp:extent cx="5270500" cy="1374140"/>
            <wp:effectExtent l="0" t="0" r="0" b="1016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29"/>
                    <a:stretch>
                      <a:fillRect/>
                    </a:stretch>
                  </pic:blipFill>
                  <pic:spPr>
                    <a:xfrm>
                      <a:off x="0" y="0"/>
                      <a:ext cx="5270500" cy="1374140"/>
                    </a:xfrm>
                    <a:prstGeom prst="rect">
                      <a:avLst/>
                    </a:prstGeom>
                    <a:noFill/>
                    <a:ln>
                      <a:noFill/>
                    </a:ln>
                  </pic:spPr>
                </pic:pic>
              </a:graphicData>
            </a:graphic>
          </wp:inline>
        </w:drawing>
      </w:r>
    </w:p>
    <w:p>
      <w:pPr>
        <w:widowControl w:val="0"/>
        <w:numPr>
          <w:ilvl w:val="0"/>
          <w:numId w:val="4"/>
        </w:numPr>
        <w:spacing w:line="360" w:lineRule="auto"/>
        <w:ind w:left="0" w:leftChars="0" w:firstLine="420" w:firstLineChars="0"/>
        <w:jc w:val="both"/>
        <w:rPr>
          <w:rFonts w:hint="default"/>
          <w:b/>
          <w:bCs/>
          <w:color w:val="000000"/>
          <w:sz w:val="21"/>
          <w:szCs w:val="21"/>
          <w:lang w:val="en-US" w:eastAsia="zh-CN"/>
        </w:rPr>
      </w:pPr>
      <w:r>
        <w:rPr>
          <w:rFonts w:hint="eastAsia"/>
          <w:b/>
          <w:bCs/>
          <w:color w:val="000000"/>
          <w:sz w:val="21"/>
          <w:szCs w:val="21"/>
          <w:lang w:val="en-US" w:eastAsia="zh-CN"/>
        </w:rPr>
        <w:t>IP协议分析</w:t>
      </w:r>
    </w:p>
    <w:p>
      <w:pPr>
        <w:widowControl w:val="0"/>
        <w:numPr>
          <w:ilvl w:val="0"/>
          <w:numId w:val="0"/>
        </w:numPr>
        <w:spacing w:line="360" w:lineRule="auto"/>
        <w:ind w:firstLine="420" w:firstLineChars="0"/>
        <w:jc w:val="both"/>
        <w:rPr>
          <w:rFonts w:hint="default"/>
          <w:b w:val="0"/>
          <w:bCs w:val="0"/>
          <w:color w:val="000000"/>
          <w:sz w:val="21"/>
          <w:szCs w:val="21"/>
          <w:lang w:val="en-US" w:eastAsia="zh-CN"/>
        </w:rPr>
      </w:pPr>
      <w:r>
        <w:rPr>
          <w:rFonts w:hint="eastAsia"/>
          <w:b w:val="0"/>
          <w:bCs w:val="0"/>
          <w:color w:val="000000"/>
          <w:sz w:val="21"/>
          <w:szCs w:val="21"/>
          <w:lang w:val="en-US" w:eastAsia="zh-CN"/>
        </w:rPr>
        <w:t>①从主机A上向主机B发PING检测报文，捕获IP数据包，记录并分析各字段的含义，并与IP数据包格式进行比较</w:t>
      </w:r>
    </w:p>
    <w:p>
      <w:pPr>
        <w:widowControl w:val="0"/>
        <w:numPr>
          <w:ilvl w:val="0"/>
          <w:numId w:val="0"/>
        </w:numPr>
        <w:spacing w:line="360" w:lineRule="auto"/>
        <w:jc w:val="center"/>
      </w:pPr>
      <w:r>
        <w:drawing>
          <wp:inline distT="0" distB="0" distL="114300" distR="114300">
            <wp:extent cx="5273040" cy="3606165"/>
            <wp:effectExtent l="0" t="0" r="10160" b="63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0"/>
                    <a:stretch>
                      <a:fillRect/>
                    </a:stretch>
                  </pic:blipFill>
                  <pic:spPr>
                    <a:xfrm>
                      <a:off x="0" y="0"/>
                      <a:ext cx="5273040" cy="3606165"/>
                    </a:xfrm>
                    <a:prstGeom prst="rect">
                      <a:avLst/>
                    </a:prstGeom>
                    <a:noFill/>
                    <a:ln>
                      <a:noFill/>
                    </a:ln>
                  </pic:spPr>
                </pic:pic>
              </a:graphicData>
            </a:graphic>
          </wp:inline>
        </w:drawing>
      </w:r>
    </w:p>
    <w:p>
      <w:pPr>
        <w:widowControl w:val="0"/>
        <w:numPr>
          <w:ilvl w:val="0"/>
          <w:numId w:val="6"/>
        </w:numPr>
        <w:spacing w:line="360" w:lineRule="auto"/>
        <w:ind w:firstLine="420" w:firstLineChars="0"/>
        <w:jc w:val="left"/>
        <w:rPr>
          <w:rFonts w:hint="eastAsia"/>
          <w:lang w:val="en-US" w:eastAsia="zh-CN"/>
        </w:rPr>
      </w:pPr>
      <w:r>
        <w:rPr>
          <w:rFonts w:hint="eastAsia"/>
          <w:lang w:val="en-US" w:eastAsia="zh-CN"/>
        </w:rPr>
        <w:t>Version：占4位，IP协议的版本号。只有版本号相同才可以获取数据</w:t>
      </w:r>
    </w:p>
    <w:p>
      <w:pPr>
        <w:widowControl w:val="0"/>
        <w:numPr>
          <w:ilvl w:val="0"/>
          <w:numId w:val="6"/>
        </w:numPr>
        <w:spacing w:line="360" w:lineRule="auto"/>
        <w:ind w:firstLine="420" w:firstLineChars="0"/>
        <w:jc w:val="left"/>
        <w:rPr>
          <w:rFonts w:hint="eastAsia"/>
          <w:lang w:val="en-US" w:eastAsia="zh-CN"/>
        </w:rPr>
      </w:pPr>
      <w:r>
        <w:rPr>
          <w:rFonts w:hint="eastAsia"/>
          <w:lang w:val="en-US" w:eastAsia="zh-CN"/>
        </w:rPr>
        <w:t>Header Length：占4位，首部长度。首部长度一个单位表示4字节。可表示的最小值是5（0101），即5*4=20字节；最大值是15个单位（1111），即15*4=60字节。</w:t>
      </w:r>
    </w:p>
    <w:p>
      <w:pPr>
        <w:widowControl w:val="0"/>
        <w:numPr>
          <w:ilvl w:val="0"/>
          <w:numId w:val="6"/>
        </w:numPr>
        <w:spacing w:line="360" w:lineRule="auto"/>
        <w:ind w:firstLine="420" w:firstLineChars="0"/>
        <w:jc w:val="left"/>
        <w:rPr>
          <w:rFonts w:hint="eastAsia"/>
          <w:lang w:val="en-US" w:eastAsia="zh-CN"/>
        </w:rPr>
      </w:pPr>
      <w:r>
        <w:rPr>
          <w:rFonts w:hint="eastAsia"/>
          <w:lang w:val="en-US" w:eastAsia="zh-CN"/>
        </w:rPr>
        <w:t>Differentiated Services：占8位，区分服务。IPV4一般情况下不使用.</w:t>
      </w:r>
    </w:p>
    <w:p>
      <w:pPr>
        <w:widowControl w:val="0"/>
        <w:numPr>
          <w:ilvl w:val="0"/>
          <w:numId w:val="6"/>
        </w:numPr>
        <w:spacing w:line="360" w:lineRule="auto"/>
        <w:ind w:firstLine="420" w:firstLineChars="0"/>
        <w:jc w:val="left"/>
        <w:rPr>
          <w:rFonts w:hint="eastAsia"/>
          <w:lang w:val="en-US" w:eastAsia="zh-CN"/>
        </w:rPr>
      </w:pPr>
      <w:r>
        <w:rPr>
          <w:rFonts w:hint="eastAsia"/>
          <w:lang w:val="en-US" w:eastAsia="zh-CN"/>
        </w:rPr>
        <w:t>Total Length：占16位，总长度（首部长度+数据长度）。IP数据报最大长度为2^16-1=65535字节（一般不会直接被数据链路层封装，需要分片后封装）。总长度不可以超过最大传送单元MTU（即MAC帧中数据字段的最大长度）</w:t>
      </w:r>
    </w:p>
    <w:p>
      <w:pPr>
        <w:widowControl w:val="0"/>
        <w:numPr>
          <w:ilvl w:val="0"/>
          <w:numId w:val="6"/>
        </w:numPr>
        <w:spacing w:line="360" w:lineRule="auto"/>
        <w:ind w:firstLine="420" w:firstLineChars="0"/>
        <w:jc w:val="left"/>
        <w:rPr>
          <w:rFonts w:hint="eastAsia"/>
          <w:lang w:val="en-US" w:eastAsia="zh-CN"/>
        </w:rPr>
      </w:pPr>
      <w:r>
        <w:rPr>
          <w:rFonts w:hint="eastAsia"/>
          <w:lang w:val="en-US" w:eastAsia="zh-CN"/>
        </w:rPr>
        <w:t>Identification：占16位，标识。在分片时需要用来产生IP数据报的标识，是一个计数器，而不是序号。</w:t>
      </w:r>
    </w:p>
    <w:p>
      <w:pPr>
        <w:widowControl w:val="0"/>
        <w:numPr>
          <w:ilvl w:val="0"/>
          <w:numId w:val="6"/>
        </w:numPr>
        <w:spacing w:line="360" w:lineRule="auto"/>
        <w:ind w:firstLine="420" w:firstLineChars="0"/>
        <w:jc w:val="left"/>
        <w:rPr>
          <w:rFonts w:hint="eastAsia"/>
          <w:lang w:val="en-US" w:eastAsia="zh-CN"/>
        </w:rPr>
      </w:pPr>
      <w:r>
        <w:rPr>
          <w:rFonts w:hint="eastAsia"/>
          <w:lang w:val="en-US" w:eastAsia="zh-CN"/>
        </w:rPr>
        <w:t>Flags：占3位，标志，只有两位有意义。</w:t>
      </w:r>
    </w:p>
    <w:p>
      <w:pPr>
        <w:widowControl w:val="0"/>
        <w:numPr>
          <w:ilvl w:val="1"/>
          <w:numId w:val="6"/>
        </w:numPr>
        <w:spacing w:line="360" w:lineRule="auto"/>
        <w:ind w:left="420" w:leftChars="0" w:firstLine="420" w:firstLineChars="0"/>
        <w:jc w:val="left"/>
        <w:rPr>
          <w:rFonts w:hint="eastAsia"/>
          <w:lang w:val="en-US" w:eastAsia="zh-CN"/>
        </w:rPr>
      </w:pPr>
      <w:r>
        <w:rPr>
          <w:rFonts w:hint="eastAsia"/>
          <w:lang w:val="en-US" w:eastAsia="zh-CN"/>
        </w:rPr>
        <w:t>最低位MF（More Fragment）：1表示后面还有分片；0表示最后一个分片</w:t>
      </w:r>
    </w:p>
    <w:p>
      <w:pPr>
        <w:widowControl w:val="0"/>
        <w:numPr>
          <w:ilvl w:val="1"/>
          <w:numId w:val="6"/>
        </w:numPr>
        <w:spacing w:line="360" w:lineRule="auto"/>
        <w:ind w:left="420" w:leftChars="0" w:firstLine="420" w:firstLineChars="0"/>
        <w:jc w:val="left"/>
        <w:rPr>
          <w:rFonts w:hint="eastAsia"/>
          <w:lang w:val="en-US" w:eastAsia="zh-CN"/>
        </w:rPr>
      </w:pPr>
      <w:r>
        <w:rPr>
          <w:rFonts w:hint="eastAsia"/>
          <w:lang w:val="en-US" w:eastAsia="zh-CN"/>
        </w:rPr>
        <w:t>中间位DF（Don't Fragment）：1表示不能分片；0表示分片后的分组允许继续分片</w:t>
      </w:r>
    </w:p>
    <w:p>
      <w:pPr>
        <w:widowControl w:val="0"/>
        <w:numPr>
          <w:ilvl w:val="0"/>
          <w:numId w:val="6"/>
        </w:numPr>
        <w:spacing w:line="360" w:lineRule="auto"/>
        <w:ind w:left="0" w:leftChars="0" w:firstLine="420" w:firstLineChars="0"/>
        <w:jc w:val="left"/>
        <w:rPr>
          <w:rFonts w:hint="eastAsia"/>
          <w:lang w:val="en-US" w:eastAsia="zh-CN"/>
        </w:rPr>
      </w:pPr>
      <w:r>
        <w:rPr>
          <w:rFonts w:hint="eastAsia"/>
          <w:lang w:val="en-US" w:eastAsia="zh-CN"/>
        </w:rPr>
        <w:t>Fragment Offset：占13位，片偏移。表示较长的分组在分片后，某片在原分组中的相对位置。以8个字节为偏移单位。</w:t>
      </w:r>
    </w:p>
    <w:p>
      <w:pPr>
        <w:widowControl w:val="0"/>
        <w:numPr>
          <w:ilvl w:val="0"/>
          <w:numId w:val="6"/>
        </w:numPr>
        <w:spacing w:line="360" w:lineRule="auto"/>
        <w:ind w:left="0" w:leftChars="0" w:firstLine="420" w:firstLineChars="0"/>
        <w:jc w:val="left"/>
        <w:rPr>
          <w:rFonts w:hint="eastAsia"/>
          <w:lang w:val="en-US" w:eastAsia="zh-CN"/>
        </w:rPr>
      </w:pPr>
      <w:r>
        <w:rPr>
          <w:rFonts w:hint="eastAsia"/>
          <w:lang w:val="en-US" w:eastAsia="zh-CN"/>
        </w:rPr>
        <w:t>Time To Live：占8位，生存时间。单位不是秒，是数据报在网络中可通过的路由器数的最大值。当TTL=0时，如果报文还没有被接收，那么会利用ICMP协议发送错误信息，并将该数据报丢弃。</w:t>
      </w:r>
    </w:p>
    <w:p>
      <w:pPr>
        <w:widowControl w:val="0"/>
        <w:numPr>
          <w:ilvl w:val="0"/>
          <w:numId w:val="6"/>
        </w:numPr>
        <w:spacing w:line="360" w:lineRule="auto"/>
        <w:ind w:left="0" w:leftChars="0" w:firstLine="420" w:firstLineChars="0"/>
        <w:jc w:val="left"/>
        <w:rPr>
          <w:rFonts w:hint="eastAsia"/>
          <w:lang w:val="en-US" w:eastAsia="zh-CN"/>
        </w:rPr>
      </w:pPr>
      <w:r>
        <w:rPr>
          <w:rFonts w:hint="eastAsia"/>
          <w:lang w:val="en-US" w:eastAsia="zh-CN"/>
        </w:rPr>
        <w:t>Protocol：占8位，协议。封装的上一层的协议，以便接收方将数据交给对应的协议进行处理。</w:t>
      </w:r>
    </w:p>
    <w:p>
      <w:pPr>
        <w:widowControl w:val="0"/>
        <w:numPr>
          <w:ilvl w:val="0"/>
          <w:numId w:val="6"/>
        </w:numPr>
        <w:spacing w:line="360" w:lineRule="auto"/>
        <w:ind w:left="0" w:leftChars="0" w:firstLine="420" w:firstLineChars="0"/>
        <w:jc w:val="left"/>
        <w:rPr>
          <w:rFonts w:hint="eastAsia"/>
          <w:lang w:val="en-US" w:eastAsia="zh-CN"/>
        </w:rPr>
      </w:pPr>
      <w:r>
        <w:rPr>
          <w:rFonts w:hint="eastAsia"/>
          <w:lang w:val="en-US" w:eastAsia="zh-CN"/>
        </w:rPr>
        <w:t>Header Checksum：占16位，首部校验和。路由器只检验数据部分，采用的是反码算数运算法，而不是采用CRC检验码。</w:t>
      </w:r>
    </w:p>
    <w:p>
      <w:pPr>
        <w:widowControl w:val="0"/>
        <w:numPr>
          <w:ilvl w:val="0"/>
          <w:numId w:val="6"/>
        </w:numPr>
        <w:spacing w:line="360" w:lineRule="auto"/>
        <w:ind w:left="0" w:leftChars="0" w:firstLine="420" w:firstLineChars="0"/>
        <w:jc w:val="left"/>
        <w:rPr>
          <w:rFonts w:hint="eastAsia"/>
          <w:lang w:val="en-US" w:eastAsia="zh-CN"/>
        </w:rPr>
      </w:pPr>
      <w:r>
        <w:rPr>
          <w:rFonts w:hint="eastAsia"/>
          <w:lang w:val="en-US" w:eastAsia="zh-CN"/>
        </w:rPr>
        <w:t>Source Address：占4字节，源地址。</w:t>
      </w:r>
    </w:p>
    <w:p>
      <w:pPr>
        <w:widowControl w:val="0"/>
        <w:numPr>
          <w:ilvl w:val="0"/>
          <w:numId w:val="6"/>
        </w:numPr>
        <w:spacing w:line="360" w:lineRule="auto"/>
        <w:ind w:left="0" w:leftChars="0" w:firstLine="420" w:firstLineChars="0"/>
        <w:jc w:val="left"/>
        <w:rPr>
          <w:rFonts w:hint="eastAsia"/>
          <w:lang w:val="en-US" w:eastAsia="zh-CN"/>
        </w:rPr>
      </w:pPr>
      <w:r>
        <w:rPr>
          <w:rFonts w:hint="eastAsia"/>
          <w:lang w:val="en-US" w:eastAsia="zh-CN"/>
        </w:rPr>
        <w:t>Destination Address：占4字节，目的地址。</w:t>
      </w:r>
    </w:p>
    <w:p>
      <w:pPr>
        <w:widowControl w:val="0"/>
        <w:numPr>
          <w:ilvl w:val="0"/>
          <w:numId w:val="0"/>
        </w:numPr>
        <w:spacing w:line="360" w:lineRule="auto"/>
        <w:ind w:firstLine="420" w:firstLineChars="0"/>
        <w:jc w:val="left"/>
        <w:rPr>
          <w:rFonts w:hint="default"/>
          <w:lang w:val="en-US" w:eastAsia="zh-CN"/>
        </w:rPr>
      </w:pP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②使用ping命令，制定数据包长度，如ping -l 2000，使用嗅探器观察IP分片情况，并分析分片和重组过程</w:t>
      </w: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利用Wireshark捕获到的数据包如下：</w:t>
      </w:r>
    </w:p>
    <w:p>
      <w:pPr>
        <w:widowControl w:val="0"/>
        <w:numPr>
          <w:ilvl w:val="0"/>
          <w:numId w:val="0"/>
        </w:numPr>
        <w:spacing w:line="360" w:lineRule="auto"/>
        <w:jc w:val="center"/>
      </w:pPr>
      <w:r>
        <w:drawing>
          <wp:inline distT="0" distB="0" distL="114300" distR="114300">
            <wp:extent cx="5273040" cy="2470150"/>
            <wp:effectExtent l="0" t="0" r="10160" b="635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1"/>
                    <a:stretch>
                      <a:fillRect/>
                    </a:stretch>
                  </pic:blipFill>
                  <pic:spPr>
                    <a:xfrm>
                      <a:off x="0" y="0"/>
                      <a:ext cx="5273040" cy="2470150"/>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对于第一次ping request，有两个分片，如下所示：</w:t>
      </w:r>
    </w:p>
    <w:p>
      <w:pPr>
        <w:widowControl w:val="0"/>
        <w:numPr>
          <w:ilvl w:val="0"/>
          <w:numId w:val="0"/>
        </w:numPr>
        <w:spacing w:line="360" w:lineRule="auto"/>
        <w:jc w:val="center"/>
      </w:pPr>
      <w:r>
        <w:drawing>
          <wp:inline distT="0" distB="0" distL="114300" distR="114300">
            <wp:extent cx="5269865" cy="341630"/>
            <wp:effectExtent l="0" t="0" r="635" b="127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32"/>
                    <a:stretch>
                      <a:fillRect/>
                    </a:stretch>
                  </pic:blipFill>
                  <pic:spPr>
                    <a:xfrm>
                      <a:off x="0" y="0"/>
                      <a:ext cx="5269865" cy="341630"/>
                    </a:xfrm>
                    <a:prstGeom prst="rect">
                      <a:avLst/>
                    </a:prstGeom>
                    <a:noFill/>
                    <a:ln>
                      <a:noFill/>
                    </a:ln>
                  </pic:spPr>
                </pic:pic>
              </a:graphicData>
            </a:graphic>
          </wp:inline>
        </w:drawing>
      </w: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第一个分片如下图所示：</w:t>
      </w:r>
    </w:p>
    <w:p>
      <w:pPr>
        <w:widowControl w:val="0"/>
        <w:numPr>
          <w:ilvl w:val="0"/>
          <w:numId w:val="0"/>
        </w:numPr>
        <w:spacing w:line="360" w:lineRule="auto"/>
        <w:jc w:val="center"/>
      </w:pPr>
      <w:r>
        <w:rPr>
          <w:sz w:val="21"/>
        </w:rPr>
        <mc:AlternateContent>
          <mc:Choice Requires="wps">
            <w:drawing>
              <wp:anchor distT="0" distB="0" distL="114300" distR="114300" simplePos="0" relativeHeight="251667456" behindDoc="0" locked="0" layoutInCell="1" allowOverlap="1">
                <wp:simplePos x="0" y="0"/>
                <wp:positionH relativeFrom="column">
                  <wp:posOffset>255905</wp:posOffset>
                </wp:positionH>
                <wp:positionV relativeFrom="paragraph">
                  <wp:posOffset>2311400</wp:posOffset>
                </wp:positionV>
                <wp:extent cx="1540510" cy="127000"/>
                <wp:effectExtent l="6350" t="6350" r="15240" b="6350"/>
                <wp:wrapNone/>
                <wp:docPr id="49" name="矩形 49"/>
                <wp:cNvGraphicFramePr/>
                <a:graphic xmlns:a="http://schemas.openxmlformats.org/drawingml/2006/main">
                  <a:graphicData uri="http://schemas.microsoft.com/office/word/2010/wordprocessingShape">
                    <wps:wsp>
                      <wps:cNvSpPr/>
                      <wps:spPr>
                        <a:xfrm>
                          <a:off x="0" y="0"/>
                          <a:ext cx="1540510" cy="12700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15pt;margin-top:182pt;height:10pt;width:121.3pt;z-index:251667456;v-text-anchor:middle;mso-width-relative:page;mso-height-relative:page;" fillcolor="#000000" filled="t" stroked="t" coordsize="21600,21600" o:gfxdata="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KVSQqTZAAAACgEAAA8AAAAAAAAAAQAgAAAAIgAA&#10;AGRycy9kb3ducmV2LnhtbFBLAQIUABQAAAAIAIdO4kCV7FpjeQIAABMFAAAOAAAAAAAAAAEAIAAA&#10;ACgBAABkcnMvZTJvRG9jLnhtbFBLBQYAAAAABgAGAFkBAAATBg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86995</wp:posOffset>
                </wp:positionH>
                <wp:positionV relativeFrom="paragraph">
                  <wp:posOffset>2435860</wp:posOffset>
                </wp:positionV>
                <wp:extent cx="984250" cy="127000"/>
                <wp:effectExtent l="6350" t="6350" r="12700" b="6350"/>
                <wp:wrapNone/>
                <wp:docPr id="48" name="矩形 48"/>
                <wp:cNvGraphicFramePr/>
                <a:graphic xmlns:a="http://schemas.openxmlformats.org/drawingml/2006/main">
                  <a:graphicData uri="http://schemas.microsoft.com/office/word/2010/wordprocessingShape">
                    <wps:wsp>
                      <wps:cNvSpPr/>
                      <wps:spPr>
                        <a:xfrm>
                          <a:off x="0" y="0"/>
                          <a:ext cx="984250" cy="12700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85pt;margin-top:191.8pt;height:10pt;width:77.5pt;z-index:251666432;v-text-anchor:middle;mso-width-relative:page;mso-height-relative:page;" fillcolor="#000000" filled="t" stroked="t" coordsize="21600,21600" o:gfxdata="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&#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D9YHJ2AAAAAoBAAAPAAAAAAAAAAEAIAAAACIAAABk&#10;cnMvZG93bnJldi54bWxQSwECFAAUAAAACACHTuJA3ceWp3gCAAASBQAADgAAAAAAAAABACAAAAAn&#10;AQAAZHJzL2Uyb0RvYy54bWxQSwUGAAAAAAYABgBZAQAAEQY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365125</wp:posOffset>
                </wp:positionH>
                <wp:positionV relativeFrom="paragraph">
                  <wp:posOffset>1365250</wp:posOffset>
                </wp:positionV>
                <wp:extent cx="1762125" cy="127000"/>
                <wp:effectExtent l="6350" t="6350" r="9525" b="6350"/>
                <wp:wrapNone/>
                <wp:docPr id="47" name="矩形 47"/>
                <wp:cNvGraphicFramePr/>
                <a:graphic xmlns:a="http://schemas.openxmlformats.org/drawingml/2006/main">
                  <a:graphicData uri="http://schemas.microsoft.com/office/word/2010/wordprocessingShape">
                    <wps:wsp>
                      <wps:cNvSpPr/>
                      <wps:spPr>
                        <a:xfrm>
                          <a:off x="0" y="0"/>
                          <a:ext cx="1762125" cy="12700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75pt;margin-top:107.5pt;height:10pt;width:138.75pt;z-index:251665408;v-text-anchor:middle;mso-width-relative:page;mso-height-relative:page;" fillcolor="#000000" filled="t" stroked="t" coordsize="21600,21600" o:gfxdata="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ACXxDfYAAAACgEAAA8AAAAAAAAAAQAgAAAAIgAA&#10;AGRycy9kb3ducmV2LnhtbFBLAQIUABQAAAAIAIdO4kBRchH0egIAABMFAAAOAAAAAAAAAAEAIAAA&#10;ACcBAABkcnMvZTJvRG9jLnhtbFBLBQYAAAAABgAGAFkBAAATBg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356235</wp:posOffset>
                </wp:positionH>
                <wp:positionV relativeFrom="paragraph">
                  <wp:posOffset>1213485</wp:posOffset>
                </wp:positionV>
                <wp:extent cx="1762125" cy="127000"/>
                <wp:effectExtent l="6350" t="6350" r="9525" b="6350"/>
                <wp:wrapNone/>
                <wp:docPr id="46" name="矩形 46"/>
                <wp:cNvGraphicFramePr/>
                <a:graphic xmlns:a="http://schemas.openxmlformats.org/drawingml/2006/main">
                  <a:graphicData uri="http://schemas.microsoft.com/office/word/2010/wordprocessingShape">
                    <wps:wsp>
                      <wps:cNvSpPr/>
                      <wps:spPr>
                        <a:xfrm>
                          <a:off x="0" y="0"/>
                          <a:ext cx="1762125" cy="12700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05pt;margin-top:95.55pt;height:10pt;width:138.75pt;z-index:251664384;v-text-anchor:middle;mso-width-relative:page;mso-height-relative:page;" fillcolor="#000000" filled="t" stroked="t" coordsize="21600,21600" o:gfxdata="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UTdt72QAAAAoBAAAPAAAAAAAAAAEAIAAAACIA&#10;AABkcnMvZG93bnJldi54bWxQSwECFAAUAAAACACHTuJA1GgGHHoCAAATBQAADgAAAAAAAAABACAA&#10;AAAoAQAAZHJzL2Uyb0RvYy54bWxQSwUGAAAAAAYABgBZAQAAFAY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840740</wp:posOffset>
                </wp:positionH>
                <wp:positionV relativeFrom="paragraph">
                  <wp:posOffset>499110</wp:posOffset>
                </wp:positionV>
                <wp:extent cx="897255" cy="127000"/>
                <wp:effectExtent l="6350" t="6350" r="10795" b="6350"/>
                <wp:wrapNone/>
                <wp:docPr id="45" name="矩形 45"/>
                <wp:cNvGraphicFramePr/>
                <a:graphic xmlns:a="http://schemas.openxmlformats.org/drawingml/2006/main">
                  <a:graphicData uri="http://schemas.microsoft.com/office/word/2010/wordprocessingShape">
                    <wps:wsp>
                      <wps:cNvSpPr/>
                      <wps:spPr>
                        <a:xfrm>
                          <a:off x="0" y="0"/>
                          <a:ext cx="897255" cy="12700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2pt;margin-top:39.3pt;height:10pt;width:70.65pt;z-index:251663360;v-text-anchor:middle;mso-width-relative:page;mso-height-relative:page;" fillcolor="#000000" filled="t" stroked="t" coordsize="21600,21600" o:gfxdata="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&#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A8b5WNkAAAAJAQAADwAAAAAAAAABACAAAAAiAAAA&#10;ZHJzL2Rvd25yZXYueG1sUEsBAhQAFAAAAAgAh07iQKZs+ZR4AgAAEgUAAA4AAAAAAAAAAQAgAAAA&#10;KAEAAGRycy9lMm9Eb2MueG1sUEsFBgAAAAAGAAYAWQEAABIGA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2336" behindDoc="0" locked="0" layoutInCell="1" allowOverlap="1">
                <wp:simplePos x="0" y="0"/>
                <wp:positionH relativeFrom="column">
                  <wp:posOffset>243840</wp:posOffset>
                </wp:positionH>
                <wp:positionV relativeFrom="paragraph">
                  <wp:posOffset>743585</wp:posOffset>
                </wp:positionV>
                <wp:extent cx="984250" cy="127000"/>
                <wp:effectExtent l="6350" t="6350" r="12700" b="6350"/>
                <wp:wrapNone/>
                <wp:docPr id="44" name="矩形 44"/>
                <wp:cNvGraphicFramePr/>
                <a:graphic xmlns:a="http://schemas.openxmlformats.org/drawingml/2006/main">
                  <a:graphicData uri="http://schemas.microsoft.com/office/word/2010/wordprocessingShape">
                    <wps:wsp>
                      <wps:cNvSpPr/>
                      <wps:spPr>
                        <a:xfrm>
                          <a:off x="1386840" y="5224145"/>
                          <a:ext cx="984250" cy="12700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pt;margin-top:58.55pt;height:10pt;width:77.5pt;z-index:251662336;v-text-anchor:middle;mso-width-relative:page;mso-height-relative:page;" fillcolor="#000000" filled="t" stroked="t" coordsize="21600,21600" o:gfxdata="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FMrK3nZAAAACgEAAA8AAAAA&#10;AAAAAQAgAAAAIgAAAGRycy9kb3ducmV2LnhtbFBLAQIUABQAAAAIAIdO4kBfbmpChQIAAB4FAAAO&#10;AAAAAAAAAAEAIAAAACgBAABkcnMvZTJvRG9jLnhtbFBLBQYAAAAABgAGAFkBAAAfBg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570230</wp:posOffset>
                </wp:positionH>
                <wp:positionV relativeFrom="paragraph">
                  <wp:posOffset>29210</wp:posOffset>
                </wp:positionV>
                <wp:extent cx="245745" cy="111125"/>
                <wp:effectExtent l="6350" t="6350" r="14605" b="9525"/>
                <wp:wrapNone/>
                <wp:docPr id="43" name="矩形 43"/>
                <wp:cNvGraphicFramePr/>
                <a:graphic xmlns:a="http://schemas.openxmlformats.org/drawingml/2006/main">
                  <a:graphicData uri="http://schemas.microsoft.com/office/word/2010/wordprocessingShape">
                    <wps:wsp>
                      <wps:cNvSpPr/>
                      <wps:spPr>
                        <a:xfrm>
                          <a:off x="1713230" y="4509770"/>
                          <a:ext cx="245745" cy="111125"/>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9pt;margin-top:2.3pt;height:8.75pt;width:19.35pt;z-index:251661312;v-text-anchor:middle;mso-width-relative:page;mso-height-relative:page;" fillcolor="#000000" filled="t" stroked="t" coordsize="21600,21600" o:gfxdata="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PduTa1wAAAAcBAAAPAAAA&#10;AAAAAAEAIAAAACIAAABkcnMvZG93bnJldi54bWxQSwECFAAUAAAACACHTuJAwJikbYgCAAAeBQAA&#10;DgAAAAAAAAABACAAAAAmAQAAZHJzL2Uyb0RvYy54bWxQSwUGAAAAAAYABgBZAQAAIAYAAAAA&#10;">
                <v:fill on="t" opacity="0f" focussize="0,0"/>
                <v:stroke weight="1pt" color="#FF0000 [3204]" miterlimit="8" joinstyle="miter"/>
                <v:imagedata o:title=""/>
                <o:lock v:ext="edit" aspectratio="f"/>
              </v:rect>
            </w:pict>
          </mc:Fallback>
        </mc:AlternateContent>
      </w:r>
      <w:r>
        <w:drawing>
          <wp:inline distT="0" distB="0" distL="114300" distR="114300">
            <wp:extent cx="5271135" cy="2536190"/>
            <wp:effectExtent l="0" t="0" r="12065" b="381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3"/>
                    <a:stretch>
                      <a:fillRect/>
                    </a:stretch>
                  </pic:blipFill>
                  <pic:spPr>
                    <a:xfrm>
                      <a:off x="0" y="0"/>
                      <a:ext cx="5271135" cy="2536190"/>
                    </a:xfrm>
                    <a:prstGeom prst="rect">
                      <a:avLst/>
                    </a:prstGeom>
                    <a:noFill/>
                    <a:ln>
                      <a:noFill/>
                    </a:ln>
                  </pic:spPr>
                </pic:pic>
              </a:graphicData>
            </a:graphic>
          </wp:inline>
        </w:drawing>
      </w:r>
    </w:p>
    <w:p>
      <w:pPr>
        <w:widowControl w:val="0"/>
        <w:numPr>
          <w:ilvl w:val="0"/>
          <w:numId w:val="7"/>
        </w:numPr>
        <w:spacing w:line="360" w:lineRule="auto"/>
        <w:ind w:leftChars="0" w:firstLine="420" w:firstLineChars="0"/>
        <w:jc w:val="left"/>
        <w:rPr>
          <w:rFonts w:hint="eastAsia"/>
          <w:lang w:val="en-US" w:eastAsia="zh-CN"/>
        </w:rPr>
      </w:pPr>
      <w:r>
        <w:rPr>
          <w:rFonts w:hint="eastAsia"/>
          <w:lang w:val="en-US" w:eastAsia="zh-CN"/>
        </w:rPr>
        <w:t>数据帧长度：1514=IP数据报总长度：1500+以太网帧头部：14。实际上该MAC帧长度应该为1518字节（还有4字节的FCS），但是这4字节没有统计，只显示了关键字节</w:t>
      </w:r>
    </w:p>
    <w:p>
      <w:pPr>
        <w:widowControl w:val="0"/>
        <w:numPr>
          <w:ilvl w:val="0"/>
          <w:numId w:val="7"/>
        </w:numPr>
        <w:spacing w:line="360" w:lineRule="auto"/>
        <w:ind w:leftChars="0" w:firstLine="420" w:firstLineChars="0"/>
        <w:jc w:val="left"/>
        <w:rPr>
          <w:rFonts w:hint="default"/>
          <w:lang w:val="en-US" w:eastAsia="zh-CN"/>
        </w:rPr>
      </w:pPr>
      <w:r>
        <w:rPr>
          <w:rFonts w:hint="eastAsia"/>
          <w:lang w:val="en-US" w:eastAsia="zh-CN"/>
        </w:rPr>
        <w:t>IP数据报首部长度：20（Header Length）</w:t>
      </w:r>
    </w:p>
    <w:p>
      <w:pPr>
        <w:widowControl w:val="0"/>
        <w:numPr>
          <w:ilvl w:val="0"/>
          <w:numId w:val="7"/>
        </w:numPr>
        <w:spacing w:line="360" w:lineRule="auto"/>
        <w:ind w:leftChars="0" w:firstLine="420" w:firstLineChars="0"/>
        <w:jc w:val="left"/>
        <w:rPr>
          <w:rFonts w:hint="default"/>
          <w:lang w:val="en-US" w:eastAsia="zh-CN"/>
        </w:rPr>
      </w:pPr>
      <w:r>
        <w:rPr>
          <w:rFonts w:hint="eastAsia"/>
          <w:lang w:val="en-US" w:eastAsia="zh-CN"/>
        </w:rPr>
        <w:t>IP数据报总长度：1500（Total Length）</w:t>
      </w:r>
    </w:p>
    <w:p>
      <w:pPr>
        <w:widowControl w:val="0"/>
        <w:numPr>
          <w:ilvl w:val="0"/>
          <w:numId w:val="7"/>
        </w:numPr>
        <w:spacing w:line="360" w:lineRule="auto"/>
        <w:ind w:leftChars="0" w:firstLine="420" w:firstLineChars="0"/>
        <w:jc w:val="left"/>
        <w:rPr>
          <w:rFonts w:hint="default"/>
          <w:lang w:val="en-US" w:eastAsia="zh-CN"/>
        </w:rPr>
      </w:pPr>
      <w:r>
        <w:rPr>
          <w:rFonts w:hint="eastAsia"/>
          <w:lang w:val="en-US" w:eastAsia="zh-CN"/>
        </w:rPr>
        <w:t>标志：DF=0，可以继续分片；MF=1，后面还有分片</w:t>
      </w:r>
    </w:p>
    <w:p>
      <w:pPr>
        <w:widowControl w:val="0"/>
        <w:numPr>
          <w:ilvl w:val="0"/>
          <w:numId w:val="7"/>
        </w:numPr>
        <w:spacing w:line="360" w:lineRule="auto"/>
        <w:ind w:leftChars="0" w:firstLine="420" w:firstLineChars="0"/>
        <w:jc w:val="left"/>
        <w:rPr>
          <w:rFonts w:hint="default"/>
          <w:lang w:val="en-US" w:eastAsia="zh-CN"/>
        </w:rPr>
      </w:pPr>
      <w:r>
        <w:rPr>
          <w:rFonts w:hint="eastAsia"/>
          <w:lang w:val="en-US" w:eastAsia="zh-CN"/>
        </w:rPr>
        <w:t>在9号分组重组</w:t>
      </w:r>
    </w:p>
    <w:p>
      <w:pPr>
        <w:widowControl w:val="0"/>
        <w:numPr>
          <w:ilvl w:val="0"/>
          <w:numId w:val="7"/>
        </w:numPr>
        <w:spacing w:line="360" w:lineRule="auto"/>
        <w:ind w:leftChars="0" w:firstLine="420" w:firstLineChars="0"/>
        <w:jc w:val="left"/>
        <w:rPr>
          <w:rFonts w:hint="default"/>
          <w:lang w:val="en-US" w:eastAsia="zh-CN"/>
        </w:rPr>
      </w:pPr>
      <w:r>
        <w:rPr>
          <w:rFonts w:hint="eastAsia"/>
          <w:lang w:val="en-US" w:eastAsia="zh-CN"/>
        </w:rPr>
        <w:t>第一个分组数据部分有1480个字节，并且不含ICMP数据</w:t>
      </w:r>
    </w:p>
    <w:p>
      <w:pPr>
        <w:widowControl w:val="0"/>
        <w:numPr>
          <w:ilvl w:val="0"/>
          <w:numId w:val="0"/>
        </w:numPr>
        <w:spacing w:line="360" w:lineRule="auto"/>
        <w:ind w:left="420" w:leftChars="0"/>
        <w:jc w:val="left"/>
        <w:rPr>
          <w:rFonts w:hint="eastAsia"/>
          <w:lang w:val="en-US" w:eastAsia="zh-CN"/>
        </w:rPr>
      </w:pPr>
    </w:p>
    <w:p>
      <w:pPr>
        <w:widowControl w:val="0"/>
        <w:numPr>
          <w:ilvl w:val="0"/>
          <w:numId w:val="0"/>
        </w:numPr>
        <w:spacing w:line="360" w:lineRule="auto"/>
        <w:ind w:left="420" w:leftChars="0"/>
        <w:jc w:val="left"/>
        <w:rPr>
          <w:rFonts w:hint="default"/>
          <w:lang w:val="en-US" w:eastAsia="zh-CN"/>
        </w:rPr>
      </w:pPr>
      <w:r>
        <w:rPr>
          <w:rFonts w:hint="eastAsia"/>
          <w:lang w:val="en-US" w:eastAsia="zh-CN"/>
        </w:rPr>
        <w:t>第二个分片如下图所示：</w:t>
      </w:r>
    </w:p>
    <w:p>
      <w:pPr>
        <w:widowControl w:val="0"/>
        <w:numPr>
          <w:ilvl w:val="0"/>
          <w:numId w:val="0"/>
        </w:numPr>
        <w:spacing w:line="360" w:lineRule="auto"/>
        <w:jc w:val="center"/>
      </w:pPr>
      <w:r>
        <w:rPr>
          <w:sz w:val="21"/>
        </w:rPr>
        <mc:AlternateContent>
          <mc:Choice Requires="wps">
            <w:drawing>
              <wp:anchor distT="0" distB="0" distL="114300" distR="114300" simplePos="0" relativeHeight="251672576" behindDoc="0" locked="0" layoutInCell="1" allowOverlap="1">
                <wp:simplePos x="0" y="0"/>
                <wp:positionH relativeFrom="column">
                  <wp:posOffset>227965</wp:posOffset>
                </wp:positionH>
                <wp:positionV relativeFrom="paragraph">
                  <wp:posOffset>2289175</wp:posOffset>
                </wp:positionV>
                <wp:extent cx="2492375" cy="118745"/>
                <wp:effectExtent l="6350" t="6350" r="15875" b="14605"/>
                <wp:wrapNone/>
                <wp:docPr id="55" name="矩形 55"/>
                <wp:cNvGraphicFramePr/>
                <a:graphic xmlns:a="http://schemas.openxmlformats.org/drawingml/2006/main">
                  <a:graphicData uri="http://schemas.microsoft.com/office/word/2010/wordprocessingShape">
                    <wps:wsp>
                      <wps:cNvSpPr/>
                      <wps:spPr>
                        <a:xfrm>
                          <a:off x="1370965" y="3203575"/>
                          <a:ext cx="2492375" cy="118745"/>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95pt;margin-top:180.25pt;height:9.35pt;width:196.25pt;z-index:251672576;v-text-anchor:middle;mso-width-relative:page;mso-height-relative:page;" fillcolor="#000000" filled="t" stroked="t" coordsize="21600,21600" o:gfxdata="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OByci9sAAAAKAQAA&#10;DwAAAAAAAAABACAAAAAiAAAAZHJzL2Rvd25yZXYueG1sUEsBAhQAFAAAAAgAh07iQJvkgxGIAgAA&#10;HwUAAA4AAAAAAAAAAQAgAAAAKgEAAGRycy9lMm9Eb2MueG1sUEsFBgAAAAAGAAYAWQEAACQGAAAA&#10;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71552" behindDoc="0" locked="0" layoutInCell="1" allowOverlap="1">
                <wp:simplePos x="0" y="0"/>
                <wp:positionH relativeFrom="column">
                  <wp:posOffset>354965</wp:posOffset>
                </wp:positionH>
                <wp:positionV relativeFrom="paragraph">
                  <wp:posOffset>1217295</wp:posOffset>
                </wp:positionV>
                <wp:extent cx="1778000" cy="254000"/>
                <wp:effectExtent l="6350" t="6350" r="6350" b="6350"/>
                <wp:wrapNone/>
                <wp:docPr id="53" name="矩形 53"/>
                <wp:cNvGraphicFramePr/>
                <a:graphic xmlns:a="http://schemas.openxmlformats.org/drawingml/2006/main">
                  <a:graphicData uri="http://schemas.microsoft.com/office/word/2010/wordprocessingShape">
                    <wps:wsp>
                      <wps:cNvSpPr/>
                      <wps:spPr>
                        <a:xfrm>
                          <a:off x="1497965" y="2131695"/>
                          <a:ext cx="1778000" cy="25400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95pt;margin-top:95.85pt;height:20pt;width:140pt;z-index:251671552;v-text-anchor:middle;mso-width-relative:page;mso-height-relative:page;" fillcolor="#000000" filled="t" stroked="t" coordsize="21600,21600" o:gfxdata="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rT/j3dkAAAAKAQAADwAA&#10;AAAAAAABACAAAAAiAAAAZHJzL2Rvd25yZXYueG1sUEsBAhQAFAAAAAgAh07iQE+UA8aHAgAAHwUA&#10;AA4AAAAAAAAAAQAgAAAAKAEAAGRycy9lMm9Eb2MueG1sUEsFBgAAAAAGAAYAWQEAACEGA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70528" behindDoc="0" locked="0" layoutInCell="1" allowOverlap="1">
                <wp:simplePos x="0" y="0"/>
                <wp:positionH relativeFrom="column">
                  <wp:posOffset>245110</wp:posOffset>
                </wp:positionH>
                <wp:positionV relativeFrom="paragraph">
                  <wp:posOffset>742950</wp:posOffset>
                </wp:positionV>
                <wp:extent cx="865505" cy="119380"/>
                <wp:effectExtent l="6350" t="6350" r="17145" b="13970"/>
                <wp:wrapNone/>
                <wp:docPr id="52" name="矩形 52"/>
                <wp:cNvGraphicFramePr/>
                <a:graphic xmlns:a="http://schemas.openxmlformats.org/drawingml/2006/main">
                  <a:graphicData uri="http://schemas.microsoft.com/office/word/2010/wordprocessingShape">
                    <wps:wsp>
                      <wps:cNvSpPr/>
                      <wps:spPr>
                        <a:xfrm>
                          <a:off x="0" y="0"/>
                          <a:ext cx="865505" cy="11938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3pt;margin-top:58.5pt;height:9.4pt;width:68.15pt;z-index:251670528;v-text-anchor:middle;mso-width-relative:page;mso-height-relative:page;" fillcolor="#000000" filled="t" stroked="t" coordsize="21600,21600" o:gfxdata="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2XFpb2gAAAAoBAAAPAAAAAAAAAAEAIAAA&#10;ACIAAABkcnMvZG93bnJldi54bWxQSwECFAAUAAAACACHTuJAgjCQqnwCAAASBQAADgAAAAAAAAAB&#10;ACAAAAApAQAAZHJzL2Uyb0RvYy54bWxQSwUGAAAAAAYABgBZAQAAFwY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831215</wp:posOffset>
                </wp:positionH>
                <wp:positionV relativeFrom="paragraph">
                  <wp:posOffset>502920</wp:posOffset>
                </wp:positionV>
                <wp:extent cx="865505" cy="119380"/>
                <wp:effectExtent l="6350" t="6350" r="17145" b="13970"/>
                <wp:wrapNone/>
                <wp:docPr id="51" name="矩形 51"/>
                <wp:cNvGraphicFramePr/>
                <a:graphic xmlns:a="http://schemas.openxmlformats.org/drawingml/2006/main">
                  <a:graphicData uri="http://schemas.microsoft.com/office/word/2010/wordprocessingShape">
                    <wps:wsp>
                      <wps:cNvSpPr/>
                      <wps:spPr>
                        <a:xfrm>
                          <a:off x="1974215" y="1417320"/>
                          <a:ext cx="865505" cy="11938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45pt;margin-top:39.6pt;height:9.4pt;width:68.15pt;z-index:251669504;v-text-anchor:middle;mso-width-relative:page;mso-height-relative:page;" fillcolor="#000000" filled="t" stroked="t" coordsize="21600,21600" o:gfxdata="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ulX2D2QAAAAkBAAAPAAAA&#10;AAAAAAEAIAAAACIAAABkcnMvZG93bnJldi54bWxQSwECFAAUAAAACACHTuJALUfo9IYCAAAeBQAA&#10;DgAAAAAAAAABACAAAAAoAQAAZHJzL2Uyb0RvYy54bWxQSwUGAAAAAAYABgBZAQAAIAYAAAAA&#10;">
                <v:fill on="t" opacity="0f" focussize="0,0"/>
                <v:stroke weight="1pt" color="#FF0000 [3204]" miterlimit="8" joinstyle="miter"/>
                <v:imagedata o:title=""/>
                <o:lock v:ext="edit" aspectratio="f"/>
              </v:rect>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561340</wp:posOffset>
                </wp:positionH>
                <wp:positionV relativeFrom="paragraph">
                  <wp:posOffset>34925</wp:posOffset>
                </wp:positionV>
                <wp:extent cx="198755" cy="111125"/>
                <wp:effectExtent l="6350" t="6350" r="10795" b="9525"/>
                <wp:wrapNone/>
                <wp:docPr id="50" name="矩形 50"/>
                <wp:cNvGraphicFramePr/>
                <a:graphic xmlns:a="http://schemas.openxmlformats.org/drawingml/2006/main">
                  <a:graphicData uri="http://schemas.microsoft.com/office/word/2010/wordprocessingShape">
                    <wps:wsp>
                      <wps:cNvSpPr/>
                      <wps:spPr>
                        <a:xfrm>
                          <a:off x="1704340" y="949325"/>
                          <a:ext cx="198755" cy="111125"/>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2pt;margin-top:2.75pt;height:8.75pt;width:15.65pt;z-index:251668480;v-text-anchor:middle;mso-width-relative:page;mso-height-relative:page;" fillcolor="#000000" filled="t" stroked="t" coordsize="21600,21600" o:gfxdata="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F1nOTdcAAAAHAQAADwAAAAAAAAAB&#10;ACAAAAAiAAAAZHJzL2Rvd25yZXYueG1sUEsBAhQAFAAAAAgAh07iQNhVg9aDAgAAHQUAAA4AAAAA&#10;AAAAAQAgAAAAJgEAAGRycy9lMm9Eb2MueG1sUEsFBgAAAAAGAAYAWQEAABsGAAAAAA==&#10;">
                <v:fill on="t" opacity="0f" focussize="0,0"/>
                <v:stroke weight="1pt" color="#FF0000 [3204]" miterlimit="8" joinstyle="miter"/>
                <v:imagedata o:title=""/>
                <o:lock v:ext="edit" aspectratio="f"/>
              </v:rect>
            </w:pict>
          </mc:Fallback>
        </mc:AlternateContent>
      </w:r>
      <w:r>
        <w:drawing>
          <wp:inline distT="0" distB="0" distL="114300" distR="114300">
            <wp:extent cx="5271770" cy="2502535"/>
            <wp:effectExtent l="0" t="0" r="11430" b="12065"/>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4"/>
                    <a:stretch>
                      <a:fillRect/>
                    </a:stretch>
                  </pic:blipFill>
                  <pic:spPr>
                    <a:xfrm>
                      <a:off x="0" y="0"/>
                      <a:ext cx="5271770" cy="2502535"/>
                    </a:xfrm>
                    <a:prstGeom prst="rect">
                      <a:avLst/>
                    </a:prstGeom>
                    <a:noFill/>
                    <a:ln>
                      <a:noFill/>
                    </a:ln>
                  </pic:spPr>
                </pic:pic>
              </a:graphicData>
            </a:graphic>
          </wp:inline>
        </w:drawing>
      </w:r>
    </w:p>
    <w:p>
      <w:pPr>
        <w:widowControl w:val="0"/>
        <w:numPr>
          <w:ilvl w:val="0"/>
          <w:numId w:val="0"/>
        </w:numPr>
        <w:spacing w:line="360" w:lineRule="auto"/>
        <w:jc w:val="center"/>
      </w:pPr>
      <w:r>
        <w:rPr>
          <w:sz w:val="21"/>
        </w:rPr>
        <mc:AlternateContent>
          <mc:Choice Requires="wps">
            <w:drawing>
              <wp:anchor distT="0" distB="0" distL="114300" distR="114300" simplePos="0" relativeHeight="251673600" behindDoc="0" locked="0" layoutInCell="1" allowOverlap="1">
                <wp:simplePos x="0" y="0"/>
                <wp:positionH relativeFrom="column">
                  <wp:posOffset>243840</wp:posOffset>
                </wp:positionH>
                <wp:positionV relativeFrom="paragraph">
                  <wp:posOffset>1227455</wp:posOffset>
                </wp:positionV>
                <wp:extent cx="857250" cy="119380"/>
                <wp:effectExtent l="6350" t="6350" r="12700" b="13970"/>
                <wp:wrapNone/>
                <wp:docPr id="56" name="矩形 56"/>
                <wp:cNvGraphicFramePr/>
                <a:graphic xmlns:a="http://schemas.openxmlformats.org/drawingml/2006/main">
                  <a:graphicData uri="http://schemas.microsoft.com/office/word/2010/wordprocessingShape">
                    <wps:wsp>
                      <wps:cNvSpPr/>
                      <wps:spPr>
                        <a:xfrm>
                          <a:off x="1386840" y="4717415"/>
                          <a:ext cx="857250" cy="119380"/>
                        </a:xfrm>
                        <a:prstGeom prst="rect">
                          <a:avLst/>
                        </a:prstGeom>
                        <a:solidFill>
                          <a:srgbClr val="000000">
                            <a:alpha val="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2pt;margin-top:96.65pt;height:9.4pt;width:67.5pt;z-index:251673600;v-text-anchor:middle;mso-width-relative:page;mso-height-relative:page;" fillcolor="#000000" filled="t" stroked="t" coordsize="21600,21600" o:gfxdata="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4HTptoAAAAKAQAADwAA&#10;AAAAAAABACAAAAAiAAAAZHJzL2Rvd25yZXYueG1sUEsBAhQAFAAAAAgAh07iQNZToraGAgAAHgUA&#10;AA4AAAAAAAAAAQAgAAAAKQEAAGRycy9lMm9Eb2MueG1sUEsFBgAAAAAGAAYAWQEAACEGAAAAAA==&#10;">
                <v:fill on="t" opacity="0f" focussize="0,0"/>
                <v:stroke weight="1pt" color="#FF0000 [3204]" miterlimit="8" joinstyle="miter"/>
                <v:imagedata o:title=""/>
                <o:lock v:ext="edit" aspectratio="f"/>
              </v:rect>
            </w:pict>
          </mc:Fallback>
        </mc:AlternateContent>
      </w:r>
      <w:r>
        <w:drawing>
          <wp:inline distT="0" distB="0" distL="114300" distR="114300">
            <wp:extent cx="5264150" cy="1318260"/>
            <wp:effectExtent l="0" t="0" r="6350" b="2540"/>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35"/>
                    <a:stretch>
                      <a:fillRect/>
                    </a:stretch>
                  </pic:blipFill>
                  <pic:spPr>
                    <a:xfrm>
                      <a:off x="0" y="0"/>
                      <a:ext cx="5264150" cy="1318260"/>
                    </a:xfrm>
                    <a:prstGeom prst="rect">
                      <a:avLst/>
                    </a:prstGeom>
                    <a:noFill/>
                    <a:ln>
                      <a:noFill/>
                    </a:ln>
                  </pic:spPr>
                </pic:pic>
              </a:graphicData>
            </a:graphic>
          </wp:inline>
        </w:drawing>
      </w:r>
    </w:p>
    <w:p>
      <w:pPr>
        <w:widowControl w:val="0"/>
        <w:numPr>
          <w:ilvl w:val="0"/>
          <w:numId w:val="8"/>
        </w:numPr>
        <w:spacing w:line="360" w:lineRule="auto"/>
        <w:ind w:firstLine="420" w:firstLineChars="0"/>
        <w:jc w:val="left"/>
        <w:rPr>
          <w:rFonts w:hint="eastAsia"/>
          <w:lang w:val="en-US" w:eastAsia="zh-CN"/>
        </w:rPr>
      </w:pPr>
      <w:r>
        <w:rPr>
          <w:rFonts w:hint="eastAsia"/>
          <w:lang w:val="en-US" w:eastAsia="zh-CN"/>
        </w:rPr>
        <w:t>数据帧长度：562字节</w:t>
      </w:r>
    </w:p>
    <w:p>
      <w:pPr>
        <w:widowControl w:val="0"/>
        <w:numPr>
          <w:ilvl w:val="0"/>
          <w:numId w:val="8"/>
        </w:numPr>
        <w:spacing w:line="360" w:lineRule="auto"/>
        <w:ind w:firstLine="420" w:firstLineChars="0"/>
        <w:jc w:val="left"/>
        <w:rPr>
          <w:rFonts w:hint="default"/>
          <w:lang w:val="en-US" w:eastAsia="zh-CN"/>
        </w:rPr>
      </w:pPr>
      <w:r>
        <w:rPr>
          <w:rFonts w:hint="eastAsia"/>
          <w:lang w:val="en-US" w:eastAsia="zh-CN"/>
        </w:rPr>
        <w:t>IP数据报首部长度：20字节</w:t>
      </w:r>
    </w:p>
    <w:p>
      <w:pPr>
        <w:widowControl w:val="0"/>
        <w:numPr>
          <w:ilvl w:val="0"/>
          <w:numId w:val="8"/>
        </w:numPr>
        <w:spacing w:line="360" w:lineRule="auto"/>
        <w:ind w:firstLine="420" w:firstLineChars="0"/>
        <w:jc w:val="left"/>
        <w:rPr>
          <w:rFonts w:hint="default"/>
          <w:lang w:val="en-US" w:eastAsia="zh-CN"/>
        </w:rPr>
      </w:pPr>
      <w:r>
        <w:rPr>
          <w:rFonts w:hint="eastAsia"/>
          <w:lang w:val="en-US" w:eastAsia="zh-CN"/>
        </w:rPr>
        <w:t>IP数据报总长度：548=IP head:20+ICMP head:8+DATA:520</w:t>
      </w:r>
    </w:p>
    <w:p>
      <w:pPr>
        <w:widowControl w:val="0"/>
        <w:numPr>
          <w:ilvl w:val="0"/>
          <w:numId w:val="8"/>
        </w:numPr>
        <w:spacing w:line="360" w:lineRule="auto"/>
        <w:ind w:firstLine="420" w:firstLineChars="0"/>
        <w:jc w:val="left"/>
        <w:rPr>
          <w:rFonts w:hint="default"/>
          <w:lang w:val="en-US" w:eastAsia="zh-CN"/>
        </w:rPr>
      </w:pPr>
      <w:r>
        <w:rPr>
          <w:rFonts w:hint="eastAsia"/>
          <w:lang w:val="en-US" w:eastAsia="zh-CN"/>
        </w:rPr>
        <w:t>标志：DF=0，可以继续分片；MF=0，这是最后一个分片</w:t>
      </w:r>
    </w:p>
    <w:p>
      <w:pPr>
        <w:widowControl w:val="0"/>
        <w:numPr>
          <w:ilvl w:val="0"/>
          <w:numId w:val="8"/>
        </w:numPr>
        <w:spacing w:line="360" w:lineRule="auto"/>
        <w:ind w:firstLine="420" w:firstLineChars="0"/>
        <w:jc w:val="left"/>
        <w:rPr>
          <w:rFonts w:hint="default"/>
          <w:lang w:val="en-US" w:eastAsia="zh-CN"/>
        </w:rPr>
      </w:pPr>
      <w:r>
        <w:rPr>
          <w:rFonts w:hint="eastAsia"/>
          <w:lang w:val="en-US" w:eastAsia="zh-CN"/>
        </w:rPr>
        <w:t>两次分组传输的数据长度：2000字节</w:t>
      </w:r>
    </w:p>
    <w:p>
      <w:pPr>
        <w:widowControl w:val="0"/>
        <w:numPr>
          <w:ilvl w:val="0"/>
          <w:numId w:val="8"/>
        </w:numPr>
        <w:spacing w:line="360" w:lineRule="auto"/>
        <w:ind w:firstLine="420" w:firstLineChars="0"/>
        <w:jc w:val="left"/>
        <w:rPr>
          <w:rFonts w:hint="default"/>
          <w:lang w:val="en-US" w:eastAsia="zh-CN"/>
        </w:rPr>
      </w:pPr>
      <w:r>
        <w:rPr>
          <w:rFonts w:hint="eastAsia"/>
          <w:lang w:val="en-US" w:eastAsia="zh-CN"/>
        </w:rPr>
        <w:t>为什么8号数据+9号数据=1480+528=2008，多了8字节？答：因为ICMP的首部还有8个字节</w:t>
      </w:r>
    </w:p>
    <w:p>
      <w:pPr>
        <w:widowControl w:val="0"/>
        <w:numPr>
          <w:ilvl w:val="0"/>
          <w:numId w:val="0"/>
        </w:numPr>
        <w:spacing w:line="360" w:lineRule="auto"/>
        <w:jc w:val="left"/>
        <w:rPr>
          <w:rFonts w:hint="eastAsia"/>
          <w:b/>
          <w:bCs/>
          <w:lang w:val="en-US" w:eastAsia="zh-CN"/>
        </w:rPr>
      </w:pPr>
      <w:r>
        <w:rPr>
          <w:rFonts w:hint="eastAsia"/>
          <w:b/>
          <w:bCs/>
          <w:lang w:val="en-US" w:eastAsia="zh-CN"/>
        </w:rPr>
        <w:t>分析IP数据报分片和重组过程：</w:t>
      </w: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IP数据报分片：</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由于需要执行ping -l 2000命令，即需要传送2000字节大小的数据包。由于2000字节已经超过了数据链路层的最大传输单元：1500字节，因此需要进行分片。</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对于第一个分片：由于数据链路层一次最多能传输1500字节的数据，同时还要包括20字节的IP数据报首部，因此在第一个分组中只能传送1500-20=1480字节的数据。而第一个分片的MAC帧长度为1518字节=MAC帧首部:14+IP数据报首部:20+数据:1480+FCS:4。</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对于第二个分片：在传送完1480字节的数据后，还剩下2000-1480=520字节的数据需要传送，同时还要注意加上8字节的ICMP首部。因此，第二个分片的MAC帧长度为566字节=MAC帧首部:14+IP数据报首部:20+ICMP首部:8+数据:520+FCS:4。</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IP数据报分片步骤：</w:t>
      </w: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IP数据报在分片之前，其标志位为0，片偏移为0。</w:t>
      </w:r>
    </w:p>
    <w:p>
      <w:pPr>
        <w:widowControl w:val="0"/>
        <w:numPr>
          <w:ilvl w:val="0"/>
          <w:numId w:val="9"/>
        </w:numPr>
        <w:spacing w:line="360" w:lineRule="auto"/>
        <w:ind w:firstLine="420" w:firstLineChars="0"/>
        <w:jc w:val="left"/>
        <w:rPr>
          <w:rFonts w:hint="default"/>
          <w:lang w:val="en-US" w:eastAsia="zh-CN"/>
        </w:rPr>
      </w:pPr>
      <w:r>
        <w:rPr>
          <w:rFonts w:hint="eastAsia"/>
          <w:lang w:val="en-US" w:eastAsia="zh-CN"/>
        </w:rPr>
        <w:t>检查DF标志位，若为1则表示不能分片，该数据报将被丢弃，并返回一个ICMP错误给发送方；若为0则表示可以分片</w:t>
      </w:r>
    </w:p>
    <w:p>
      <w:pPr>
        <w:widowControl w:val="0"/>
        <w:numPr>
          <w:ilvl w:val="0"/>
          <w:numId w:val="9"/>
        </w:numPr>
        <w:spacing w:line="360" w:lineRule="auto"/>
        <w:ind w:firstLine="420" w:firstLineChars="0"/>
        <w:jc w:val="left"/>
        <w:rPr>
          <w:rFonts w:hint="default"/>
          <w:lang w:val="en-US" w:eastAsia="zh-CN"/>
        </w:rPr>
      </w:pPr>
      <w:r>
        <w:rPr>
          <w:rFonts w:hint="eastAsia"/>
          <w:lang w:val="en-US" w:eastAsia="zh-CN"/>
        </w:rPr>
        <w:t>基于MTU值，将数据字段分成多个部分。除了最后的数据部分外，所有新建的数据字段长度必须为8字节的倍数，否则将不能通过片偏移来定位分片的相对位置</w:t>
      </w:r>
    </w:p>
    <w:p>
      <w:pPr>
        <w:widowControl w:val="0"/>
        <w:numPr>
          <w:ilvl w:val="0"/>
          <w:numId w:val="9"/>
        </w:numPr>
        <w:spacing w:line="360" w:lineRule="auto"/>
        <w:ind w:firstLine="420" w:firstLineChars="0"/>
        <w:jc w:val="left"/>
        <w:rPr>
          <w:rFonts w:hint="default"/>
          <w:lang w:val="en-US" w:eastAsia="zh-CN"/>
        </w:rPr>
      </w:pPr>
      <w:r>
        <w:rPr>
          <w:rFonts w:hint="eastAsia"/>
          <w:lang w:val="en-US" w:eastAsia="zh-CN"/>
        </w:rPr>
        <w:t>分好的数据部分都被放入一个IP数据报中，这些数据报的标识位相同，表示是由同一个IP数据报分片而来，并有片偏移来标识该片在原分组中的相对位置。最后一个分片的MF位为0，其余分片MF位为1</w:t>
      </w:r>
    </w:p>
    <w:p>
      <w:pPr>
        <w:widowControl w:val="0"/>
        <w:numPr>
          <w:ilvl w:val="0"/>
          <w:numId w:val="9"/>
        </w:numPr>
        <w:spacing w:line="360" w:lineRule="auto"/>
        <w:ind w:firstLine="420" w:firstLineChars="0"/>
        <w:jc w:val="left"/>
        <w:rPr>
          <w:rFonts w:hint="default"/>
          <w:lang w:val="en-US" w:eastAsia="zh-CN"/>
        </w:rPr>
      </w:pPr>
      <w:r>
        <w:rPr>
          <w:rFonts w:hint="eastAsia"/>
          <w:lang w:val="en-US" w:eastAsia="zh-CN"/>
        </w:rPr>
        <w:t>对于可选字段，其选项类型的高位字节决定了这个信息是被复制到所有分片数据报还是只复制到第一个数据报</w:t>
      </w:r>
    </w:p>
    <w:p>
      <w:pPr>
        <w:widowControl w:val="0"/>
        <w:numPr>
          <w:ilvl w:val="0"/>
          <w:numId w:val="9"/>
        </w:numPr>
        <w:spacing w:line="360" w:lineRule="auto"/>
        <w:ind w:firstLine="420" w:firstLineChars="0"/>
        <w:jc w:val="left"/>
        <w:rPr>
          <w:rFonts w:hint="default"/>
          <w:lang w:val="en-US" w:eastAsia="zh-CN"/>
        </w:rPr>
      </w:pPr>
      <w:r>
        <w:rPr>
          <w:rFonts w:hint="eastAsia"/>
          <w:lang w:val="en-US" w:eastAsia="zh-CN"/>
        </w:rPr>
        <w:t>设置新的数据报的首部长度及总长度</w:t>
      </w:r>
    </w:p>
    <w:p>
      <w:pPr>
        <w:widowControl w:val="0"/>
        <w:numPr>
          <w:ilvl w:val="0"/>
          <w:numId w:val="9"/>
        </w:numPr>
        <w:spacing w:line="360" w:lineRule="auto"/>
        <w:ind w:firstLine="420" w:firstLineChars="0"/>
        <w:jc w:val="left"/>
        <w:rPr>
          <w:rFonts w:hint="default"/>
          <w:lang w:val="en-US" w:eastAsia="zh-CN"/>
        </w:rPr>
      </w:pPr>
      <w:r>
        <w:rPr>
          <w:rFonts w:hint="eastAsia"/>
          <w:lang w:val="en-US" w:eastAsia="zh-CN"/>
        </w:rPr>
        <w:t>重新计算报文的首部校验和</w:t>
      </w:r>
    </w:p>
    <w:p>
      <w:pPr>
        <w:widowControl w:val="0"/>
        <w:numPr>
          <w:ilvl w:val="0"/>
          <w:numId w:val="0"/>
        </w:numPr>
        <w:spacing w:line="360" w:lineRule="auto"/>
        <w:ind w:firstLine="420" w:firstLineChars="0"/>
        <w:jc w:val="left"/>
        <w:rPr>
          <w:rFonts w:hint="default"/>
          <w:lang w:val="en-US" w:eastAsia="zh-CN"/>
        </w:rPr>
      </w:pPr>
      <w:r>
        <w:rPr>
          <w:rFonts w:hint="eastAsia"/>
          <w:lang w:val="en-US" w:eastAsia="zh-CN"/>
        </w:rPr>
        <w:t>IP数据报重组：</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接收方可以根据IP数据报的标识位来判断这些分片是不是来自同一个IP报文，具有同一个标识位的分片将会重组在一起。同时，接收方还需要根据片偏移来判断某个分片相对整个包的位置。其次，还需要根据MF标志位来判断是否还有新的分片。利用这些信息，接收方就能对IP数据报进行重组。</w:t>
      </w:r>
    </w:p>
    <w:p>
      <w:pPr>
        <w:widowControl w:val="0"/>
        <w:numPr>
          <w:ilvl w:val="0"/>
          <w:numId w:val="0"/>
        </w:numPr>
        <w:spacing w:line="360" w:lineRule="auto"/>
        <w:ind w:firstLine="420" w:firstLineChars="0"/>
        <w:jc w:val="left"/>
        <w:rPr>
          <w:rFonts w:hint="eastAsia"/>
          <w:lang w:val="en-US" w:eastAsia="zh-CN"/>
        </w:rPr>
      </w:pPr>
      <w:r>
        <w:rPr>
          <w:rFonts w:hint="eastAsia"/>
          <w:lang w:val="en-US" w:eastAsia="zh-CN"/>
        </w:rPr>
        <w:t>IP数据报重组步骤：</w:t>
      </w:r>
    </w:p>
    <w:p>
      <w:pPr>
        <w:widowControl w:val="0"/>
        <w:numPr>
          <w:ilvl w:val="0"/>
          <w:numId w:val="10"/>
        </w:numPr>
        <w:spacing w:line="360" w:lineRule="auto"/>
        <w:ind w:firstLine="420" w:firstLineChars="0"/>
        <w:jc w:val="left"/>
        <w:rPr>
          <w:rFonts w:hint="default"/>
          <w:lang w:val="en-US" w:eastAsia="zh-CN"/>
        </w:rPr>
      </w:pPr>
      <w:r>
        <w:rPr>
          <w:rFonts w:hint="eastAsia"/>
          <w:lang w:val="en-US" w:eastAsia="zh-CN"/>
        </w:rPr>
        <w:t>接收方在收到第一个分片时就分配一个存储缓冲区，并启动一个计时器</w:t>
      </w:r>
    </w:p>
    <w:p>
      <w:pPr>
        <w:widowControl w:val="0"/>
        <w:numPr>
          <w:ilvl w:val="0"/>
          <w:numId w:val="10"/>
        </w:numPr>
        <w:spacing w:line="360" w:lineRule="auto"/>
        <w:ind w:firstLine="420" w:firstLineChars="0"/>
        <w:jc w:val="left"/>
        <w:rPr>
          <w:rFonts w:hint="default"/>
          <w:lang w:val="en-US" w:eastAsia="zh-CN"/>
        </w:rPr>
      </w:pPr>
      <w:r>
        <w:rPr>
          <w:rFonts w:hint="eastAsia"/>
          <w:lang w:val="en-US" w:eastAsia="zh-CN"/>
        </w:rPr>
        <w:t>定位某一个数据报所属的分组</w:t>
      </w:r>
    </w:p>
    <w:p>
      <w:pPr>
        <w:widowControl w:val="0"/>
        <w:numPr>
          <w:ilvl w:val="0"/>
          <w:numId w:val="10"/>
        </w:numPr>
        <w:spacing w:line="360" w:lineRule="auto"/>
        <w:ind w:firstLine="420" w:firstLineChars="0"/>
        <w:jc w:val="left"/>
        <w:rPr>
          <w:rFonts w:hint="default"/>
          <w:lang w:val="en-US" w:eastAsia="zh-CN"/>
        </w:rPr>
      </w:pPr>
      <w:r>
        <w:rPr>
          <w:rFonts w:hint="eastAsia"/>
          <w:lang w:val="en-US" w:eastAsia="zh-CN"/>
        </w:rPr>
        <w:t>在所属分组的位置插入该分片</w:t>
      </w:r>
    </w:p>
    <w:p>
      <w:pPr>
        <w:widowControl w:val="0"/>
        <w:numPr>
          <w:ilvl w:val="0"/>
          <w:numId w:val="10"/>
        </w:numPr>
        <w:spacing w:line="360" w:lineRule="auto"/>
        <w:ind w:firstLine="420" w:firstLineChars="0"/>
        <w:jc w:val="left"/>
        <w:rPr>
          <w:rFonts w:hint="default"/>
          <w:lang w:val="en-US" w:eastAsia="zh-CN"/>
        </w:rPr>
      </w:pPr>
      <w:r>
        <w:rPr>
          <w:rFonts w:hint="eastAsia"/>
          <w:lang w:val="en-US" w:eastAsia="zh-CN"/>
        </w:rPr>
        <w:t>判断数据报的所有分片是否被全部接收</w:t>
      </w:r>
    </w:p>
    <w:p>
      <w:pPr>
        <w:widowControl w:val="0"/>
        <w:numPr>
          <w:ilvl w:val="0"/>
          <w:numId w:val="10"/>
        </w:numPr>
        <w:spacing w:line="360" w:lineRule="auto"/>
        <w:ind w:firstLine="420" w:firstLineChars="0"/>
        <w:jc w:val="left"/>
        <w:rPr>
          <w:rFonts w:hint="default"/>
          <w:lang w:val="en-US" w:eastAsia="zh-CN"/>
        </w:rPr>
      </w:pPr>
      <w:r>
        <w:rPr>
          <w:rFonts w:hint="eastAsia"/>
          <w:lang w:val="en-US" w:eastAsia="zh-CN"/>
        </w:rPr>
        <w:t>若在重组完成前计时器移除，则删除该数据报的所有内容</w:t>
      </w:r>
    </w:p>
    <w:p>
      <w:pPr>
        <w:widowControl w:val="0"/>
        <w:numPr>
          <w:ilvl w:val="0"/>
          <w:numId w:val="0"/>
        </w:numPr>
        <w:spacing w:line="360" w:lineRule="auto"/>
        <w:jc w:val="left"/>
        <w:rPr>
          <w:rFonts w:hint="default"/>
          <w:lang w:val="en-US" w:eastAsia="zh-CN"/>
        </w:rPr>
      </w:pPr>
    </w:p>
    <w:p>
      <w:pPr>
        <w:widowControl w:val="0"/>
        <w:numPr>
          <w:ilvl w:val="0"/>
          <w:numId w:val="4"/>
        </w:numPr>
        <w:spacing w:line="360" w:lineRule="auto"/>
        <w:ind w:left="0" w:leftChars="0" w:firstLine="420" w:firstLineChars="0"/>
        <w:jc w:val="both"/>
        <w:rPr>
          <w:rFonts w:hint="default"/>
          <w:b/>
          <w:bCs/>
          <w:color w:val="000000"/>
          <w:sz w:val="21"/>
          <w:szCs w:val="21"/>
          <w:lang w:val="en-US" w:eastAsia="zh-CN"/>
        </w:rPr>
      </w:pPr>
      <w:r>
        <w:rPr>
          <w:rFonts w:hint="eastAsia"/>
          <w:b/>
          <w:bCs/>
          <w:color w:val="000000"/>
          <w:sz w:val="21"/>
          <w:szCs w:val="21"/>
          <w:lang w:val="en-US" w:eastAsia="zh-CN"/>
        </w:rPr>
        <w:t>ICMP协议分析</w:t>
      </w:r>
    </w:p>
    <w:p>
      <w:pPr>
        <w:widowControl w:val="0"/>
        <w:numPr>
          <w:ilvl w:val="0"/>
          <w:numId w:val="0"/>
        </w:numPr>
        <w:spacing w:line="360" w:lineRule="auto"/>
        <w:ind w:left="420" w:leftChars="0"/>
        <w:jc w:val="both"/>
        <w:rPr>
          <w:rFonts w:hint="eastAsia"/>
          <w:b w:val="0"/>
          <w:bCs w:val="0"/>
          <w:color w:val="000000"/>
          <w:sz w:val="21"/>
          <w:szCs w:val="21"/>
          <w:lang w:val="en-US" w:eastAsia="zh-CN"/>
        </w:rPr>
      </w:pPr>
      <w:r>
        <w:rPr>
          <w:rFonts w:hint="eastAsia"/>
          <w:b w:val="0"/>
          <w:bCs w:val="0"/>
          <w:color w:val="000000"/>
          <w:sz w:val="21"/>
          <w:szCs w:val="21"/>
          <w:lang w:val="en-US" w:eastAsia="zh-CN"/>
        </w:rPr>
        <w:t>①从主机A上向主机B发PING检测报文，捕获ICMP请求数据包和应答数据包，记录并分析各字段的含义，并与ICMP数据包格式进行比较；如果返回的差错信息，请分析是由于什么差错引起的。</w:t>
      </w:r>
    </w:p>
    <w:p>
      <w:pPr>
        <w:widowControl w:val="0"/>
        <w:numPr>
          <w:ilvl w:val="0"/>
          <w:numId w:val="0"/>
        </w:numPr>
        <w:spacing w:line="360" w:lineRule="auto"/>
        <w:ind w:left="420" w:leftChars="0"/>
        <w:jc w:val="both"/>
        <w:rPr>
          <w:rFonts w:hint="default"/>
          <w:b w:val="0"/>
          <w:bCs w:val="0"/>
          <w:color w:val="000000"/>
          <w:sz w:val="21"/>
          <w:szCs w:val="21"/>
          <w:lang w:val="en-US" w:eastAsia="zh-CN"/>
        </w:rPr>
      </w:pPr>
      <w:r>
        <w:rPr>
          <w:rFonts w:hint="eastAsia"/>
          <w:b w:val="0"/>
          <w:bCs w:val="0"/>
          <w:color w:val="000000"/>
          <w:sz w:val="21"/>
          <w:szCs w:val="21"/>
          <w:lang w:val="en-US" w:eastAsia="zh-CN"/>
        </w:rPr>
        <w:t>ICMP数据报格式分析：</w:t>
      </w:r>
    </w:p>
    <w:p>
      <w:pPr>
        <w:widowControl w:val="0"/>
        <w:numPr>
          <w:ilvl w:val="0"/>
          <w:numId w:val="11"/>
        </w:numPr>
        <w:spacing w:line="360" w:lineRule="auto"/>
        <w:ind w:left="420" w:leftChars="0"/>
        <w:jc w:val="both"/>
        <w:rPr>
          <w:rFonts w:hint="default"/>
          <w:b/>
          <w:bCs/>
          <w:color w:val="000000"/>
          <w:sz w:val="21"/>
          <w:szCs w:val="21"/>
          <w:lang w:val="en-US" w:eastAsia="zh-CN"/>
        </w:rPr>
      </w:pPr>
      <w:r>
        <w:rPr>
          <w:rFonts w:hint="eastAsia"/>
          <w:b/>
          <w:bCs/>
          <w:color w:val="000000"/>
          <w:sz w:val="21"/>
          <w:szCs w:val="21"/>
          <w:lang w:val="en-US" w:eastAsia="zh-CN"/>
        </w:rPr>
        <w:t>ping通的报文</w:t>
      </w:r>
    </w:p>
    <w:p>
      <w:pPr>
        <w:widowControl w:val="0"/>
        <w:numPr>
          <w:ilvl w:val="0"/>
          <w:numId w:val="0"/>
        </w:numPr>
        <w:spacing w:line="360" w:lineRule="auto"/>
        <w:ind w:firstLine="420" w:firstLineChars="0"/>
        <w:jc w:val="both"/>
        <w:rPr>
          <w:rFonts w:hint="default"/>
          <w:b w:val="0"/>
          <w:bCs w:val="0"/>
          <w:color w:val="000000"/>
          <w:sz w:val="21"/>
          <w:szCs w:val="21"/>
          <w:lang w:val="en-US" w:eastAsia="zh-CN"/>
        </w:rPr>
      </w:pPr>
      <w:r>
        <w:rPr>
          <w:rFonts w:hint="eastAsia"/>
          <w:b w:val="0"/>
          <w:bCs w:val="0"/>
          <w:color w:val="000000"/>
          <w:sz w:val="21"/>
          <w:szCs w:val="21"/>
          <w:lang w:val="en-US" w:eastAsia="zh-CN"/>
        </w:rPr>
        <w:t>请求报文：</w:t>
      </w:r>
    </w:p>
    <w:p>
      <w:pPr>
        <w:widowControl w:val="0"/>
        <w:numPr>
          <w:ilvl w:val="0"/>
          <w:numId w:val="0"/>
        </w:numPr>
        <w:spacing w:line="360" w:lineRule="auto"/>
        <w:ind w:firstLine="420" w:firstLineChars="0"/>
        <w:jc w:val="both"/>
      </w:pPr>
      <w:r>
        <w:drawing>
          <wp:inline distT="0" distB="0" distL="114300" distR="114300">
            <wp:extent cx="5271135" cy="2096770"/>
            <wp:effectExtent l="0" t="0" r="120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5271135" cy="2096770"/>
                    </a:xfrm>
                    <a:prstGeom prst="rect">
                      <a:avLst/>
                    </a:prstGeom>
                    <a:noFill/>
                    <a:ln>
                      <a:noFill/>
                    </a:ln>
                  </pic:spPr>
                </pic:pic>
              </a:graphicData>
            </a:graphic>
          </wp:inline>
        </w:drawing>
      </w:r>
    </w:p>
    <w:p>
      <w:pPr>
        <w:widowControl w:val="0"/>
        <w:numPr>
          <w:ilvl w:val="0"/>
          <w:numId w:val="0"/>
        </w:numPr>
        <w:spacing w:line="360" w:lineRule="auto"/>
        <w:ind w:firstLine="420" w:firstLineChars="0"/>
        <w:jc w:val="both"/>
        <w:rPr>
          <w:rFonts w:hint="eastAsia" w:eastAsia="宋体"/>
          <w:lang w:val="en-US" w:eastAsia="zh-CN"/>
        </w:rPr>
      </w:pPr>
      <w:r>
        <w:rPr>
          <w:rFonts w:hint="eastAsia"/>
          <w:lang w:val="en-US" w:eastAsia="zh-CN"/>
        </w:rPr>
        <w:t>响应报文：</w:t>
      </w:r>
    </w:p>
    <w:p>
      <w:pPr>
        <w:widowControl w:val="0"/>
        <w:numPr>
          <w:ilvl w:val="0"/>
          <w:numId w:val="0"/>
        </w:numPr>
        <w:spacing w:line="360" w:lineRule="auto"/>
        <w:ind w:firstLine="420" w:firstLineChars="0"/>
        <w:jc w:val="both"/>
      </w:pPr>
      <w:r>
        <w:drawing>
          <wp:inline distT="0" distB="0" distL="114300" distR="114300">
            <wp:extent cx="5271135" cy="22828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271135" cy="2282825"/>
                    </a:xfrm>
                    <a:prstGeom prst="rect">
                      <a:avLst/>
                    </a:prstGeom>
                    <a:noFill/>
                    <a:ln>
                      <a:noFill/>
                    </a:ln>
                  </pic:spPr>
                </pic:pic>
              </a:graphicData>
            </a:graphic>
          </wp:inline>
        </w:drawing>
      </w:r>
    </w:p>
    <w:p>
      <w:pPr>
        <w:widowControl w:val="0"/>
        <w:numPr>
          <w:ilvl w:val="1"/>
          <w:numId w:val="11"/>
        </w:numPr>
        <w:spacing w:line="360" w:lineRule="auto"/>
        <w:ind w:left="840" w:leftChars="0" w:hanging="420" w:firstLineChars="0"/>
        <w:jc w:val="both"/>
        <w:rPr>
          <w:rFonts w:hint="default"/>
          <w:lang w:val="en-US" w:eastAsia="zh-CN"/>
        </w:rPr>
      </w:pPr>
      <w:r>
        <w:rPr>
          <w:rFonts w:hint="eastAsia"/>
          <w:lang w:val="en-US" w:eastAsia="zh-CN"/>
        </w:rPr>
        <w:t>类型(Type)：占8位，表示生成的错误报文。</w:t>
      </w:r>
    </w:p>
    <w:p>
      <w:pPr>
        <w:widowControl w:val="0"/>
        <w:numPr>
          <w:ilvl w:val="1"/>
          <w:numId w:val="11"/>
        </w:numPr>
        <w:spacing w:line="360" w:lineRule="auto"/>
        <w:ind w:left="840" w:leftChars="0" w:hanging="420" w:firstLineChars="0"/>
        <w:jc w:val="both"/>
        <w:rPr>
          <w:rFonts w:hint="default"/>
          <w:lang w:val="en-US" w:eastAsia="zh-CN"/>
        </w:rPr>
      </w:pPr>
      <w:r>
        <w:rPr>
          <w:rFonts w:hint="eastAsia"/>
          <w:lang w:val="en-US" w:eastAsia="zh-CN"/>
        </w:rPr>
        <w:t>代码(Code)：占8位，进一步地限定生成的ICMP报文。该字段用来查找产生错误的原因。</w:t>
      </w:r>
    </w:p>
    <w:p>
      <w:pPr>
        <w:widowControl w:val="0"/>
        <w:numPr>
          <w:ilvl w:val="1"/>
          <w:numId w:val="11"/>
        </w:numPr>
        <w:spacing w:line="360" w:lineRule="auto"/>
        <w:ind w:left="840" w:leftChars="0" w:hanging="420" w:firstLineChars="0"/>
        <w:jc w:val="both"/>
        <w:rPr>
          <w:rFonts w:hint="default"/>
          <w:lang w:val="en-US" w:eastAsia="zh-CN"/>
        </w:rPr>
      </w:pPr>
      <w:r>
        <w:rPr>
          <w:rFonts w:hint="eastAsia"/>
          <w:lang w:val="en-US" w:eastAsia="zh-CN"/>
        </w:rPr>
        <w:t>校验和(CheckSum)：占16位，对整个报文（首部和数据）按二进制反码运算求校验和。</w:t>
      </w:r>
    </w:p>
    <w:p>
      <w:pPr>
        <w:widowControl w:val="0"/>
        <w:numPr>
          <w:ilvl w:val="1"/>
          <w:numId w:val="11"/>
        </w:numPr>
        <w:spacing w:line="360" w:lineRule="auto"/>
        <w:ind w:left="840" w:leftChars="0" w:hanging="420" w:firstLineChars="0"/>
        <w:jc w:val="both"/>
        <w:rPr>
          <w:rFonts w:hint="default"/>
          <w:lang w:val="en-US" w:eastAsia="zh-CN"/>
        </w:rPr>
      </w:pPr>
      <w:r>
        <w:rPr>
          <w:rFonts w:hint="eastAsia"/>
          <w:lang w:val="en-US" w:eastAsia="zh-CN"/>
        </w:rPr>
        <w:t>ID值与序列号(Identifier, Sequence Number)：占4字节，该4字节取决于ICMP的报文类型。</w:t>
      </w:r>
    </w:p>
    <w:p>
      <w:pPr>
        <w:widowControl w:val="0"/>
        <w:numPr>
          <w:ilvl w:val="1"/>
          <w:numId w:val="11"/>
        </w:numPr>
        <w:spacing w:line="360" w:lineRule="auto"/>
        <w:ind w:left="840" w:leftChars="0" w:hanging="420" w:firstLineChars="0"/>
        <w:jc w:val="both"/>
        <w:rPr>
          <w:rFonts w:hint="default"/>
          <w:lang w:val="en-US" w:eastAsia="zh-CN"/>
        </w:rPr>
      </w:pPr>
      <w:r>
        <w:rPr>
          <w:rFonts w:hint="eastAsia"/>
          <w:lang w:val="en-US" w:eastAsia="zh-CN"/>
        </w:rPr>
        <w:t>数据部分(Data)：长度取决于类型和代码域部分。</w:t>
      </w:r>
    </w:p>
    <w:p>
      <w:pPr>
        <w:widowControl w:val="0"/>
        <w:numPr>
          <w:ilvl w:val="0"/>
          <w:numId w:val="11"/>
        </w:numPr>
        <w:spacing w:line="360" w:lineRule="auto"/>
        <w:ind w:left="0" w:leftChars="0" w:firstLine="0" w:firstLineChars="0"/>
        <w:jc w:val="both"/>
        <w:rPr>
          <w:rFonts w:hint="default"/>
          <w:b/>
          <w:bCs/>
          <w:lang w:val="en-US" w:eastAsia="zh-CN"/>
        </w:rPr>
      </w:pPr>
      <w:r>
        <w:rPr>
          <w:rFonts w:hint="eastAsia"/>
          <w:b/>
          <w:bCs/>
          <w:lang w:val="en-US" w:eastAsia="zh-CN"/>
        </w:rPr>
        <w:t>分析返回的差错信息</w:t>
      </w:r>
    </w:p>
    <w:p>
      <w:pPr>
        <w:widowControl w:val="0"/>
        <w:numPr>
          <w:ilvl w:val="1"/>
          <w:numId w:val="11"/>
        </w:numPr>
        <w:spacing w:line="360" w:lineRule="auto"/>
        <w:ind w:left="840" w:leftChars="0" w:hanging="420" w:firstLineChars="0"/>
        <w:jc w:val="both"/>
        <w:rPr>
          <w:rFonts w:hint="default"/>
          <w:b w:val="0"/>
          <w:bCs w:val="0"/>
          <w:lang w:val="en-US" w:eastAsia="zh-CN"/>
        </w:rPr>
      </w:pPr>
      <w:r>
        <w:rPr>
          <w:rFonts w:hint="eastAsia"/>
          <w:b w:val="0"/>
          <w:bCs w:val="0"/>
          <w:lang w:val="en-US" w:eastAsia="zh-CN"/>
        </w:rPr>
        <w:t>对方关机/没有连接网络/网络连接出现问题/防火墙禁ping：request time out</w:t>
      </w:r>
    </w:p>
    <w:p>
      <w:pPr>
        <w:widowControl w:val="0"/>
        <w:numPr>
          <w:ilvl w:val="0"/>
          <w:numId w:val="0"/>
        </w:numPr>
        <w:spacing w:line="360" w:lineRule="auto"/>
        <w:ind w:left="420" w:leftChars="0" w:firstLine="420" w:firstLineChars="0"/>
        <w:jc w:val="both"/>
        <w:rPr>
          <w:rFonts w:hint="eastAsia"/>
          <w:b w:val="0"/>
          <w:bCs w:val="0"/>
          <w:lang w:val="en-US" w:eastAsia="zh-CN"/>
        </w:rPr>
      </w:pPr>
      <w:r>
        <w:rPr>
          <w:rFonts w:hint="eastAsia"/>
          <w:b w:val="0"/>
          <w:bCs w:val="0"/>
          <w:lang w:val="en-US" w:eastAsia="zh-CN"/>
        </w:rPr>
        <w:t>差错出现原因：路由表中有目的主机的路由，但是因为其他原因不可达</w:t>
      </w:r>
    </w:p>
    <w:p>
      <w:pPr>
        <w:widowControl w:val="0"/>
        <w:numPr>
          <w:ilvl w:val="0"/>
          <w:numId w:val="0"/>
        </w:numPr>
        <w:spacing w:line="360" w:lineRule="auto"/>
        <w:ind w:left="420" w:leftChars="0" w:firstLine="420" w:firstLineChars="0"/>
        <w:jc w:val="both"/>
        <w:rPr>
          <w:rFonts w:hint="default"/>
          <w:b w:val="0"/>
          <w:bCs w:val="0"/>
          <w:lang w:val="en-US" w:eastAsia="zh-CN"/>
        </w:rPr>
      </w:pPr>
      <w:r>
        <w:rPr>
          <w:rFonts w:hint="eastAsia"/>
          <w:b w:val="0"/>
          <w:bCs w:val="0"/>
          <w:lang w:val="en-US" w:eastAsia="zh-CN"/>
        </w:rPr>
        <w:t>以下就是目的主机关机的情况：Wireshark只能捕获request数据包，但是没有reply</w:t>
      </w:r>
    </w:p>
    <w:p>
      <w:pPr>
        <w:widowControl w:val="0"/>
        <w:numPr>
          <w:ilvl w:val="0"/>
          <w:numId w:val="0"/>
        </w:numPr>
        <w:spacing w:line="360" w:lineRule="auto"/>
        <w:jc w:val="center"/>
      </w:pPr>
      <w:r>
        <w:drawing>
          <wp:inline distT="0" distB="0" distL="114300" distR="114300">
            <wp:extent cx="3721100" cy="1200150"/>
            <wp:effectExtent l="0" t="0" r="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8"/>
                    <a:stretch>
                      <a:fillRect/>
                    </a:stretch>
                  </pic:blipFill>
                  <pic:spPr>
                    <a:xfrm>
                      <a:off x="0" y="0"/>
                      <a:ext cx="3721100" cy="1200150"/>
                    </a:xfrm>
                    <a:prstGeom prst="rect">
                      <a:avLst/>
                    </a:prstGeom>
                    <a:noFill/>
                    <a:ln>
                      <a:noFill/>
                    </a:ln>
                  </pic:spPr>
                </pic:pic>
              </a:graphicData>
            </a:graphic>
          </wp:inline>
        </w:drawing>
      </w:r>
    </w:p>
    <w:p>
      <w:pPr>
        <w:widowControl w:val="0"/>
        <w:numPr>
          <w:ilvl w:val="0"/>
          <w:numId w:val="0"/>
        </w:numPr>
        <w:spacing w:line="360" w:lineRule="auto"/>
        <w:jc w:val="center"/>
      </w:pPr>
      <w:r>
        <w:drawing>
          <wp:inline distT="0" distB="0" distL="114300" distR="114300">
            <wp:extent cx="5269865" cy="706755"/>
            <wp:effectExtent l="0" t="0" r="635"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9"/>
                    <a:stretch>
                      <a:fillRect/>
                    </a:stretch>
                  </pic:blipFill>
                  <pic:spPr>
                    <a:xfrm>
                      <a:off x="0" y="0"/>
                      <a:ext cx="5269865" cy="706755"/>
                    </a:xfrm>
                    <a:prstGeom prst="rect">
                      <a:avLst/>
                    </a:prstGeom>
                    <a:noFill/>
                    <a:ln>
                      <a:noFill/>
                    </a:ln>
                  </pic:spPr>
                </pic:pic>
              </a:graphicData>
            </a:graphic>
          </wp:inline>
        </w:drawing>
      </w:r>
    </w:p>
    <w:p>
      <w:pPr>
        <w:widowControl w:val="0"/>
        <w:numPr>
          <w:ilvl w:val="0"/>
          <w:numId w:val="0"/>
        </w:numPr>
        <w:spacing w:line="360" w:lineRule="auto"/>
        <w:jc w:val="center"/>
      </w:pPr>
      <w:r>
        <w:drawing>
          <wp:inline distT="0" distB="0" distL="114300" distR="114300">
            <wp:extent cx="5267325" cy="2564130"/>
            <wp:effectExtent l="0" t="0" r="317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0"/>
                    <a:stretch>
                      <a:fillRect/>
                    </a:stretch>
                  </pic:blipFill>
                  <pic:spPr>
                    <a:xfrm>
                      <a:off x="0" y="0"/>
                      <a:ext cx="5267325" cy="2564130"/>
                    </a:xfrm>
                    <a:prstGeom prst="rect">
                      <a:avLst/>
                    </a:prstGeom>
                    <a:noFill/>
                    <a:ln>
                      <a:noFill/>
                    </a:ln>
                  </pic:spPr>
                </pic:pic>
              </a:graphicData>
            </a:graphic>
          </wp:inline>
        </w:drawing>
      </w:r>
    </w:p>
    <w:p>
      <w:pPr>
        <w:widowControl w:val="0"/>
        <w:numPr>
          <w:ilvl w:val="1"/>
          <w:numId w:val="11"/>
        </w:numPr>
        <w:spacing w:line="360" w:lineRule="auto"/>
        <w:ind w:left="840" w:leftChars="0" w:hanging="420" w:firstLineChars="0"/>
        <w:jc w:val="left"/>
        <w:rPr>
          <w:rFonts w:hint="default"/>
          <w:lang w:val="en-US" w:eastAsia="zh-CN"/>
        </w:rPr>
      </w:pPr>
      <w:r>
        <w:rPr>
          <w:rFonts w:hint="eastAsia"/>
          <w:lang w:val="en-US" w:eastAsia="zh-CN"/>
        </w:rPr>
        <w:t>局域网使用DHCP动态分配IP地址时出现故障或失败/子网掩码手动设置/路由表返回错误信息</w:t>
      </w:r>
    </w:p>
    <w:p>
      <w:pPr>
        <w:widowControl w:val="0"/>
        <w:numPr>
          <w:ilvl w:val="0"/>
          <w:numId w:val="0"/>
        </w:numPr>
        <w:spacing w:line="360" w:lineRule="auto"/>
        <w:ind w:left="420" w:leftChars="0" w:firstLine="420" w:firstLineChars="0"/>
        <w:jc w:val="left"/>
        <w:rPr>
          <w:rFonts w:hint="eastAsia"/>
          <w:lang w:val="en-US" w:eastAsia="zh-CN"/>
        </w:rPr>
      </w:pPr>
      <w:r>
        <w:rPr>
          <w:rFonts w:hint="eastAsia"/>
          <w:lang w:val="en-US" w:eastAsia="zh-CN"/>
        </w:rPr>
        <w:t>差错出现原因：路由表中没有目的主机的路由</w:t>
      </w:r>
    </w:p>
    <w:p>
      <w:pPr>
        <w:widowControl w:val="0"/>
        <w:numPr>
          <w:ilvl w:val="0"/>
          <w:numId w:val="0"/>
        </w:numPr>
        <w:spacing w:line="360" w:lineRule="auto"/>
        <w:jc w:val="left"/>
        <w:rPr>
          <w:rFonts w:hint="eastAsia"/>
          <w:lang w:val="en-US" w:eastAsia="zh-CN"/>
        </w:rPr>
      </w:pPr>
      <w:r>
        <w:rPr>
          <w:rFonts w:hint="eastAsia"/>
          <w:lang w:val="en-US" w:eastAsia="zh-CN"/>
        </w:rPr>
        <w:t>②使用tracert命令，跟踪某台主机，使用wireshark捕获数据包，分析不同类型ICMP响应数据包格式（如type=8 request,type=0 reply,type=11连接超时）。分析tracert工作原理。</w:t>
      </w:r>
    </w:p>
    <w:p>
      <w:pPr>
        <w:widowControl w:val="0"/>
        <w:numPr>
          <w:ilvl w:val="0"/>
          <w:numId w:val="12"/>
        </w:numPr>
        <w:spacing w:line="360" w:lineRule="auto"/>
        <w:jc w:val="left"/>
        <w:rPr>
          <w:rFonts w:hint="default"/>
          <w:b/>
          <w:bCs/>
          <w:lang w:val="en-US" w:eastAsia="zh-CN"/>
        </w:rPr>
      </w:pPr>
      <w:r>
        <w:rPr>
          <w:rFonts w:hint="eastAsia"/>
          <w:b/>
          <w:bCs/>
          <w:lang w:val="en-US" w:eastAsia="zh-CN"/>
        </w:rPr>
        <w:t>分析不同类型的ICMP响应数据包格式</w:t>
      </w:r>
    </w:p>
    <w:p>
      <w:pPr>
        <w:widowControl w:val="0"/>
        <w:numPr>
          <w:ilvl w:val="0"/>
          <w:numId w:val="0"/>
        </w:numPr>
        <w:spacing w:line="360" w:lineRule="auto"/>
        <w:ind w:firstLine="420" w:firstLineChars="0"/>
        <w:jc w:val="left"/>
        <w:rPr>
          <w:rFonts w:hint="default"/>
          <w:b/>
          <w:bCs/>
          <w:lang w:val="en-US" w:eastAsia="zh-CN"/>
        </w:rPr>
      </w:pPr>
      <w:r>
        <w:rPr>
          <w:rFonts w:hint="eastAsia"/>
          <w:b/>
          <w:bCs/>
          <w:lang w:val="en-US" w:eastAsia="zh-CN"/>
        </w:rPr>
        <w:t>由于request与reply类型的报文前文以分析过，故不再赘述，只分析传输期间生存时间为0的报文</w:t>
      </w:r>
    </w:p>
    <w:p>
      <w:pPr>
        <w:widowControl w:val="0"/>
        <w:numPr>
          <w:ilvl w:val="1"/>
          <w:numId w:val="12"/>
        </w:numPr>
        <w:spacing w:line="360" w:lineRule="auto"/>
        <w:ind w:left="840" w:leftChars="0" w:hanging="420" w:firstLineChars="0"/>
        <w:jc w:val="left"/>
        <w:rPr>
          <w:rFonts w:hint="default"/>
          <w:b/>
          <w:bCs/>
          <w:lang w:val="en-US" w:eastAsia="zh-CN"/>
        </w:rPr>
      </w:pPr>
      <w:r>
        <w:rPr>
          <w:rFonts w:hint="eastAsia"/>
          <w:b/>
          <w:bCs/>
          <w:lang w:val="en-US" w:eastAsia="zh-CN"/>
        </w:rPr>
        <w:t>tracert www.baidu.com</w:t>
      </w:r>
    </w:p>
    <w:p>
      <w:pPr>
        <w:widowControl w:val="0"/>
        <w:numPr>
          <w:ilvl w:val="0"/>
          <w:numId w:val="13"/>
        </w:numPr>
        <w:spacing w:line="360" w:lineRule="auto"/>
        <w:ind w:left="420" w:leftChars="0" w:firstLine="420" w:firstLineChars="0"/>
        <w:jc w:val="left"/>
        <w:rPr>
          <w:rFonts w:hint="eastAsia"/>
          <w:b w:val="0"/>
          <w:bCs w:val="0"/>
          <w:lang w:val="en-US" w:eastAsia="zh-CN"/>
        </w:rPr>
      </w:pPr>
      <w:r>
        <w:rPr>
          <w:rFonts w:hint="eastAsia"/>
          <w:b w:val="0"/>
          <w:bCs w:val="0"/>
          <w:lang w:val="en-US" w:eastAsia="zh-CN"/>
        </w:rPr>
        <w:t>type=8，request</w:t>
      </w:r>
    </w:p>
    <w:p>
      <w:pPr>
        <w:widowControl w:val="0"/>
        <w:numPr>
          <w:ilvl w:val="0"/>
          <w:numId w:val="0"/>
        </w:numPr>
        <w:spacing w:line="360" w:lineRule="auto"/>
        <w:jc w:val="center"/>
        <w:rPr>
          <w:rFonts w:hint="eastAsia"/>
          <w:b w:val="0"/>
          <w:bCs w:val="0"/>
          <w:lang w:val="en-US" w:eastAsia="zh-CN"/>
        </w:rPr>
      </w:pPr>
      <w:r>
        <w:drawing>
          <wp:inline distT="0" distB="0" distL="114300" distR="114300">
            <wp:extent cx="5269230" cy="3102610"/>
            <wp:effectExtent l="0" t="0" r="1270" b="889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41"/>
                    <a:stretch>
                      <a:fillRect/>
                    </a:stretch>
                  </pic:blipFill>
                  <pic:spPr>
                    <a:xfrm>
                      <a:off x="0" y="0"/>
                      <a:ext cx="5269230" cy="3102610"/>
                    </a:xfrm>
                    <a:prstGeom prst="rect">
                      <a:avLst/>
                    </a:prstGeom>
                    <a:noFill/>
                    <a:ln>
                      <a:noFill/>
                    </a:ln>
                  </pic:spPr>
                </pic:pic>
              </a:graphicData>
            </a:graphic>
          </wp:inline>
        </w:drawing>
      </w:r>
    </w:p>
    <w:p>
      <w:pPr>
        <w:widowControl w:val="0"/>
        <w:numPr>
          <w:ilvl w:val="0"/>
          <w:numId w:val="13"/>
        </w:numPr>
        <w:spacing w:line="360" w:lineRule="auto"/>
        <w:ind w:left="420" w:leftChars="0" w:firstLine="420" w:firstLineChars="0"/>
        <w:jc w:val="left"/>
        <w:rPr>
          <w:rFonts w:hint="default"/>
          <w:b w:val="0"/>
          <w:bCs w:val="0"/>
          <w:lang w:val="en-US" w:eastAsia="zh-CN"/>
        </w:rPr>
      </w:pPr>
      <w:r>
        <w:rPr>
          <w:rFonts w:hint="eastAsia"/>
          <w:b w:val="0"/>
          <w:bCs w:val="0"/>
          <w:lang w:val="en-US" w:eastAsia="zh-CN"/>
        </w:rPr>
        <w:t>type=0，reply</w:t>
      </w:r>
    </w:p>
    <w:p>
      <w:pPr>
        <w:widowControl w:val="0"/>
        <w:numPr>
          <w:ilvl w:val="0"/>
          <w:numId w:val="0"/>
        </w:numPr>
        <w:spacing w:line="360" w:lineRule="auto"/>
        <w:jc w:val="center"/>
        <w:rPr>
          <w:rFonts w:hint="default"/>
          <w:b w:val="0"/>
          <w:bCs w:val="0"/>
          <w:lang w:val="en-US" w:eastAsia="zh-CN"/>
        </w:rPr>
      </w:pPr>
      <w:r>
        <w:drawing>
          <wp:inline distT="0" distB="0" distL="114300" distR="114300">
            <wp:extent cx="5243830" cy="2665095"/>
            <wp:effectExtent l="0" t="0" r="1270" b="1905"/>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1"/>
                    <pic:cNvPicPr>
                      <a:picLocks noChangeAspect="1"/>
                    </pic:cNvPicPr>
                  </pic:nvPicPr>
                  <pic:blipFill>
                    <a:blip r:embed="rId42"/>
                    <a:srcRect l="446"/>
                    <a:stretch>
                      <a:fillRect/>
                    </a:stretch>
                  </pic:blipFill>
                  <pic:spPr>
                    <a:xfrm>
                      <a:off x="0" y="0"/>
                      <a:ext cx="5243830" cy="2665095"/>
                    </a:xfrm>
                    <a:prstGeom prst="rect">
                      <a:avLst/>
                    </a:prstGeom>
                    <a:noFill/>
                    <a:ln>
                      <a:noFill/>
                    </a:ln>
                  </pic:spPr>
                </pic:pic>
              </a:graphicData>
            </a:graphic>
          </wp:inline>
        </w:drawing>
      </w:r>
    </w:p>
    <w:p>
      <w:pPr>
        <w:widowControl w:val="0"/>
        <w:numPr>
          <w:ilvl w:val="0"/>
          <w:numId w:val="13"/>
        </w:numPr>
        <w:spacing w:line="360" w:lineRule="auto"/>
        <w:ind w:left="420" w:leftChars="0" w:firstLine="420" w:firstLineChars="0"/>
        <w:jc w:val="left"/>
        <w:rPr>
          <w:rFonts w:hint="default"/>
          <w:b w:val="0"/>
          <w:bCs w:val="0"/>
          <w:lang w:val="en-US" w:eastAsia="zh-CN"/>
        </w:rPr>
      </w:pPr>
      <w:r>
        <w:rPr>
          <w:rFonts w:hint="eastAsia"/>
          <w:b w:val="0"/>
          <w:bCs w:val="0"/>
          <w:lang w:val="en-US" w:eastAsia="zh-CN"/>
        </w:rPr>
        <w:t>type=11，time-to-live exceeded</w:t>
      </w:r>
    </w:p>
    <w:p>
      <w:pPr>
        <w:widowControl w:val="0"/>
        <w:numPr>
          <w:ilvl w:val="0"/>
          <w:numId w:val="0"/>
        </w:numPr>
        <w:spacing w:line="360" w:lineRule="auto"/>
        <w:ind w:firstLine="420" w:firstLineChars="0"/>
        <w:jc w:val="left"/>
        <w:rPr>
          <w:rFonts w:hint="eastAsia"/>
          <w:b w:val="0"/>
          <w:bCs w:val="0"/>
          <w:lang w:val="en-US" w:eastAsia="zh-CN"/>
        </w:rPr>
      </w:pPr>
      <w:r>
        <w:rPr>
          <w:rFonts w:hint="eastAsia"/>
          <w:b w:val="0"/>
          <w:bCs w:val="0"/>
          <w:lang w:val="en-US" w:eastAsia="zh-CN"/>
        </w:rPr>
        <w:t>由下图可以看出，ICMP的差错报告报文的格式为：ICMP差错报告报文的前8个字节+收到的需要进行差错报告的IP数据包的首部+该IP数据报数据字段的前8个字节</w:t>
      </w:r>
    </w:p>
    <w:p>
      <w:pPr>
        <w:widowControl w:val="0"/>
        <w:numPr>
          <w:ilvl w:val="0"/>
          <w:numId w:val="0"/>
        </w:numPr>
        <w:spacing w:line="360" w:lineRule="auto"/>
        <w:ind w:firstLine="420" w:firstLineChars="0"/>
        <w:jc w:val="left"/>
        <w:rPr>
          <w:rFonts w:hint="default"/>
          <w:b w:val="0"/>
          <w:bCs w:val="0"/>
          <w:lang w:val="en-US" w:eastAsia="zh-CN"/>
        </w:rPr>
      </w:pPr>
      <w:r>
        <w:rPr>
          <w:rFonts w:hint="eastAsia"/>
          <w:b w:val="0"/>
          <w:bCs w:val="0"/>
          <w:lang w:val="en-US" w:eastAsia="zh-CN"/>
        </w:rPr>
        <w:t>而本次实验收到的IP数据报数据字段的前8个字节就是需要进行差错报告的ICMP报文的前8个字节。</w:t>
      </w:r>
    </w:p>
    <w:p>
      <w:pPr>
        <w:widowControl w:val="0"/>
        <w:numPr>
          <w:ilvl w:val="0"/>
          <w:numId w:val="0"/>
        </w:numPr>
        <w:spacing w:line="360" w:lineRule="auto"/>
        <w:jc w:val="center"/>
      </w:pPr>
      <w:r>
        <w:drawing>
          <wp:inline distT="0" distB="0" distL="114300" distR="114300">
            <wp:extent cx="5269865" cy="2874010"/>
            <wp:effectExtent l="0" t="0" r="635" b="889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2"/>
                    <pic:cNvPicPr>
                      <a:picLocks noChangeAspect="1"/>
                    </pic:cNvPicPr>
                  </pic:nvPicPr>
                  <pic:blipFill>
                    <a:blip r:embed="rId43"/>
                    <a:stretch>
                      <a:fillRect/>
                    </a:stretch>
                  </pic:blipFill>
                  <pic:spPr>
                    <a:xfrm>
                      <a:off x="0" y="0"/>
                      <a:ext cx="5269865" cy="2874010"/>
                    </a:xfrm>
                    <a:prstGeom prst="rect">
                      <a:avLst/>
                    </a:prstGeom>
                    <a:noFill/>
                    <a:ln>
                      <a:noFill/>
                    </a:ln>
                  </pic:spPr>
                </pic:pic>
              </a:graphicData>
            </a:graphic>
          </wp:inline>
        </w:drawing>
      </w:r>
    </w:p>
    <w:p>
      <w:pPr>
        <w:widowControl w:val="0"/>
        <w:numPr>
          <w:ilvl w:val="0"/>
          <w:numId w:val="0"/>
        </w:numPr>
        <w:spacing w:line="360" w:lineRule="auto"/>
        <w:jc w:val="center"/>
      </w:pPr>
      <w:r>
        <w:drawing>
          <wp:inline distT="0" distB="0" distL="114300" distR="114300">
            <wp:extent cx="5271770" cy="1536065"/>
            <wp:effectExtent l="0" t="0" r="11430" b="635"/>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3"/>
                    <pic:cNvPicPr>
                      <a:picLocks noChangeAspect="1"/>
                    </pic:cNvPicPr>
                  </pic:nvPicPr>
                  <pic:blipFill>
                    <a:blip r:embed="rId44"/>
                    <a:stretch>
                      <a:fillRect/>
                    </a:stretch>
                  </pic:blipFill>
                  <pic:spPr>
                    <a:xfrm>
                      <a:off x="0" y="0"/>
                      <a:ext cx="5271770" cy="1536065"/>
                    </a:xfrm>
                    <a:prstGeom prst="rect">
                      <a:avLst/>
                    </a:prstGeom>
                    <a:noFill/>
                    <a:ln>
                      <a:noFill/>
                    </a:ln>
                  </pic:spPr>
                </pic:pic>
              </a:graphicData>
            </a:graphic>
          </wp:inline>
        </w:drawing>
      </w:r>
    </w:p>
    <w:p>
      <w:pPr>
        <w:widowControl w:val="0"/>
        <w:numPr>
          <w:ilvl w:val="0"/>
          <w:numId w:val="0"/>
        </w:numPr>
        <w:spacing w:line="360" w:lineRule="auto"/>
        <w:jc w:val="left"/>
        <w:rPr>
          <w:rFonts w:hint="default" w:eastAsia="宋体"/>
          <w:b/>
          <w:bCs/>
          <w:lang w:val="en-US" w:eastAsia="zh-CN"/>
        </w:rPr>
      </w:pPr>
      <w:r>
        <w:rPr>
          <w:rFonts w:hint="eastAsia"/>
          <w:b/>
          <w:bCs/>
          <w:lang w:val="en-US" w:eastAsia="zh-CN"/>
        </w:rPr>
        <w:t>2 . 分析tracert的工作原理</w:t>
      </w:r>
    </w:p>
    <w:p>
      <w:pPr>
        <w:widowControl w:val="0"/>
        <w:numPr>
          <w:ilvl w:val="0"/>
          <w:numId w:val="14"/>
        </w:numPr>
        <w:spacing w:line="360" w:lineRule="auto"/>
        <w:ind w:firstLine="420" w:firstLineChars="0"/>
        <w:jc w:val="left"/>
        <w:rPr>
          <w:rFonts w:hint="eastAsia"/>
          <w:b w:val="0"/>
          <w:bCs w:val="0"/>
          <w:lang w:val="en-US" w:eastAsia="zh-CN"/>
        </w:rPr>
      </w:pPr>
      <w:r>
        <w:rPr>
          <w:rFonts w:hint="eastAsia"/>
          <w:b w:val="0"/>
          <w:bCs w:val="0"/>
          <w:lang w:val="en-US" w:eastAsia="zh-CN"/>
        </w:rPr>
        <w:t>从源地址发出三个ICMP请求回显（ICMP Echo Request）数据包到目的地址，并将TTL值设置为1。由于此时并不能达到目的地址，因此该request不会有对应的reply。</w:t>
      </w:r>
    </w:p>
    <w:p>
      <w:pPr>
        <w:widowControl w:val="0"/>
        <w:numPr>
          <w:ilvl w:val="0"/>
          <w:numId w:val="0"/>
        </w:numPr>
        <w:spacing w:line="360" w:lineRule="auto"/>
        <w:jc w:val="center"/>
        <w:rPr>
          <w:rFonts w:hint="eastAsia"/>
          <w:b w:val="0"/>
          <w:bCs w:val="0"/>
          <w:lang w:val="en-US" w:eastAsia="zh-CN"/>
        </w:rPr>
      </w:pPr>
      <w:r>
        <w:drawing>
          <wp:inline distT="0" distB="0" distL="114300" distR="114300">
            <wp:extent cx="5274310" cy="288290"/>
            <wp:effectExtent l="0" t="0" r="8890" b="381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4"/>
                    <pic:cNvPicPr>
                      <a:picLocks noChangeAspect="1"/>
                    </pic:cNvPicPr>
                  </pic:nvPicPr>
                  <pic:blipFill>
                    <a:blip r:embed="rId45"/>
                    <a:stretch>
                      <a:fillRect/>
                    </a:stretch>
                  </pic:blipFill>
                  <pic:spPr>
                    <a:xfrm>
                      <a:off x="0" y="0"/>
                      <a:ext cx="5274310" cy="288290"/>
                    </a:xfrm>
                    <a:prstGeom prst="rect">
                      <a:avLst/>
                    </a:prstGeom>
                    <a:noFill/>
                    <a:ln>
                      <a:noFill/>
                    </a:ln>
                  </pic:spPr>
                </pic:pic>
              </a:graphicData>
            </a:graphic>
          </wp:inline>
        </w:drawing>
      </w:r>
    </w:p>
    <w:p>
      <w:pPr>
        <w:widowControl w:val="0"/>
        <w:numPr>
          <w:ilvl w:val="0"/>
          <w:numId w:val="14"/>
        </w:numPr>
        <w:spacing w:line="360" w:lineRule="auto"/>
        <w:ind w:firstLine="420" w:firstLineChars="0"/>
        <w:jc w:val="left"/>
      </w:pPr>
      <w:r>
        <w:rPr>
          <w:rFonts w:hint="eastAsia"/>
          <w:b w:val="0"/>
          <w:bCs w:val="0"/>
          <w:lang w:val="en-US" w:eastAsia="zh-CN"/>
        </w:rPr>
        <w:t>当该数据报到达经过的第一个路由器时，TTL数会减1变为0，故该路由器会丢弃该数据报，并向源点发送时间超过报文。</w:t>
      </w:r>
    </w:p>
    <w:p>
      <w:pPr>
        <w:widowControl w:val="0"/>
        <w:numPr>
          <w:ilvl w:val="0"/>
          <w:numId w:val="0"/>
        </w:numPr>
        <w:spacing w:line="360" w:lineRule="auto"/>
        <w:jc w:val="center"/>
      </w:pPr>
      <w:r>
        <w:drawing>
          <wp:inline distT="0" distB="0" distL="114300" distR="114300">
            <wp:extent cx="5267960" cy="110490"/>
            <wp:effectExtent l="0" t="0" r="2540" b="381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pic:cNvPicPr>
                      <a:picLocks noChangeAspect="1"/>
                    </pic:cNvPicPr>
                  </pic:nvPicPr>
                  <pic:blipFill>
                    <a:blip r:embed="rId46"/>
                    <a:stretch>
                      <a:fillRect/>
                    </a:stretch>
                  </pic:blipFill>
                  <pic:spPr>
                    <a:xfrm>
                      <a:off x="0" y="0"/>
                      <a:ext cx="5267960" cy="110490"/>
                    </a:xfrm>
                    <a:prstGeom prst="rect">
                      <a:avLst/>
                    </a:prstGeom>
                    <a:noFill/>
                    <a:ln>
                      <a:noFill/>
                    </a:ln>
                  </pic:spPr>
                </pic:pic>
              </a:graphicData>
            </a:graphic>
          </wp:inline>
        </w:drawing>
      </w:r>
    </w:p>
    <w:p>
      <w:pPr>
        <w:widowControl w:val="0"/>
        <w:numPr>
          <w:ilvl w:val="0"/>
          <w:numId w:val="0"/>
        </w:numPr>
        <w:spacing w:line="360" w:lineRule="auto"/>
        <w:jc w:val="center"/>
      </w:pPr>
      <w:r>
        <w:drawing>
          <wp:inline distT="0" distB="0" distL="114300" distR="114300">
            <wp:extent cx="1619250" cy="215900"/>
            <wp:effectExtent l="0" t="0" r="6350" b="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47"/>
                    <a:stretch>
                      <a:fillRect/>
                    </a:stretch>
                  </pic:blipFill>
                  <pic:spPr>
                    <a:xfrm>
                      <a:off x="0" y="0"/>
                      <a:ext cx="1619250" cy="215900"/>
                    </a:xfrm>
                    <a:prstGeom prst="rect">
                      <a:avLst/>
                    </a:prstGeom>
                    <a:noFill/>
                    <a:ln>
                      <a:noFill/>
                    </a:ln>
                  </pic:spPr>
                </pic:pic>
              </a:graphicData>
            </a:graphic>
          </wp:inline>
        </w:drawing>
      </w:r>
    </w:p>
    <w:p>
      <w:pPr>
        <w:widowControl w:val="0"/>
        <w:numPr>
          <w:ilvl w:val="0"/>
          <w:numId w:val="14"/>
        </w:numPr>
        <w:spacing w:line="360" w:lineRule="auto"/>
        <w:ind w:left="0" w:leftChars="0" w:firstLine="420" w:firstLineChars="0"/>
        <w:jc w:val="left"/>
        <w:rPr>
          <w:rFonts w:hint="default" w:eastAsia="宋体"/>
          <w:lang w:val="en-US" w:eastAsia="zh-CN"/>
        </w:rPr>
      </w:pPr>
      <w:r>
        <w:rPr>
          <w:rFonts w:hint="eastAsia"/>
          <w:lang w:val="en-US" w:eastAsia="zh-CN"/>
        </w:rPr>
        <w:t>重复以上两个步骤，同时每次源地址发送的ICMP请求的TTL值都加1。本次实验直到TTL=13时还报文还不能达到目的主机</w:t>
      </w:r>
    </w:p>
    <w:p>
      <w:pPr>
        <w:widowControl w:val="0"/>
        <w:numPr>
          <w:ilvl w:val="0"/>
          <w:numId w:val="0"/>
        </w:numPr>
        <w:spacing w:line="360" w:lineRule="auto"/>
        <w:jc w:val="center"/>
      </w:pPr>
      <w:r>
        <w:drawing>
          <wp:inline distT="0" distB="0" distL="114300" distR="114300">
            <wp:extent cx="5265420" cy="293370"/>
            <wp:effectExtent l="0" t="0" r="5080" b="1143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48"/>
                    <a:stretch>
                      <a:fillRect/>
                    </a:stretch>
                  </pic:blipFill>
                  <pic:spPr>
                    <a:xfrm>
                      <a:off x="0" y="0"/>
                      <a:ext cx="5265420" cy="293370"/>
                    </a:xfrm>
                    <a:prstGeom prst="rect">
                      <a:avLst/>
                    </a:prstGeom>
                    <a:noFill/>
                    <a:ln>
                      <a:noFill/>
                    </a:ln>
                  </pic:spPr>
                </pic:pic>
              </a:graphicData>
            </a:graphic>
          </wp:inline>
        </w:drawing>
      </w:r>
    </w:p>
    <w:p>
      <w:pPr>
        <w:widowControl w:val="0"/>
        <w:numPr>
          <w:ilvl w:val="0"/>
          <w:numId w:val="14"/>
        </w:numPr>
        <w:spacing w:line="360" w:lineRule="auto"/>
        <w:ind w:left="0" w:leftChars="0" w:firstLine="420" w:firstLineChars="0"/>
        <w:jc w:val="left"/>
        <w:rPr>
          <w:rFonts w:hint="default" w:eastAsia="宋体"/>
          <w:lang w:val="en-US" w:eastAsia="zh-CN"/>
        </w:rPr>
      </w:pPr>
      <w:r>
        <w:rPr>
          <w:rFonts w:hint="eastAsia"/>
          <w:lang w:val="en-US" w:eastAsia="zh-CN"/>
        </w:rPr>
        <w:t>当TTL=14时，目的地址收到了ICMP数据报，并返回ICMP的回应答复（ICMP Echo Reply），当源地址收到应答包后，就停止tracert。</w:t>
      </w:r>
    </w:p>
    <w:p>
      <w:pPr>
        <w:widowControl w:val="0"/>
        <w:numPr>
          <w:ilvl w:val="0"/>
          <w:numId w:val="0"/>
        </w:numPr>
        <w:spacing w:line="360" w:lineRule="auto"/>
        <w:jc w:val="center"/>
        <w:rPr>
          <w:rFonts w:hint="default" w:eastAsia="宋体"/>
          <w:lang w:val="en-US" w:eastAsia="zh-CN"/>
        </w:rPr>
      </w:pPr>
      <w:r>
        <w:drawing>
          <wp:inline distT="0" distB="0" distL="114300" distR="114300">
            <wp:extent cx="5273675" cy="643890"/>
            <wp:effectExtent l="0" t="0" r="9525" b="381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49"/>
                    <a:stretch>
                      <a:fillRect/>
                    </a:stretch>
                  </pic:blipFill>
                  <pic:spPr>
                    <a:xfrm>
                      <a:off x="0" y="0"/>
                      <a:ext cx="5273675" cy="643890"/>
                    </a:xfrm>
                    <a:prstGeom prst="rect">
                      <a:avLst/>
                    </a:prstGeom>
                    <a:noFill/>
                    <a:ln>
                      <a:noFill/>
                    </a:ln>
                  </pic:spPr>
                </pic:pic>
              </a:graphicData>
            </a:graphic>
          </wp:inline>
        </w:drawing>
      </w:r>
    </w:p>
    <w:p>
      <w:pPr>
        <w:numPr>
          <w:ilvl w:val="0"/>
          <w:numId w:val="1"/>
        </w:numPr>
        <w:spacing w:line="360" w:lineRule="auto"/>
        <w:rPr>
          <w:rFonts w:hint="default" w:ascii="Times New Roman" w:hAnsi="Times New Roman" w:cs="Times New Roman"/>
          <w:b/>
          <w:sz w:val="28"/>
          <w:szCs w:val="28"/>
        </w:rPr>
      </w:pPr>
      <w:r>
        <w:rPr>
          <w:rFonts w:hint="eastAsia" w:cs="Times New Roman"/>
          <w:b/>
          <w:sz w:val="28"/>
          <w:szCs w:val="28"/>
          <w:lang w:val="en-US" w:eastAsia="zh-CN"/>
        </w:rPr>
        <w:t>思考题</w:t>
      </w:r>
    </w:p>
    <w:p>
      <w:pPr>
        <w:numPr>
          <w:ilvl w:val="0"/>
          <w:numId w:val="15"/>
        </w:numPr>
        <w:spacing w:line="360" w:lineRule="auto"/>
        <w:rPr>
          <w:rFonts w:hint="default" w:eastAsia="宋体"/>
          <w:color w:val="000000"/>
          <w:sz w:val="21"/>
          <w:szCs w:val="21"/>
          <w:lang w:val="en-US" w:eastAsia="zh-CN"/>
        </w:rPr>
      </w:pPr>
      <w:r>
        <w:rPr>
          <w:rFonts w:hint="default" w:eastAsia="宋体"/>
          <w:color w:val="000000"/>
          <w:sz w:val="21"/>
          <w:szCs w:val="21"/>
          <w:lang w:val="en-US" w:eastAsia="zh-CN"/>
        </w:rPr>
        <w:t>在ARP包分析实验过程中，为什么A有时能捕获ARP报文，有时却不能捕获ARP报文？</w:t>
      </w:r>
    </w:p>
    <w:p>
      <w:pPr>
        <w:widowControl w:val="0"/>
        <w:numPr>
          <w:ilvl w:val="0"/>
          <w:numId w:val="0"/>
        </w:numPr>
        <w:spacing w:line="360" w:lineRule="auto"/>
        <w:ind w:firstLine="420" w:firstLineChars="0"/>
        <w:jc w:val="both"/>
        <w:rPr>
          <w:rFonts w:hint="default"/>
          <w:color w:val="000000"/>
          <w:sz w:val="21"/>
          <w:szCs w:val="21"/>
          <w:lang w:val="en-US" w:eastAsia="zh-CN"/>
        </w:rPr>
      </w:pPr>
      <w:r>
        <w:rPr>
          <w:rFonts w:hint="eastAsia"/>
          <w:color w:val="000000"/>
          <w:sz w:val="21"/>
          <w:szCs w:val="21"/>
          <w:lang w:val="en-US" w:eastAsia="zh-CN"/>
        </w:rPr>
        <w:t>答：ARP缓存表中的每一个</w:t>
      </w:r>
      <w:r>
        <w:rPr>
          <w:rFonts w:hint="eastAsia" w:cs="Times New Roman"/>
          <w:b w:val="0"/>
          <w:bCs/>
          <w:sz w:val="21"/>
          <w:szCs w:val="21"/>
          <w:lang w:val="en-US" w:eastAsia="zh-CN"/>
        </w:rPr>
        <w:t>IP--MAC</w:t>
      </w:r>
      <w:r>
        <w:rPr>
          <w:rFonts w:hint="eastAsia"/>
          <w:color w:val="000000"/>
          <w:sz w:val="21"/>
          <w:szCs w:val="21"/>
          <w:lang w:val="en-US" w:eastAsia="zh-CN"/>
        </w:rPr>
        <w:t>地址映射都有一定的生存时间，只要目的主机的IP--MAC地址映射还在生存时间内，源主机就不需要通过广播ARP request的方式来获取目的主机IP地址对应的MAC地址。因此有时候会捕获不到ARP报文。而当ARP缓存表中没有目的主机的</w:t>
      </w:r>
      <w:r>
        <w:rPr>
          <w:rFonts w:hint="eastAsia" w:cs="Times New Roman"/>
          <w:b w:val="0"/>
          <w:bCs/>
          <w:sz w:val="21"/>
          <w:szCs w:val="21"/>
          <w:lang w:val="en-US" w:eastAsia="zh-CN"/>
        </w:rPr>
        <w:t>IP--MAC</w:t>
      </w:r>
      <w:r>
        <w:rPr>
          <w:rFonts w:hint="eastAsia"/>
          <w:color w:val="000000"/>
          <w:sz w:val="21"/>
          <w:szCs w:val="21"/>
          <w:lang w:val="en-US" w:eastAsia="zh-CN"/>
        </w:rPr>
        <w:t>地址映射或该地址映射失效是，就能捕获到ARP的广播报文。</w:t>
      </w:r>
    </w:p>
    <w:p>
      <w:pPr>
        <w:widowControl w:val="0"/>
        <w:numPr>
          <w:ilvl w:val="0"/>
          <w:numId w:val="0"/>
        </w:numPr>
        <w:spacing w:line="360" w:lineRule="auto"/>
        <w:ind w:firstLine="420" w:firstLineChars="0"/>
        <w:jc w:val="both"/>
        <w:rPr>
          <w:rFonts w:hint="default"/>
          <w:color w:val="000000"/>
          <w:sz w:val="21"/>
          <w:szCs w:val="21"/>
          <w:lang w:val="en-US" w:eastAsia="zh-CN"/>
        </w:rPr>
      </w:pPr>
    </w:p>
    <w:p>
      <w:pPr>
        <w:widowControl w:val="0"/>
        <w:numPr>
          <w:ilvl w:val="0"/>
          <w:numId w:val="15"/>
        </w:numPr>
        <w:spacing w:line="360" w:lineRule="auto"/>
        <w:ind w:left="0" w:leftChars="0" w:firstLine="0" w:firstLineChars="0"/>
        <w:jc w:val="both"/>
        <w:rPr>
          <w:rFonts w:hint="eastAsia"/>
          <w:color w:val="000000"/>
          <w:sz w:val="21"/>
          <w:szCs w:val="21"/>
          <w:lang w:val="en-US" w:eastAsia="zh-CN"/>
        </w:rPr>
      </w:pPr>
      <w:r>
        <w:rPr>
          <w:rFonts w:hint="eastAsia"/>
          <w:color w:val="000000"/>
          <w:sz w:val="21"/>
          <w:szCs w:val="21"/>
          <w:lang w:val="en-US" w:eastAsia="zh-CN"/>
        </w:rPr>
        <w:t>为什么运行ping 127.0.0.1时，不能捕获到ICMP报文？如果运行ping  本机IP地址能收到报文吗？ 为什么？</w:t>
      </w:r>
    </w:p>
    <w:p>
      <w:pPr>
        <w:widowControl w:val="0"/>
        <w:numPr>
          <w:ilvl w:val="0"/>
          <w:numId w:val="0"/>
        </w:numPr>
        <w:spacing w:line="360" w:lineRule="auto"/>
        <w:ind w:leftChars="0"/>
        <w:jc w:val="both"/>
        <w:rPr>
          <w:rFonts w:hint="default"/>
          <w:color w:val="000000"/>
          <w:sz w:val="21"/>
          <w:szCs w:val="21"/>
          <w:lang w:val="en-US" w:eastAsia="zh-CN"/>
        </w:rPr>
      </w:pPr>
      <w:r>
        <w:rPr>
          <w:rFonts w:hint="eastAsia"/>
          <w:color w:val="000000"/>
          <w:sz w:val="21"/>
          <w:szCs w:val="21"/>
          <w:lang w:val="en-US" w:eastAsia="zh-CN"/>
        </w:rPr>
        <w:t>答：Wireshark只能抓取经过网卡的流量</w:t>
      </w:r>
    </w:p>
    <w:p>
      <w:pPr>
        <w:widowControl w:val="0"/>
        <w:numPr>
          <w:ilvl w:val="0"/>
          <w:numId w:val="0"/>
        </w:numPr>
        <w:spacing w:line="360" w:lineRule="auto"/>
        <w:ind w:leftChars="0" w:firstLine="420" w:firstLineChars="0"/>
        <w:jc w:val="both"/>
        <w:rPr>
          <w:rFonts w:hint="default"/>
          <w:color w:val="000000"/>
          <w:sz w:val="21"/>
          <w:szCs w:val="21"/>
          <w:lang w:val="en-US" w:eastAsia="zh-CN"/>
        </w:rPr>
      </w:pPr>
      <w:r>
        <w:rPr>
          <w:rFonts w:hint="eastAsia"/>
          <w:color w:val="000000"/>
          <w:sz w:val="21"/>
          <w:szCs w:val="21"/>
          <w:lang w:val="en-US" w:eastAsia="zh-CN"/>
        </w:rPr>
        <w:t>1. ping 127.0.0.1不能捕获到ICMP协议报文，因为ping 127.0.0.1时直接将数据包放入IP输入队列中，数据包是不经过网卡的，因此可以用来检查TCP/IP协议栈是否正常</w:t>
      </w:r>
    </w:p>
    <w:p>
      <w:pPr>
        <w:widowControl w:val="0"/>
        <w:numPr>
          <w:ilvl w:val="0"/>
          <w:numId w:val="0"/>
        </w:numPr>
        <w:spacing w:line="360" w:lineRule="auto"/>
        <w:ind w:leftChars="0" w:firstLine="420" w:firstLineChars="0"/>
        <w:jc w:val="both"/>
        <w:rPr>
          <w:rFonts w:hint="eastAsia"/>
          <w:color w:val="000000"/>
          <w:sz w:val="21"/>
          <w:szCs w:val="21"/>
          <w:lang w:val="en-US" w:eastAsia="zh-CN"/>
        </w:rPr>
      </w:pPr>
      <w:r>
        <w:rPr>
          <w:rFonts w:hint="eastAsia"/>
          <w:color w:val="000000"/>
          <w:sz w:val="21"/>
          <w:szCs w:val="21"/>
          <w:lang w:val="en-US" w:eastAsia="zh-CN"/>
        </w:rPr>
        <w:t>2.ping  本机IP地址也不可以捕获到ICMP协议报文，因为当目的IP地址与本地IP地址相同时，会将数据包直接放入IP输入队列中，而不需要经过网卡</w:t>
      </w:r>
    </w:p>
    <w:p>
      <w:pPr>
        <w:widowControl w:val="0"/>
        <w:numPr>
          <w:ilvl w:val="0"/>
          <w:numId w:val="0"/>
        </w:numPr>
        <w:spacing w:line="360" w:lineRule="auto"/>
        <w:jc w:val="center"/>
        <w:rPr>
          <w:rFonts w:hint="eastAsia"/>
          <w:color w:val="000000"/>
          <w:sz w:val="21"/>
          <w:szCs w:val="21"/>
          <w:lang w:val="en-US" w:eastAsia="zh-CN"/>
        </w:rPr>
      </w:pPr>
      <w:r>
        <w:drawing>
          <wp:inline distT="0" distB="0" distL="114300" distR="114300">
            <wp:extent cx="2804160" cy="2468880"/>
            <wp:effectExtent l="0" t="0" r="2540" b="7620"/>
            <wp:docPr id="270337" name="图片 37" descr="http://hi.csdn.net/attachment/201005/18/0_12741991049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37" name="图片 37" descr="http://hi.csdn.net/attachment/201005/18/0_12741991049G09.gif"/>
                    <pic:cNvPicPr>
                      <a:picLocks noChangeAspect="1"/>
                    </pic:cNvPicPr>
                  </pic:nvPicPr>
                  <pic:blipFill>
                    <a:blip r:embed="rId50"/>
                    <a:srcRect l="14651"/>
                    <a:stretch>
                      <a:fillRect/>
                    </a:stretch>
                  </pic:blipFill>
                  <pic:spPr>
                    <a:xfrm>
                      <a:off x="0" y="0"/>
                      <a:ext cx="2804160" cy="2468880"/>
                    </a:xfrm>
                    <a:prstGeom prst="rect">
                      <a:avLst/>
                    </a:prstGeom>
                    <a:noFill/>
                    <a:ln w="9525">
                      <a:noFill/>
                    </a:ln>
                  </pic:spPr>
                </pic:pic>
              </a:graphicData>
            </a:graphic>
          </wp:inline>
        </w:drawing>
      </w:r>
    </w:p>
    <w:p>
      <w:pPr>
        <w:widowControl w:val="0"/>
        <w:numPr>
          <w:ilvl w:val="0"/>
          <w:numId w:val="0"/>
        </w:numPr>
        <w:spacing w:line="360" w:lineRule="auto"/>
        <w:ind w:leftChars="0" w:firstLine="420" w:firstLineChars="0"/>
        <w:jc w:val="both"/>
        <w:rPr>
          <w:rFonts w:hint="default"/>
          <w:color w:val="000000"/>
          <w:sz w:val="21"/>
          <w:szCs w:val="21"/>
          <w:lang w:val="en-US" w:eastAsia="zh-CN"/>
        </w:rPr>
      </w:pPr>
    </w:p>
    <w:p>
      <w:pPr>
        <w:widowControl w:val="0"/>
        <w:numPr>
          <w:ilvl w:val="0"/>
          <w:numId w:val="15"/>
        </w:numPr>
        <w:spacing w:line="360" w:lineRule="auto"/>
        <w:ind w:left="0" w:leftChars="0" w:firstLine="0" w:firstLineChars="0"/>
        <w:jc w:val="both"/>
        <w:rPr>
          <w:rFonts w:hint="default"/>
          <w:color w:val="000000"/>
          <w:sz w:val="21"/>
          <w:szCs w:val="21"/>
          <w:lang w:val="en-US" w:eastAsia="zh-CN"/>
        </w:rPr>
      </w:pPr>
      <w:r>
        <w:rPr>
          <w:rFonts w:hint="default"/>
          <w:color w:val="000000"/>
          <w:sz w:val="21"/>
          <w:szCs w:val="21"/>
          <w:lang w:val="en-US" w:eastAsia="zh-CN"/>
        </w:rPr>
        <w:t>在ping 的过程中，返回信息“Request timed out” 和“Destination Host Unreachable”分别是由哪些情况引起的？</w:t>
      </w:r>
    </w:p>
    <w:p>
      <w:pPr>
        <w:widowControl w:val="0"/>
        <w:numPr>
          <w:ilvl w:val="0"/>
          <w:numId w:val="0"/>
        </w:numPr>
        <w:spacing w:line="360" w:lineRule="auto"/>
        <w:ind w:leftChars="0" w:firstLine="420" w:firstLineChars="0"/>
        <w:jc w:val="both"/>
        <w:rPr>
          <w:rFonts w:hint="default"/>
          <w:color w:val="000000"/>
          <w:sz w:val="21"/>
          <w:szCs w:val="21"/>
          <w:lang w:val="en-US" w:eastAsia="zh-CN"/>
        </w:rPr>
      </w:pPr>
      <w:r>
        <w:rPr>
          <w:rFonts w:hint="eastAsia"/>
          <w:color w:val="000000"/>
          <w:sz w:val="21"/>
          <w:szCs w:val="21"/>
          <w:lang w:val="en-US" w:eastAsia="zh-CN"/>
        </w:rPr>
        <w:t>答：</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olor w:val="000000"/>
          <w:sz w:val="21"/>
          <w:szCs w:val="21"/>
          <w:lang w:val="en-US" w:eastAsia="zh-CN"/>
        </w:rPr>
        <w:t>返回</w:t>
      </w:r>
      <w:r>
        <w:rPr>
          <w:rFonts w:hint="default"/>
          <w:color w:val="000000"/>
          <w:sz w:val="21"/>
          <w:szCs w:val="21"/>
          <w:lang w:val="en-US" w:eastAsia="zh-CN"/>
        </w:rPr>
        <w:t>Request timed out</w:t>
      </w:r>
      <w:r>
        <w:rPr>
          <w:rFonts w:hint="eastAsia"/>
          <w:b w:val="0"/>
          <w:bCs w:val="0"/>
          <w:lang w:val="en-US" w:eastAsia="zh-CN"/>
        </w:rPr>
        <w:t>的原因为：有目的主机路由，但是由于其他原因不可达：</w:t>
      </w:r>
    </w:p>
    <w:p>
      <w:pPr>
        <w:numPr>
          <w:ilvl w:val="2"/>
          <w:numId w:val="16"/>
        </w:numPr>
        <w:spacing w:line="360" w:lineRule="auto"/>
        <w:ind w:left="840" w:leftChars="0" w:firstLine="420" w:firstLineChars="0"/>
        <w:rPr>
          <w:rFonts w:hint="default" w:ascii="Times New Roman" w:hAnsi="Times New Roman" w:eastAsia="宋体" w:cs="Times New Roman"/>
          <w:b w:val="0"/>
          <w:bCs/>
          <w:sz w:val="21"/>
          <w:szCs w:val="21"/>
          <w:lang w:val="en-US" w:eastAsia="zh-CN"/>
        </w:rPr>
      </w:pPr>
      <w:r>
        <w:rPr>
          <w:rFonts w:hint="eastAsia"/>
          <w:b w:val="0"/>
          <w:bCs w:val="0"/>
          <w:lang w:val="en-US" w:eastAsia="zh-CN"/>
        </w:rPr>
        <w:t>防火墙拦截</w:t>
      </w:r>
    </w:p>
    <w:p>
      <w:pPr>
        <w:numPr>
          <w:ilvl w:val="2"/>
          <w:numId w:val="16"/>
        </w:numPr>
        <w:spacing w:line="360" w:lineRule="auto"/>
        <w:ind w:left="840" w:leftChars="0" w:firstLine="420" w:firstLineChars="0"/>
        <w:rPr>
          <w:rFonts w:hint="default" w:ascii="Times New Roman" w:hAnsi="Times New Roman" w:eastAsia="宋体" w:cs="Times New Roman"/>
          <w:b w:val="0"/>
          <w:bCs/>
          <w:sz w:val="21"/>
          <w:szCs w:val="21"/>
          <w:lang w:val="en-US" w:eastAsia="zh-CN"/>
        </w:rPr>
      </w:pPr>
      <w:r>
        <w:rPr>
          <w:rFonts w:hint="eastAsia"/>
          <w:b w:val="0"/>
          <w:bCs w:val="0"/>
          <w:lang w:val="en-US" w:eastAsia="zh-CN"/>
        </w:rPr>
        <w:t>跨网段IP地址冲突</w:t>
      </w:r>
    </w:p>
    <w:p>
      <w:pPr>
        <w:numPr>
          <w:ilvl w:val="2"/>
          <w:numId w:val="16"/>
        </w:numPr>
        <w:spacing w:line="360" w:lineRule="auto"/>
        <w:ind w:left="840" w:leftChars="0" w:firstLine="420" w:firstLineChars="0"/>
        <w:rPr>
          <w:rFonts w:hint="default" w:ascii="Times New Roman" w:hAnsi="Times New Roman" w:eastAsia="宋体" w:cs="Times New Roman"/>
          <w:b w:val="0"/>
          <w:bCs/>
          <w:sz w:val="21"/>
          <w:szCs w:val="21"/>
          <w:lang w:val="en-US" w:eastAsia="zh-CN"/>
        </w:rPr>
      </w:pPr>
      <w:r>
        <w:rPr>
          <w:rFonts w:hint="eastAsia"/>
          <w:b w:val="0"/>
          <w:bCs w:val="0"/>
          <w:lang w:val="en-US" w:eastAsia="zh-CN"/>
        </w:rPr>
        <w:t>没有回程路由，同网段可能是子网掩码错误</w:t>
      </w:r>
    </w:p>
    <w:p>
      <w:pPr>
        <w:numPr>
          <w:ilvl w:val="2"/>
          <w:numId w:val="16"/>
        </w:numPr>
        <w:spacing w:line="360" w:lineRule="auto"/>
        <w:ind w:left="840" w:leftChars="0" w:firstLine="420" w:firstLineChars="0"/>
        <w:rPr>
          <w:rFonts w:hint="default" w:ascii="Times New Roman" w:hAnsi="Times New Roman" w:eastAsia="宋体" w:cs="Times New Roman"/>
          <w:b w:val="0"/>
          <w:bCs/>
          <w:sz w:val="21"/>
          <w:szCs w:val="21"/>
          <w:lang w:val="en-US" w:eastAsia="zh-CN"/>
        </w:rPr>
      </w:pPr>
      <w:r>
        <w:rPr>
          <w:rFonts w:hint="eastAsia"/>
          <w:b w:val="0"/>
          <w:bCs w:val="0"/>
          <w:lang w:val="en-US" w:eastAsia="zh-CN"/>
        </w:rPr>
        <w:t>回程路由指向其它的IP地址</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b w:val="0"/>
          <w:bCs w:val="0"/>
          <w:lang w:val="en-US" w:eastAsia="zh-CN"/>
        </w:rPr>
        <w:t>返回</w:t>
      </w:r>
      <w:r>
        <w:rPr>
          <w:rFonts w:hint="default"/>
          <w:color w:val="000000"/>
          <w:sz w:val="21"/>
          <w:szCs w:val="21"/>
          <w:lang w:val="en-US" w:eastAsia="zh-CN"/>
        </w:rPr>
        <w:t>Destination Host Unreachable</w:t>
      </w:r>
      <w:r>
        <w:rPr>
          <w:rFonts w:hint="eastAsia"/>
          <w:b w:val="0"/>
          <w:bCs w:val="0"/>
          <w:lang w:val="en-US" w:eastAsia="zh-CN"/>
        </w:rPr>
        <w:t>的原因为：没有目的主机路由，即对方主机不存在或没有建立连接：</w:t>
      </w:r>
    </w:p>
    <w:p>
      <w:pPr>
        <w:numPr>
          <w:ilvl w:val="2"/>
          <w:numId w:val="16"/>
        </w:numPr>
        <w:spacing w:line="360" w:lineRule="auto"/>
        <w:ind w:left="840" w:leftChars="0" w:firstLine="420" w:firstLineChars="0"/>
        <w:rPr>
          <w:rFonts w:hint="default" w:ascii="Times New Roman" w:hAnsi="Times New Roman" w:eastAsia="宋体" w:cs="Times New Roman"/>
          <w:b w:val="0"/>
          <w:bCs/>
          <w:sz w:val="21"/>
          <w:szCs w:val="21"/>
          <w:lang w:val="en-US" w:eastAsia="zh-CN"/>
        </w:rPr>
      </w:pPr>
      <w:r>
        <w:rPr>
          <w:rFonts w:hint="eastAsia"/>
          <w:b w:val="0"/>
          <w:bCs w:val="0"/>
          <w:lang w:val="en-US" w:eastAsia="zh-CN"/>
        </w:rPr>
        <w:t>局域网使用DHCP动态分配IP地址时，DHCP出现故障或失败</w:t>
      </w:r>
    </w:p>
    <w:p>
      <w:pPr>
        <w:numPr>
          <w:ilvl w:val="2"/>
          <w:numId w:val="16"/>
        </w:numPr>
        <w:spacing w:line="360" w:lineRule="auto"/>
        <w:ind w:left="840" w:leftChars="0" w:firstLine="420" w:firstLineChars="0"/>
        <w:rPr>
          <w:rFonts w:hint="default" w:ascii="Times New Roman" w:hAnsi="Times New Roman" w:eastAsia="宋体" w:cs="Times New Roman"/>
          <w:b w:val="0"/>
          <w:bCs/>
          <w:sz w:val="21"/>
          <w:szCs w:val="21"/>
          <w:lang w:val="en-US" w:eastAsia="zh-CN"/>
        </w:rPr>
      </w:pPr>
      <w:r>
        <w:rPr>
          <w:rFonts w:hint="eastAsia"/>
          <w:b w:val="0"/>
          <w:bCs w:val="0"/>
          <w:lang w:val="en-US" w:eastAsia="zh-CN"/>
        </w:rPr>
        <w:t>子网掩码手动设置错误</w:t>
      </w:r>
    </w:p>
    <w:p>
      <w:pPr>
        <w:numPr>
          <w:ilvl w:val="2"/>
          <w:numId w:val="16"/>
        </w:numPr>
        <w:spacing w:line="360" w:lineRule="auto"/>
        <w:ind w:left="840" w:leftChars="0" w:firstLine="420" w:firstLineChars="0"/>
        <w:rPr>
          <w:rFonts w:hint="default" w:ascii="Times New Roman" w:hAnsi="Times New Roman" w:eastAsia="宋体" w:cs="Times New Roman"/>
          <w:b w:val="0"/>
          <w:bCs/>
          <w:sz w:val="21"/>
          <w:szCs w:val="21"/>
          <w:lang w:val="en-US" w:eastAsia="zh-CN"/>
        </w:rPr>
      </w:pPr>
      <w:r>
        <w:rPr>
          <w:rFonts w:hint="eastAsia"/>
          <w:b w:val="0"/>
          <w:bCs w:val="0"/>
          <w:lang w:val="en-US" w:eastAsia="zh-CN"/>
        </w:rPr>
        <w:t>路由表返回错误信息</w:t>
      </w:r>
    </w:p>
    <w:p>
      <w:pPr>
        <w:widowControl w:val="0"/>
        <w:numPr>
          <w:ilvl w:val="0"/>
          <w:numId w:val="0"/>
        </w:numPr>
        <w:spacing w:line="360" w:lineRule="auto"/>
        <w:jc w:val="both"/>
        <w:rPr>
          <w:rFonts w:hint="default"/>
          <w:color w:val="000000"/>
          <w:sz w:val="21"/>
          <w:szCs w:val="21"/>
          <w:lang w:val="en-US" w:eastAsia="zh-CN"/>
        </w:rPr>
      </w:pPr>
    </w:p>
    <w:p>
      <w:pPr>
        <w:widowControl w:val="0"/>
        <w:numPr>
          <w:ilvl w:val="0"/>
          <w:numId w:val="15"/>
        </w:numPr>
        <w:spacing w:line="360" w:lineRule="auto"/>
        <w:ind w:left="0" w:leftChars="0" w:firstLine="0" w:firstLineChars="0"/>
        <w:jc w:val="both"/>
        <w:rPr>
          <w:rFonts w:hint="default"/>
          <w:color w:val="000000"/>
          <w:sz w:val="21"/>
          <w:szCs w:val="21"/>
          <w:lang w:val="en-US" w:eastAsia="zh-CN"/>
        </w:rPr>
      </w:pPr>
      <w:r>
        <w:rPr>
          <w:rFonts w:hint="default"/>
          <w:color w:val="000000"/>
          <w:sz w:val="21"/>
          <w:szCs w:val="21"/>
          <w:lang w:val="en-US" w:eastAsia="zh-CN"/>
        </w:rPr>
        <w:t>请通过实验</w:t>
      </w:r>
      <w:r>
        <w:rPr>
          <w:rFonts w:hint="default"/>
          <w:b/>
          <w:bCs/>
          <w:color w:val="000000"/>
          <w:sz w:val="21"/>
          <w:szCs w:val="21"/>
          <w:lang w:val="en-US" w:eastAsia="zh-CN"/>
        </w:rPr>
        <w:t>验证</w:t>
      </w:r>
      <w:r>
        <w:rPr>
          <w:rFonts w:hint="default"/>
          <w:color w:val="000000"/>
          <w:sz w:val="21"/>
          <w:szCs w:val="21"/>
          <w:lang w:val="en-US" w:eastAsia="zh-CN"/>
        </w:rPr>
        <w:t>：</w:t>
      </w:r>
    </w:p>
    <w:p>
      <w:pPr>
        <w:widowControl w:val="0"/>
        <w:numPr>
          <w:ilvl w:val="0"/>
          <w:numId w:val="0"/>
        </w:numPr>
        <w:spacing w:line="360" w:lineRule="auto"/>
        <w:ind w:leftChars="0" w:firstLine="420" w:firstLineChars="0"/>
        <w:jc w:val="both"/>
        <w:rPr>
          <w:rFonts w:hint="default"/>
          <w:color w:val="000000"/>
          <w:sz w:val="21"/>
          <w:szCs w:val="21"/>
          <w:lang w:val="en-US" w:eastAsia="zh-CN"/>
        </w:rPr>
      </w:pPr>
      <w:r>
        <w:rPr>
          <w:rFonts w:hint="default"/>
          <w:color w:val="000000"/>
          <w:sz w:val="21"/>
          <w:szCs w:val="21"/>
          <w:lang w:val="en-US" w:eastAsia="zh-CN"/>
        </w:rPr>
        <w:t>主机如果不设置“网关”，同一网段内的主机可以相互通信。用ping命令测试，用嗅探器测试可以捕获8个ICMP数据包，2个ARP数据包。</w:t>
      </w:r>
    </w:p>
    <w:p>
      <w:pPr>
        <w:widowControl w:val="0"/>
        <w:numPr>
          <w:ilvl w:val="0"/>
          <w:numId w:val="0"/>
        </w:numPr>
        <w:spacing w:line="360" w:lineRule="auto"/>
        <w:ind w:leftChars="0" w:firstLine="420" w:firstLineChars="0"/>
        <w:jc w:val="both"/>
      </w:pPr>
      <w:r>
        <w:drawing>
          <wp:inline distT="0" distB="0" distL="114300" distR="114300">
            <wp:extent cx="5270500" cy="1462405"/>
            <wp:effectExtent l="0" t="0" r="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1"/>
                    <a:stretch>
                      <a:fillRect/>
                    </a:stretch>
                  </pic:blipFill>
                  <pic:spPr>
                    <a:xfrm>
                      <a:off x="0" y="0"/>
                      <a:ext cx="5270500" cy="1462405"/>
                    </a:xfrm>
                    <a:prstGeom prst="rect">
                      <a:avLst/>
                    </a:prstGeom>
                    <a:noFill/>
                    <a:ln>
                      <a:noFill/>
                    </a:ln>
                  </pic:spPr>
                </pic:pic>
              </a:graphicData>
            </a:graphic>
          </wp:inline>
        </w:drawing>
      </w:r>
    </w:p>
    <w:p>
      <w:pPr>
        <w:widowControl w:val="0"/>
        <w:numPr>
          <w:ilvl w:val="0"/>
          <w:numId w:val="0"/>
        </w:numPr>
        <w:spacing w:line="360" w:lineRule="auto"/>
        <w:ind w:leftChars="0" w:firstLine="420" w:firstLineChars="0"/>
        <w:jc w:val="center"/>
      </w:pPr>
      <w:r>
        <w:drawing>
          <wp:inline distT="0" distB="0" distL="114300" distR="114300">
            <wp:extent cx="3568700" cy="1441450"/>
            <wp:effectExtent l="0" t="0" r="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52"/>
                    <a:stretch>
                      <a:fillRect/>
                    </a:stretch>
                  </pic:blipFill>
                  <pic:spPr>
                    <a:xfrm>
                      <a:off x="0" y="0"/>
                      <a:ext cx="3568700" cy="1441450"/>
                    </a:xfrm>
                    <a:prstGeom prst="rect">
                      <a:avLst/>
                    </a:prstGeom>
                    <a:noFill/>
                    <a:ln>
                      <a:noFill/>
                    </a:ln>
                  </pic:spPr>
                </pic:pic>
              </a:graphicData>
            </a:graphic>
          </wp:inline>
        </w:drawing>
      </w:r>
    </w:p>
    <w:p>
      <w:pPr>
        <w:widowControl w:val="0"/>
        <w:numPr>
          <w:ilvl w:val="0"/>
          <w:numId w:val="0"/>
        </w:numPr>
        <w:spacing w:line="360" w:lineRule="auto"/>
        <w:jc w:val="both"/>
        <w:rPr>
          <w:rFonts w:hint="default"/>
          <w:color w:val="000000"/>
          <w:sz w:val="21"/>
          <w:szCs w:val="21"/>
          <w:lang w:val="en-US" w:eastAsia="zh-CN"/>
        </w:rPr>
      </w:pPr>
      <w:r>
        <w:rPr>
          <w:rFonts w:hint="eastAsia"/>
          <w:lang w:val="en-US" w:eastAsia="zh-CN"/>
        </w:rPr>
        <w:tab/>
      </w:r>
      <w:r>
        <w:rPr>
          <w:rFonts w:hint="default"/>
          <w:color w:val="000000"/>
          <w:sz w:val="21"/>
          <w:szCs w:val="21"/>
          <w:lang w:val="en-US" w:eastAsia="zh-CN"/>
        </w:rPr>
        <w:t>不同网段的主机不能通信，用PING命令测试，会显示“ Destination Host Unreachable”，因为没有指明网关，无法发送出去，因此显示“目的主机不可达”，用嗅探器捕获不到任何信息。</w:t>
      </w:r>
    </w:p>
    <w:p>
      <w:pPr>
        <w:widowControl w:val="0"/>
        <w:numPr>
          <w:ilvl w:val="0"/>
          <w:numId w:val="0"/>
        </w:numPr>
        <w:spacing w:line="360" w:lineRule="auto"/>
        <w:jc w:val="center"/>
        <w:rPr>
          <w:rFonts w:hint="default"/>
          <w:color w:val="000000"/>
          <w:sz w:val="21"/>
          <w:szCs w:val="21"/>
          <w:lang w:val="en-US" w:eastAsia="zh-CN"/>
        </w:rPr>
      </w:pPr>
      <w:r>
        <w:drawing>
          <wp:inline distT="0" distB="0" distL="114300" distR="114300">
            <wp:extent cx="1847850" cy="806450"/>
            <wp:effectExtent l="0" t="0" r="6350" b="635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53"/>
                    <a:stretch>
                      <a:fillRect/>
                    </a:stretch>
                  </pic:blipFill>
                  <pic:spPr>
                    <a:xfrm>
                      <a:off x="0" y="0"/>
                      <a:ext cx="1847850" cy="806450"/>
                    </a:xfrm>
                    <a:prstGeom prst="rect">
                      <a:avLst/>
                    </a:prstGeom>
                    <a:noFill/>
                    <a:ln>
                      <a:noFill/>
                    </a:ln>
                  </pic:spPr>
                </pic:pic>
              </a:graphicData>
            </a:graphic>
          </wp:inline>
        </w:drawing>
      </w:r>
    </w:p>
    <w:p>
      <w:pPr>
        <w:widowControl w:val="0"/>
        <w:numPr>
          <w:ilvl w:val="0"/>
          <w:numId w:val="0"/>
        </w:numPr>
        <w:spacing w:line="360" w:lineRule="auto"/>
        <w:jc w:val="center"/>
        <w:rPr>
          <w:rFonts w:hint="default"/>
          <w:color w:val="000000"/>
          <w:sz w:val="21"/>
          <w:szCs w:val="21"/>
          <w:lang w:val="en-US" w:eastAsia="zh-CN"/>
        </w:rPr>
      </w:pPr>
      <w:r>
        <w:drawing>
          <wp:inline distT="0" distB="0" distL="114300" distR="114300">
            <wp:extent cx="3600450" cy="1212850"/>
            <wp:effectExtent l="0" t="0" r="6350" b="635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4"/>
                    <a:stretch>
                      <a:fillRect/>
                    </a:stretch>
                  </pic:blipFill>
                  <pic:spPr>
                    <a:xfrm>
                      <a:off x="0" y="0"/>
                      <a:ext cx="3600450" cy="1212850"/>
                    </a:xfrm>
                    <a:prstGeom prst="rect">
                      <a:avLst/>
                    </a:prstGeom>
                    <a:noFill/>
                    <a:ln>
                      <a:noFill/>
                    </a:ln>
                  </pic:spPr>
                </pic:pic>
              </a:graphicData>
            </a:graphic>
          </wp:inline>
        </w:drawing>
      </w:r>
    </w:p>
    <w:p>
      <w:pPr>
        <w:widowControl w:val="0"/>
        <w:numPr>
          <w:ilvl w:val="0"/>
          <w:numId w:val="0"/>
        </w:numPr>
        <w:spacing w:line="360" w:lineRule="auto"/>
        <w:ind w:leftChars="0" w:firstLine="420" w:firstLineChars="0"/>
        <w:jc w:val="both"/>
        <w:rPr>
          <w:rFonts w:hint="default"/>
          <w:color w:val="000000"/>
          <w:sz w:val="21"/>
          <w:szCs w:val="21"/>
          <w:lang w:val="en-US" w:eastAsia="zh-CN"/>
        </w:rPr>
      </w:pPr>
      <w:r>
        <w:rPr>
          <w:rFonts w:hint="default"/>
          <w:color w:val="000000"/>
          <w:sz w:val="21"/>
          <w:szCs w:val="21"/>
          <w:lang w:val="en-US" w:eastAsia="zh-CN"/>
        </w:rPr>
        <w:t>主机如果设置“网关”，同一网段的主机通信不通过网关转发，用ping命令测试，用嗅探器可以捕获所有测试数据包，能看到对方主机的MAC地址。</w:t>
      </w:r>
    </w:p>
    <w:p>
      <w:pPr>
        <w:widowControl w:val="0"/>
        <w:numPr>
          <w:ilvl w:val="0"/>
          <w:numId w:val="0"/>
        </w:numPr>
        <w:spacing w:line="360" w:lineRule="auto"/>
        <w:jc w:val="center"/>
        <w:rPr>
          <w:rFonts w:hint="default"/>
          <w:color w:val="000000"/>
          <w:sz w:val="21"/>
          <w:szCs w:val="21"/>
          <w:lang w:val="en-US" w:eastAsia="zh-CN"/>
        </w:rPr>
      </w:pPr>
      <w:r>
        <w:drawing>
          <wp:inline distT="0" distB="0" distL="114300" distR="114300">
            <wp:extent cx="5272405" cy="1865630"/>
            <wp:effectExtent l="0" t="0" r="10795" b="1270"/>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55"/>
                    <a:stretch>
                      <a:fillRect/>
                    </a:stretch>
                  </pic:blipFill>
                  <pic:spPr>
                    <a:xfrm>
                      <a:off x="0" y="0"/>
                      <a:ext cx="5272405" cy="1865630"/>
                    </a:xfrm>
                    <a:prstGeom prst="rect">
                      <a:avLst/>
                    </a:prstGeom>
                    <a:noFill/>
                    <a:ln>
                      <a:noFill/>
                    </a:ln>
                  </pic:spPr>
                </pic:pic>
              </a:graphicData>
            </a:graphic>
          </wp:inline>
        </w:drawing>
      </w:r>
    </w:p>
    <w:p>
      <w:pPr>
        <w:widowControl w:val="0"/>
        <w:numPr>
          <w:ilvl w:val="0"/>
          <w:numId w:val="0"/>
        </w:numPr>
        <w:spacing w:line="360" w:lineRule="auto"/>
        <w:ind w:leftChars="0" w:firstLine="420" w:firstLineChars="0"/>
        <w:jc w:val="both"/>
        <w:rPr>
          <w:rFonts w:hint="default"/>
          <w:color w:val="000000"/>
          <w:sz w:val="21"/>
          <w:szCs w:val="21"/>
          <w:lang w:val="en-US" w:eastAsia="zh-CN"/>
        </w:rPr>
      </w:pPr>
      <w:r>
        <w:rPr>
          <w:rFonts w:hint="default"/>
          <w:color w:val="000000"/>
          <w:sz w:val="21"/>
          <w:szCs w:val="21"/>
          <w:lang w:val="en-US" w:eastAsia="zh-CN"/>
        </w:rPr>
        <w:t>不同网段的主机之间通信需要网关转发，用ping命令测试，能看到网关的MAC地址（包括能通信或不能通信）。</w:t>
      </w:r>
    </w:p>
    <w:p>
      <w:pPr>
        <w:widowControl w:val="0"/>
        <w:numPr>
          <w:ilvl w:val="0"/>
          <w:numId w:val="0"/>
        </w:numPr>
        <w:spacing w:line="360" w:lineRule="auto"/>
        <w:jc w:val="center"/>
      </w:pPr>
      <w:r>
        <w:drawing>
          <wp:inline distT="0" distB="0" distL="114300" distR="114300">
            <wp:extent cx="5271770" cy="2505710"/>
            <wp:effectExtent l="0" t="0" r="11430" b="8890"/>
            <wp:docPr id="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pic:cNvPicPr>
                      <a:picLocks noChangeAspect="1"/>
                    </pic:cNvPicPr>
                  </pic:nvPicPr>
                  <pic:blipFill>
                    <a:blip r:embed="rId56"/>
                    <a:stretch>
                      <a:fillRect/>
                    </a:stretch>
                  </pic:blipFill>
                  <pic:spPr>
                    <a:xfrm>
                      <a:off x="0" y="0"/>
                      <a:ext cx="5271770" cy="2505710"/>
                    </a:xfrm>
                    <a:prstGeom prst="rect">
                      <a:avLst/>
                    </a:prstGeom>
                    <a:noFill/>
                    <a:ln>
                      <a:noFill/>
                    </a:ln>
                  </pic:spPr>
                </pic:pic>
              </a:graphicData>
            </a:graphic>
          </wp:inline>
        </w:drawing>
      </w:r>
    </w:p>
    <w:p>
      <w:pPr>
        <w:pStyle w:val="2"/>
        <w:widowControl w:val="0"/>
        <w:numPr>
          <w:ilvl w:val="0"/>
          <w:numId w:val="0"/>
        </w:numPr>
        <w:spacing w:line="360" w:lineRule="auto"/>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主机间不能通信</w:t>
      </w:r>
    </w:p>
    <w:p>
      <w:pPr>
        <w:jc w:val="center"/>
      </w:pPr>
      <w:r>
        <w:drawing>
          <wp:inline distT="0" distB="0" distL="114300" distR="114300">
            <wp:extent cx="5264785" cy="2689225"/>
            <wp:effectExtent l="0" t="0" r="5715" b="3175"/>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pic:cNvPicPr>
                      <a:picLocks noChangeAspect="1"/>
                    </pic:cNvPicPr>
                  </pic:nvPicPr>
                  <pic:blipFill>
                    <a:blip r:embed="rId57"/>
                    <a:stretch>
                      <a:fillRect/>
                    </a:stretch>
                  </pic:blipFill>
                  <pic:spPr>
                    <a:xfrm>
                      <a:off x="0" y="0"/>
                      <a:ext cx="5264785" cy="2689225"/>
                    </a:xfrm>
                    <a:prstGeom prst="rect">
                      <a:avLst/>
                    </a:prstGeom>
                    <a:noFill/>
                    <a:ln>
                      <a:noFill/>
                    </a:ln>
                  </pic:spPr>
                </pic:pic>
              </a:graphicData>
            </a:graphic>
          </wp:inline>
        </w:drawing>
      </w:r>
    </w:p>
    <w:p>
      <w:pPr>
        <w:pStyle w:val="2"/>
        <w:jc w:val="center"/>
        <w:rPr>
          <w:rFonts w:hint="default"/>
          <w:color w:val="000000"/>
          <w:sz w:val="21"/>
          <w:szCs w:val="21"/>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主机之间可以通信</w:t>
      </w:r>
    </w:p>
    <w:p>
      <w:pPr>
        <w:widowControl w:val="0"/>
        <w:numPr>
          <w:ilvl w:val="0"/>
          <w:numId w:val="15"/>
        </w:numPr>
        <w:spacing w:line="360" w:lineRule="auto"/>
        <w:ind w:left="0" w:leftChars="0" w:firstLine="0" w:firstLineChars="0"/>
        <w:jc w:val="both"/>
        <w:rPr>
          <w:rFonts w:hint="default"/>
          <w:color w:val="000000"/>
          <w:sz w:val="21"/>
          <w:szCs w:val="21"/>
          <w:lang w:val="en-US" w:eastAsia="zh-CN"/>
        </w:rPr>
      </w:pPr>
      <w:r>
        <w:rPr>
          <w:rFonts w:hint="default"/>
          <w:color w:val="000000"/>
          <w:sz w:val="21"/>
          <w:szCs w:val="21"/>
          <w:lang w:val="en-US" w:eastAsia="zh-CN"/>
        </w:rPr>
        <w:t>通过下面实验</w:t>
      </w:r>
      <w:r>
        <w:rPr>
          <w:rFonts w:hint="default"/>
          <w:b/>
          <w:bCs/>
          <w:color w:val="000000"/>
          <w:sz w:val="21"/>
          <w:szCs w:val="21"/>
          <w:lang w:val="en-US" w:eastAsia="zh-CN"/>
        </w:rPr>
        <w:t>理解网关</w:t>
      </w:r>
    </w:p>
    <w:p>
      <w:pPr>
        <w:widowControl w:val="0"/>
        <w:numPr>
          <w:ilvl w:val="0"/>
          <w:numId w:val="0"/>
        </w:numPr>
        <w:spacing w:line="360" w:lineRule="auto"/>
        <w:ind w:leftChars="0" w:firstLine="420" w:firstLineChars="0"/>
        <w:jc w:val="both"/>
        <w:rPr>
          <w:rFonts w:hint="default"/>
          <w:color w:val="000000"/>
          <w:sz w:val="21"/>
          <w:szCs w:val="21"/>
          <w:lang w:val="en-US" w:eastAsia="zh-CN"/>
        </w:rPr>
      </w:pPr>
      <w:r>
        <w:rPr>
          <w:rFonts w:hint="default"/>
          <w:b/>
          <w:bCs/>
          <w:color w:val="000000"/>
          <w:sz w:val="21"/>
          <w:szCs w:val="21"/>
          <w:lang w:val="en-US" w:eastAsia="zh-CN"/>
        </w:rPr>
        <w:t>假设主机A的IP地址为10.2.2.2/23，主机B的IP地址为10.2.3.3/23，两台主机均不设置网关，用ping命令测试两主机的连通性，用ARP命令查看物理地址。对结果进行分析。</w:t>
      </w:r>
    </w:p>
    <w:p>
      <w:pPr>
        <w:widowControl w:val="0"/>
        <w:numPr>
          <w:ilvl w:val="0"/>
          <w:numId w:val="0"/>
        </w:numPr>
        <w:spacing w:line="360" w:lineRule="auto"/>
        <w:ind w:leftChars="0" w:firstLine="420" w:firstLineChars="0"/>
        <w:jc w:val="both"/>
        <w:rPr>
          <w:rFonts w:hint="eastAsia"/>
          <w:color w:val="000000"/>
          <w:sz w:val="21"/>
          <w:szCs w:val="21"/>
          <w:lang w:val="en-US" w:eastAsia="zh-CN"/>
        </w:rPr>
      </w:pPr>
      <w:r>
        <w:rPr>
          <w:rFonts w:hint="eastAsia"/>
          <w:color w:val="000000"/>
          <w:sz w:val="21"/>
          <w:szCs w:val="21"/>
          <w:lang w:val="en-US" w:eastAsia="zh-CN"/>
        </w:rPr>
        <w:t>答：当A ping B时，需要将B的IP地址和A的子网掩码进行与运算，并将计算的结果作为B所在的网段，再将IP数据报发送到该网段。经计算得：IPB:10.2.3.3&amp;A子网掩码:255.255.254.0=10.2.2.0，则主机A会将IP数据报发送到网段10.2.2.0中，由于主机B也在该网段中，因此可以收到该request报文。同时，当B需要将其reply报文发送给A时，需要将IPA:10.2.2.2&amp;B子网掩码:255.255.254.0=10.2.2.0，并将reply报文发送到该网段中。由于主机A就在该网段中，因此也可以收到reply报文。故主机A和主机B是连通的。</w:t>
      </w:r>
    </w:p>
    <w:p>
      <w:pPr>
        <w:widowControl w:val="0"/>
        <w:numPr>
          <w:ilvl w:val="0"/>
          <w:numId w:val="0"/>
        </w:numPr>
        <w:spacing w:line="360" w:lineRule="auto"/>
        <w:ind w:leftChars="0" w:firstLine="420" w:firstLineChars="0"/>
        <w:jc w:val="both"/>
        <w:rPr>
          <w:rFonts w:hint="default"/>
          <w:color w:val="000000"/>
          <w:sz w:val="21"/>
          <w:szCs w:val="21"/>
          <w:lang w:val="en-US" w:eastAsia="zh-CN"/>
        </w:rPr>
      </w:pPr>
      <w:r>
        <w:rPr>
          <w:rFonts w:hint="eastAsia"/>
          <w:color w:val="000000"/>
          <w:sz w:val="21"/>
          <w:szCs w:val="21"/>
          <w:lang w:val="en-US" w:eastAsia="zh-CN"/>
        </w:rPr>
        <w:t>通过观察ARP缓存表也可以观察得出主机A中关于主机B的IP--MAC映射是正确的</w:t>
      </w:r>
    </w:p>
    <w:p>
      <w:pPr>
        <w:widowControl w:val="0"/>
        <w:numPr>
          <w:ilvl w:val="0"/>
          <w:numId w:val="0"/>
        </w:numPr>
        <w:spacing w:line="360" w:lineRule="auto"/>
        <w:jc w:val="center"/>
      </w:pPr>
      <w:r>
        <w:drawing>
          <wp:inline distT="0" distB="0" distL="114300" distR="114300">
            <wp:extent cx="3810000" cy="1428750"/>
            <wp:effectExtent l="0" t="0" r="0" b="6350"/>
            <wp:docPr id="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pic:cNvPicPr>
                      <a:picLocks noChangeAspect="1"/>
                    </pic:cNvPicPr>
                  </pic:nvPicPr>
                  <pic:blipFill>
                    <a:blip r:embed="rId58"/>
                    <a:stretch>
                      <a:fillRect/>
                    </a:stretch>
                  </pic:blipFill>
                  <pic:spPr>
                    <a:xfrm>
                      <a:off x="0" y="0"/>
                      <a:ext cx="3810000" cy="1428750"/>
                    </a:xfrm>
                    <a:prstGeom prst="rect">
                      <a:avLst/>
                    </a:prstGeom>
                    <a:noFill/>
                    <a:ln>
                      <a:noFill/>
                    </a:ln>
                  </pic:spPr>
                </pic:pic>
              </a:graphicData>
            </a:graphic>
          </wp:inline>
        </w:drawing>
      </w:r>
    </w:p>
    <w:p>
      <w:pPr>
        <w:widowControl w:val="0"/>
        <w:numPr>
          <w:ilvl w:val="0"/>
          <w:numId w:val="0"/>
        </w:numPr>
        <w:spacing w:line="360" w:lineRule="auto"/>
        <w:jc w:val="center"/>
      </w:pPr>
      <w:r>
        <w:drawing>
          <wp:inline distT="0" distB="0" distL="114300" distR="114300">
            <wp:extent cx="3562350" cy="436880"/>
            <wp:effectExtent l="0" t="0" r="6350" b="7620"/>
            <wp:docPr id="6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pic:cNvPicPr>
                      <a:picLocks noChangeAspect="1"/>
                    </pic:cNvPicPr>
                  </pic:nvPicPr>
                  <pic:blipFill>
                    <a:blip r:embed="rId59"/>
                    <a:srcRect t="25849" b="64726"/>
                    <a:stretch>
                      <a:fillRect/>
                    </a:stretch>
                  </pic:blipFill>
                  <pic:spPr>
                    <a:xfrm>
                      <a:off x="0" y="0"/>
                      <a:ext cx="3562350" cy="436880"/>
                    </a:xfrm>
                    <a:prstGeom prst="rect">
                      <a:avLst/>
                    </a:prstGeom>
                    <a:noFill/>
                    <a:ln>
                      <a:noFill/>
                    </a:ln>
                  </pic:spPr>
                </pic:pic>
              </a:graphicData>
            </a:graphic>
          </wp:inline>
        </w:drawing>
      </w:r>
    </w:p>
    <w:p>
      <w:pPr>
        <w:widowControl w:val="0"/>
        <w:numPr>
          <w:ilvl w:val="0"/>
          <w:numId w:val="0"/>
        </w:numPr>
        <w:spacing w:line="360" w:lineRule="auto"/>
        <w:jc w:val="center"/>
        <w:rPr>
          <w:rFonts w:hint="eastAsia" w:eastAsia="宋体"/>
          <w:lang w:val="en-US" w:eastAsia="zh-CN"/>
        </w:rPr>
      </w:pPr>
      <w:r>
        <w:rPr>
          <w:rFonts w:hint="eastAsia" w:eastAsia="宋体"/>
          <w:lang w:val="en-US" w:eastAsia="zh-CN"/>
        </w:rPr>
        <w:drawing>
          <wp:inline distT="0" distB="0" distL="114300" distR="114300">
            <wp:extent cx="3663950" cy="403225"/>
            <wp:effectExtent l="0" t="0" r="6350" b="3175"/>
            <wp:docPr id="71" name="图片 71" descr="6781883775c01d8f275221b9c316b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6781883775c01d8f275221b9c316bd6"/>
                    <pic:cNvPicPr>
                      <a:picLocks noChangeAspect="1"/>
                    </pic:cNvPicPr>
                  </pic:nvPicPr>
                  <pic:blipFill>
                    <a:blip r:embed="rId60"/>
                    <a:stretch>
                      <a:fillRect/>
                    </a:stretch>
                  </pic:blipFill>
                  <pic:spPr>
                    <a:xfrm>
                      <a:off x="0" y="0"/>
                      <a:ext cx="3663950" cy="403225"/>
                    </a:xfrm>
                    <a:prstGeom prst="rect">
                      <a:avLst/>
                    </a:prstGeom>
                  </pic:spPr>
                </pic:pic>
              </a:graphicData>
            </a:graphic>
          </wp:inline>
        </w:drawing>
      </w:r>
    </w:p>
    <w:p>
      <w:pPr>
        <w:widowControl w:val="0"/>
        <w:numPr>
          <w:ilvl w:val="0"/>
          <w:numId w:val="0"/>
        </w:numPr>
        <w:spacing w:line="360" w:lineRule="auto"/>
        <w:ind w:leftChars="0" w:firstLine="420" w:firstLineChars="0"/>
        <w:jc w:val="both"/>
        <w:rPr>
          <w:rFonts w:hint="default"/>
          <w:color w:val="000000"/>
          <w:sz w:val="21"/>
          <w:szCs w:val="21"/>
          <w:lang w:val="en-US" w:eastAsia="zh-CN"/>
        </w:rPr>
      </w:pPr>
      <w:r>
        <w:rPr>
          <w:rFonts w:hint="default"/>
          <w:b/>
          <w:bCs/>
          <w:color w:val="000000"/>
          <w:sz w:val="21"/>
          <w:szCs w:val="21"/>
          <w:lang w:val="en-US" w:eastAsia="zh-CN"/>
        </w:rPr>
        <w:t>假设主机A的IP地址为10.2.2.2/24，主机B的IP地址为10.2.3.3/23，两主机不设置网关，分别在主机A和主机B上用ping测试与对方的连通性，用ARP查看物理地址。对测试结果进行分析。</w:t>
      </w:r>
    </w:p>
    <w:p>
      <w:pPr>
        <w:widowControl w:val="0"/>
        <w:numPr>
          <w:ilvl w:val="0"/>
          <w:numId w:val="0"/>
        </w:numPr>
        <w:spacing w:line="360" w:lineRule="auto"/>
        <w:ind w:leftChars="0" w:firstLine="420" w:firstLineChars="0"/>
        <w:jc w:val="both"/>
        <w:rPr>
          <w:rFonts w:hint="eastAsia"/>
          <w:color w:val="000000"/>
          <w:sz w:val="21"/>
          <w:szCs w:val="21"/>
          <w:lang w:val="en-US" w:eastAsia="zh-CN"/>
        </w:rPr>
      </w:pPr>
      <w:r>
        <w:rPr>
          <w:rFonts w:hint="eastAsia"/>
          <w:color w:val="000000"/>
          <w:sz w:val="21"/>
          <w:szCs w:val="21"/>
          <w:lang w:val="en-US" w:eastAsia="zh-CN"/>
        </w:rPr>
        <w:t>答：当A ping B时，需要将B的IP地址和A的子网掩码进行与运算，并将计算的结果作为B所在的网段，再将IP数据报发送到该网段。经计算得：IPB:10.2.3.3&amp;A子网掩码:255.255.255.0=10.2.3.0，则主机A需要将IP数据报发送到网段10.2.3.0中。由于主机A所在的网段为10.2.2.0，将数据报发送到网段10.2.3.0中需要经过路由器。由于没有设置网关，故数据报无法转发到网段10.2.3.0中，因此Wireshark只能捕获到4个request报文而收不到reply报文，从而产生传输失败的故障。</w:t>
      </w:r>
    </w:p>
    <w:p>
      <w:pPr>
        <w:widowControl w:val="0"/>
        <w:numPr>
          <w:ilvl w:val="0"/>
          <w:numId w:val="0"/>
        </w:numPr>
        <w:spacing w:line="360" w:lineRule="auto"/>
        <w:ind w:leftChars="0" w:firstLine="420" w:firstLineChars="0"/>
        <w:jc w:val="both"/>
        <w:rPr>
          <w:rFonts w:hint="eastAsia"/>
          <w:color w:val="000000"/>
          <w:sz w:val="21"/>
          <w:szCs w:val="21"/>
          <w:lang w:val="en-US" w:eastAsia="zh-CN"/>
        </w:rPr>
      </w:pPr>
      <w:r>
        <w:rPr>
          <w:rFonts w:hint="eastAsia"/>
          <w:color w:val="000000"/>
          <w:sz w:val="21"/>
          <w:szCs w:val="21"/>
          <w:lang w:val="en-US" w:eastAsia="zh-CN"/>
        </w:rPr>
        <w:t>当B ping A时，需要将A的IP地址和B的子网掩码进行与运算，并将计算结果作为A所在的网段，再将IP数据报发送到该网段中。经计算得：IPA:10.2.2.2&amp;B子网掩码:255.255.254.0=10.2.2.0，则主机B需要将IP数据报发送到网段10.2.2.0中，由于主机B就在该网段中，因此B向A发送request报文A可以收到。而当A收到request报文后，就需要向B发送reply报文。但是由上文分析，A的报文是发送不到B的，因此应当会出现请求超时的错误。</w:t>
      </w:r>
    </w:p>
    <w:p>
      <w:pPr>
        <w:widowControl w:val="0"/>
        <w:numPr>
          <w:ilvl w:val="0"/>
          <w:numId w:val="0"/>
        </w:numPr>
        <w:spacing w:line="360" w:lineRule="auto"/>
        <w:jc w:val="center"/>
        <w:rPr>
          <w:rFonts w:hint="eastAsia" w:eastAsia="宋体"/>
          <w:lang w:eastAsia="zh-CN"/>
        </w:rPr>
      </w:pPr>
      <w:r>
        <w:rPr>
          <w:rFonts w:hint="eastAsia" w:eastAsia="宋体"/>
          <w:lang w:eastAsia="zh-CN"/>
        </w:rPr>
        <w:drawing>
          <wp:inline distT="0" distB="0" distL="114300" distR="114300">
            <wp:extent cx="3517900" cy="1064895"/>
            <wp:effectExtent l="0" t="0" r="0" b="1905"/>
            <wp:docPr id="7" name="图片 7" descr="8b4ca3b487589dc260616965cebcb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b4ca3b487589dc260616965cebcb97"/>
                    <pic:cNvPicPr>
                      <a:picLocks noChangeAspect="1"/>
                    </pic:cNvPicPr>
                  </pic:nvPicPr>
                  <pic:blipFill>
                    <a:blip r:embed="rId61"/>
                    <a:srcRect t="26769"/>
                    <a:stretch>
                      <a:fillRect/>
                    </a:stretch>
                  </pic:blipFill>
                  <pic:spPr>
                    <a:xfrm>
                      <a:off x="0" y="0"/>
                      <a:ext cx="3517900" cy="1064895"/>
                    </a:xfrm>
                    <a:prstGeom prst="rect">
                      <a:avLst/>
                    </a:prstGeom>
                  </pic:spPr>
                </pic:pic>
              </a:graphicData>
            </a:graphic>
          </wp:inline>
        </w:drawing>
      </w:r>
    </w:p>
    <w:p>
      <w:pPr>
        <w:widowControl w:val="0"/>
        <w:numPr>
          <w:ilvl w:val="0"/>
          <w:numId w:val="0"/>
        </w:numPr>
        <w:spacing w:line="360" w:lineRule="auto"/>
        <w:jc w:val="center"/>
        <w:rPr>
          <w:rFonts w:hint="eastAsia" w:eastAsia="宋体"/>
          <w:b/>
          <w:bCs/>
          <w:lang w:eastAsia="zh-CN"/>
        </w:rPr>
      </w:pPr>
      <w:r>
        <w:rPr>
          <w:rFonts w:hint="eastAsia" w:eastAsia="宋体"/>
          <w:b/>
          <w:bCs/>
          <w:lang w:eastAsia="zh-CN"/>
        </w:rPr>
        <w:drawing>
          <wp:inline distT="0" distB="0" distL="114300" distR="114300">
            <wp:extent cx="3517900" cy="1289050"/>
            <wp:effectExtent l="0" t="0" r="0" b="6350"/>
            <wp:docPr id="72" name="图片 72" descr="e203ab93d1a229601dff5c82351c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e203ab93d1a229601dff5c82351c82b"/>
                    <pic:cNvPicPr>
                      <a:picLocks noChangeAspect="1"/>
                    </pic:cNvPicPr>
                  </pic:nvPicPr>
                  <pic:blipFill>
                    <a:blip r:embed="rId62"/>
                    <a:stretch>
                      <a:fillRect/>
                    </a:stretch>
                  </pic:blipFill>
                  <pic:spPr>
                    <a:xfrm>
                      <a:off x="0" y="0"/>
                      <a:ext cx="3517900" cy="1289050"/>
                    </a:xfrm>
                    <a:prstGeom prst="rect">
                      <a:avLst/>
                    </a:prstGeom>
                  </pic:spPr>
                </pic:pic>
              </a:graphicData>
            </a:graphic>
          </wp:inline>
        </w:drawing>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ind w:leftChars="0" w:firstLine="420" w:firstLineChars="0"/>
        <w:jc w:val="both"/>
        <w:rPr>
          <w:rFonts w:hint="default"/>
          <w:b/>
          <w:bCs/>
          <w:color w:val="000000"/>
          <w:sz w:val="21"/>
          <w:szCs w:val="21"/>
          <w:lang w:val="en-US" w:eastAsia="zh-CN"/>
        </w:rPr>
      </w:pPr>
      <w:r>
        <w:rPr>
          <w:rFonts w:hint="default"/>
          <w:b/>
          <w:bCs/>
          <w:color w:val="000000"/>
          <w:sz w:val="21"/>
          <w:szCs w:val="21"/>
          <w:lang w:val="en-US" w:eastAsia="zh-CN"/>
        </w:rPr>
        <w:t>针对上述情况，分别将主机的网关设置为本机地址，观察测试结果，并分析原因。</w:t>
      </w:r>
    </w:p>
    <w:p>
      <w:pPr>
        <w:widowControl w:val="0"/>
        <w:numPr>
          <w:ilvl w:val="0"/>
          <w:numId w:val="17"/>
        </w:numPr>
        <w:spacing w:line="360" w:lineRule="auto"/>
        <w:ind w:leftChars="0" w:firstLine="420" w:firstLineChars="0"/>
        <w:jc w:val="both"/>
        <w:rPr>
          <w:rFonts w:hint="default"/>
          <w:b/>
          <w:bCs/>
          <w:color w:val="000000"/>
          <w:sz w:val="21"/>
          <w:szCs w:val="21"/>
          <w:lang w:val="en-US" w:eastAsia="zh-CN"/>
        </w:rPr>
      </w:pPr>
      <w:r>
        <w:rPr>
          <w:rFonts w:hint="eastAsia"/>
          <w:b/>
          <w:bCs/>
          <w:color w:val="000000"/>
          <w:sz w:val="21"/>
          <w:szCs w:val="21"/>
          <w:lang w:val="en-US" w:eastAsia="zh-CN"/>
        </w:rPr>
        <w:t>主机</w:t>
      </w:r>
      <w:r>
        <w:rPr>
          <w:rFonts w:hint="default"/>
          <w:b/>
          <w:bCs/>
          <w:color w:val="000000"/>
          <w:sz w:val="21"/>
          <w:szCs w:val="21"/>
          <w:lang w:val="en-US" w:eastAsia="zh-CN"/>
        </w:rPr>
        <w:t>A的IP地址为10.2.2.2/23，主机B的IP地址为10.2.3.3/23</w:t>
      </w:r>
    </w:p>
    <w:p>
      <w:pPr>
        <w:widowControl w:val="0"/>
        <w:numPr>
          <w:numId w:val="0"/>
        </w:numPr>
        <w:spacing w:line="360" w:lineRule="auto"/>
        <w:ind w:left="420" w:leftChars="0" w:firstLine="420" w:firstLineChars="0"/>
        <w:jc w:val="both"/>
        <w:rPr>
          <w:rFonts w:hint="default"/>
          <w:b w:val="0"/>
          <w:bCs w:val="0"/>
          <w:color w:val="000000"/>
          <w:sz w:val="21"/>
          <w:szCs w:val="21"/>
          <w:lang w:val="en-US" w:eastAsia="zh-CN"/>
        </w:rPr>
      </w:pPr>
      <w:r>
        <w:rPr>
          <w:rFonts w:hint="eastAsia"/>
          <w:b w:val="0"/>
          <w:bCs w:val="0"/>
          <w:color w:val="000000"/>
          <w:sz w:val="21"/>
          <w:szCs w:val="21"/>
          <w:lang w:val="en-US" w:eastAsia="zh-CN"/>
        </w:rPr>
        <w:t>由上文可知，这种情况下主机A与主机B在同一网段下，且自身的IP地址与对方的子网掩码相与后得到的网络号仍为自身的网络号，因此不需要通过网管进行转发，而是直接将数据报发送给目的主机即可。因此该情况下两台主机都可以相互ping通。</w:t>
      </w:r>
    </w:p>
    <w:p>
      <w:pPr>
        <w:widowControl w:val="0"/>
        <w:numPr>
          <w:ilvl w:val="0"/>
          <w:numId w:val="0"/>
        </w:numPr>
        <w:spacing w:line="360" w:lineRule="auto"/>
        <w:jc w:val="center"/>
      </w:pPr>
      <w:r>
        <w:drawing>
          <wp:inline distT="0" distB="0" distL="114300" distR="114300">
            <wp:extent cx="3771900" cy="142240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3"/>
                    <a:stretch>
                      <a:fillRect/>
                    </a:stretch>
                  </pic:blipFill>
                  <pic:spPr>
                    <a:xfrm>
                      <a:off x="0" y="0"/>
                      <a:ext cx="3771900" cy="1422400"/>
                    </a:xfrm>
                    <a:prstGeom prst="rect">
                      <a:avLst/>
                    </a:prstGeom>
                    <a:noFill/>
                    <a:ln>
                      <a:noFill/>
                    </a:ln>
                  </pic:spPr>
                </pic:pic>
              </a:graphicData>
            </a:graphic>
          </wp:inline>
        </w:drawing>
      </w:r>
    </w:p>
    <w:p>
      <w:pPr>
        <w:widowControl w:val="0"/>
        <w:numPr>
          <w:ilvl w:val="0"/>
          <w:numId w:val="0"/>
        </w:numPr>
        <w:spacing w:line="360" w:lineRule="auto"/>
        <w:jc w:val="center"/>
        <w:rPr>
          <w:rFonts w:hint="default"/>
          <w:lang w:val="en-US" w:eastAsia="zh-CN"/>
        </w:rPr>
      </w:pPr>
    </w:p>
    <w:p>
      <w:pPr>
        <w:widowControl w:val="0"/>
        <w:numPr>
          <w:ilvl w:val="0"/>
          <w:numId w:val="17"/>
        </w:numPr>
        <w:spacing w:line="360" w:lineRule="auto"/>
        <w:ind w:leftChars="0" w:firstLine="420" w:firstLineChars="0"/>
        <w:jc w:val="both"/>
        <w:rPr>
          <w:rFonts w:hint="default"/>
          <w:b/>
          <w:bCs/>
          <w:color w:val="000000"/>
          <w:sz w:val="21"/>
          <w:szCs w:val="21"/>
          <w:lang w:val="en-US" w:eastAsia="zh-CN"/>
        </w:rPr>
      </w:pPr>
      <w:r>
        <w:rPr>
          <w:rFonts w:hint="default"/>
          <w:b/>
          <w:bCs/>
          <w:color w:val="000000"/>
          <w:sz w:val="21"/>
          <w:szCs w:val="21"/>
          <w:lang w:val="en-US" w:eastAsia="zh-CN"/>
        </w:rPr>
        <w:t>主机A的IP地址为10.2.2.2/24，主机B的IP地址为10.2.3.3/23</w:t>
      </w:r>
    </w:p>
    <w:p>
      <w:pPr>
        <w:widowControl w:val="0"/>
        <w:numPr>
          <w:numId w:val="0"/>
        </w:numPr>
        <w:spacing w:line="360" w:lineRule="auto"/>
        <w:ind w:left="420" w:leftChars="0" w:firstLine="420" w:firstLineChars="0"/>
        <w:jc w:val="both"/>
        <w:rPr>
          <w:rFonts w:hint="default"/>
          <w:b w:val="0"/>
          <w:bCs w:val="0"/>
          <w:color w:val="000000"/>
          <w:sz w:val="21"/>
          <w:szCs w:val="21"/>
          <w:lang w:val="en-US" w:eastAsia="zh-CN"/>
        </w:rPr>
      </w:pPr>
      <w:r>
        <w:rPr>
          <w:rFonts w:hint="eastAsia"/>
          <w:b w:val="0"/>
          <w:bCs w:val="0"/>
          <w:color w:val="000000"/>
          <w:sz w:val="21"/>
          <w:szCs w:val="21"/>
          <w:lang w:val="en-US" w:eastAsia="zh-CN"/>
        </w:rPr>
        <w:t>由上文可知，源主机与目的主机不在同一个网段中。当源主机需要向目的主机发送数据报时，需要先将自身的IP地址与自身的子网掩码相与，再将目的主机的IP地址与自身的子网掩码相与，并将两次计算得到的网络号相比较：如果相同则说明两主机在同一网段，源主机直接向目的主机发送数据报即可；若不相同则说明两主机不在一个网段，需要通过网关进行转发。因此在这种情况下A和B也是可以ping通的。</w:t>
      </w:r>
    </w:p>
    <w:p>
      <w:pPr>
        <w:widowControl w:val="0"/>
        <w:numPr>
          <w:ilvl w:val="0"/>
          <w:numId w:val="0"/>
        </w:numPr>
        <w:spacing w:line="360" w:lineRule="auto"/>
        <w:jc w:val="center"/>
        <w:rPr>
          <w:rFonts w:hint="default" w:ascii="Times New Roman" w:hAnsi="Times New Roman" w:cs="Times New Roman"/>
          <w:b/>
          <w:sz w:val="28"/>
          <w:szCs w:val="28"/>
        </w:rPr>
      </w:pPr>
      <w:r>
        <w:drawing>
          <wp:inline distT="0" distB="0" distL="114300" distR="114300">
            <wp:extent cx="3619500" cy="1454150"/>
            <wp:effectExtent l="0" t="0" r="0" b="6350"/>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64"/>
                    <a:stretch>
                      <a:fillRect/>
                    </a:stretch>
                  </pic:blipFill>
                  <pic:spPr>
                    <a:xfrm>
                      <a:off x="0" y="0"/>
                      <a:ext cx="3619500" cy="1454150"/>
                    </a:xfrm>
                    <a:prstGeom prst="rect">
                      <a:avLst/>
                    </a:prstGeom>
                    <a:noFill/>
                    <a:ln>
                      <a:noFill/>
                    </a:ln>
                  </pic:spPr>
                </pic:pic>
              </a:graphicData>
            </a:graphic>
          </wp:inline>
        </w:drawing>
      </w:r>
    </w:p>
    <w:p>
      <w:pPr>
        <w:numPr>
          <w:ilvl w:val="0"/>
          <w:numId w:val="1"/>
        </w:numPr>
        <w:spacing w:line="360" w:lineRule="auto"/>
        <w:rPr>
          <w:rFonts w:hint="default" w:ascii="Times New Roman" w:hAnsi="Times New Roman" w:cs="Times New Roman"/>
          <w:b/>
          <w:sz w:val="28"/>
          <w:szCs w:val="28"/>
        </w:rPr>
      </w:pPr>
      <w:r>
        <w:rPr>
          <w:rFonts w:hint="eastAsia" w:cs="Times New Roman"/>
          <w:b/>
          <w:sz w:val="28"/>
          <w:szCs w:val="28"/>
          <w:lang w:val="en-US" w:eastAsia="zh-CN"/>
        </w:rPr>
        <w:t>总结</w:t>
      </w:r>
    </w:p>
    <w:p>
      <w:pPr>
        <w:numPr>
          <w:ilvl w:val="0"/>
          <w:numId w:val="16"/>
        </w:numPr>
        <w:spacing w:line="360" w:lineRule="auto"/>
        <w:ind w:leftChars="0" w:firstLine="420" w:firstLineChars="0"/>
        <w:rPr>
          <w:rFonts w:hint="default" w:cs="Times New Roman"/>
          <w:b/>
          <w:bCs w:val="0"/>
          <w:sz w:val="21"/>
          <w:szCs w:val="21"/>
          <w:lang w:val="en-US" w:eastAsia="zh-CN"/>
        </w:rPr>
      </w:pPr>
      <w:r>
        <w:rPr>
          <w:rFonts w:hint="eastAsia" w:cs="Times New Roman"/>
          <w:b/>
          <w:bCs w:val="0"/>
          <w:sz w:val="21"/>
          <w:szCs w:val="21"/>
          <w:lang w:val="en-US" w:eastAsia="zh-CN"/>
        </w:rPr>
        <w:t>以太网协议总结</w:t>
      </w:r>
    </w:p>
    <w:p>
      <w:pPr>
        <w:numPr>
          <w:ilvl w:val="1"/>
          <w:numId w:val="16"/>
        </w:numPr>
        <w:spacing w:line="360" w:lineRule="auto"/>
        <w:ind w:left="42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当网卡接收到一个帧时，第一步就是计算FCS，并与接收到的帧尾的FCS进行对比，如果一致则接收，如果不一致则丢弃。而Wireshark抓到的帧，都是FCS校验通过的帧，而帧尾的FCS会被硬件丢掉，所以利用Wireshark捕获数据包是无法查看FCS的。同时，Wireshark也抓不到FCS校验失败的帧。</w:t>
      </w:r>
    </w:p>
    <w:p>
      <w:pPr>
        <w:numPr>
          <w:ilvl w:val="1"/>
          <w:numId w:val="16"/>
        </w:numPr>
        <w:spacing w:line="360" w:lineRule="auto"/>
        <w:ind w:left="42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MAC帧在传送时使用的源地址和目的地址都是MAC地址，这两个MAC地址都写在MAC帧的首部中。</w:t>
      </w:r>
    </w:p>
    <w:p>
      <w:pPr>
        <w:numPr>
          <w:ilvl w:val="1"/>
          <w:numId w:val="16"/>
        </w:numPr>
        <w:spacing w:line="360" w:lineRule="auto"/>
        <w:ind w:left="42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MAC地址一共有48位。单播地址的前24位代表厂家，且第一个字节的最后一位是0，组播地址第一个字节的最后一位是1，广播地址属于特殊的组播地址，其MAC地址是48个1。</w:t>
      </w:r>
    </w:p>
    <w:p>
      <w:pPr>
        <w:numPr>
          <w:ilvl w:val="0"/>
          <w:numId w:val="16"/>
        </w:numPr>
        <w:spacing w:line="360" w:lineRule="auto"/>
        <w:ind w:left="0" w:leftChars="0" w:firstLine="420" w:firstLineChars="0"/>
        <w:rPr>
          <w:rFonts w:hint="default" w:cs="Times New Roman"/>
          <w:b/>
          <w:bCs w:val="0"/>
          <w:sz w:val="21"/>
          <w:szCs w:val="21"/>
          <w:lang w:val="en-US" w:eastAsia="zh-CN"/>
        </w:rPr>
      </w:pPr>
      <w:r>
        <w:rPr>
          <w:rFonts w:hint="eastAsia" w:cs="Times New Roman"/>
          <w:b/>
          <w:bCs w:val="0"/>
          <w:sz w:val="21"/>
          <w:szCs w:val="21"/>
          <w:lang w:val="en-US" w:eastAsia="zh-CN"/>
        </w:rPr>
        <w:t>ARP协议总结</w:t>
      </w:r>
    </w:p>
    <w:p>
      <w:pPr>
        <w:numPr>
          <w:ilvl w:val="1"/>
          <w:numId w:val="16"/>
        </w:numPr>
        <w:spacing w:line="360" w:lineRule="auto"/>
        <w:ind w:left="42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ARP协议也存在单播请求的情况，目的是主机定期确认ARP缓存表中的IP--MAC映射还是否有效，以决定这条ARP缓存是应该更新还是删除。同时，利用单播的方式请求不仅可以减少网络中ARP报文的数量，还可以保证ARP缓存表的实时性和有效性。</w:t>
      </w:r>
    </w:p>
    <w:p>
      <w:pPr>
        <w:numPr>
          <w:ilvl w:val="1"/>
          <w:numId w:val="16"/>
        </w:numPr>
        <w:spacing w:line="360" w:lineRule="auto"/>
        <w:ind w:left="42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当一个主机第一次想获得同一网络中某设备的MAC地址是，会使用广播ARP请求的方式，来保证该设备一定能收到这个ARP的请求报文。这个操作就能使得双方都知道了对方的IP--MAC映射，就能在ARP缓存表中缓存该条映射。</w:t>
      </w:r>
    </w:p>
    <w:p>
      <w:pPr>
        <w:numPr>
          <w:ilvl w:val="1"/>
          <w:numId w:val="16"/>
        </w:numPr>
        <w:spacing w:line="360" w:lineRule="auto"/>
        <w:ind w:left="42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Gratuitous ARP：主机发送一个目标IP为自己IP的ARP请求，主要有以下两个作用：</w:t>
      </w:r>
    </w:p>
    <w:p>
      <w:pPr>
        <w:numPr>
          <w:ilvl w:val="2"/>
          <w:numId w:val="16"/>
        </w:numPr>
        <w:spacing w:line="360" w:lineRule="auto"/>
        <w:ind w:left="84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主机用于确定当前网络中是否有IP地址与自己的IP地址一样的主机，此时如果收到了应答报文，则说明有IP地址相同的主机，这时则会提醒用户发生了IP地址冲突；若没有收到应答报文，则说明没有IP地址冲突</w:t>
      </w:r>
    </w:p>
    <w:p>
      <w:pPr>
        <w:numPr>
          <w:ilvl w:val="2"/>
          <w:numId w:val="16"/>
        </w:numPr>
        <w:spacing w:line="360" w:lineRule="auto"/>
        <w:ind w:left="84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主机的MAC地址发生了变化（修改了MAC地址，或者更换了网卡），此时广播的ARP请求可以让LAN（或VLAN）中的所有主机更新ARP请求方的IP和MAC映射关系</w:t>
      </w:r>
    </w:p>
    <w:p>
      <w:pPr>
        <w:numPr>
          <w:ilvl w:val="2"/>
          <w:numId w:val="16"/>
        </w:numPr>
        <w:spacing w:line="360" w:lineRule="auto"/>
        <w:ind w:left="84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Gratuitous ARP在发现IP地址冲突后什么也不能做，此时就需要ACD（Address Conflict Detection）地址冲突检测机制来解决这个问题</w:t>
      </w:r>
    </w:p>
    <w:p>
      <w:pPr>
        <w:numPr>
          <w:ilvl w:val="1"/>
          <w:numId w:val="16"/>
        </w:numPr>
        <w:spacing w:line="360" w:lineRule="auto"/>
        <w:ind w:left="42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地址冲突检测（ACD）：ACD定义了ARP probe和ARP announcement两种包，都是ARP请求，但是填充内容不同</w:t>
      </w:r>
    </w:p>
    <w:p>
      <w:pPr>
        <w:numPr>
          <w:ilvl w:val="2"/>
          <w:numId w:val="16"/>
        </w:numPr>
        <w:spacing w:line="360" w:lineRule="auto"/>
        <w:ind w:left="84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网卡启动（或从睡眠状态恢复，或链接建立）是，会发送一个ARP probe。主机不会立即发送ARP probe，单个网卡也不会连续发送ARP probe，避免造成拥塞</w:t>
      </w:r>
    </w:p>
    <w:p>
      <w:pPr>
        <w:numPr>
          <w:ilvl w:val="2"/>
          <w:numId w:val="16"/>
        </w:numPr>
        <w:spacing w:line="360" w:lineRule="auto"/>
        <w:ind w:left="84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发送主机可能收到ARP reply或者ARP probe。若收到ARP reply则说明候选IP地址已经有主机使用，此时会提示发送主机出现了IP地址冲突；若收到Target IP地址为候选IP的ARP probe，则说明另外一个主机也想要使用同一个候选IP地址，此时两个主机都会提示出现了IP地址冲突</w:t>
      </w:r>
    </w:p>
    <w:p>
      <w:pPr>
        <w:numPr>
          <w:ilvl w:val="2"/>
          <w:numId w:val="16"/>
        </w:numPr>
        <w:spacing w:line="360" w:lineRule="auto"/>
        <w:ind w:left="84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若上述两种ARP包都没有收到，则说明候选IP地址可用。主机会发送一个ARP announcement来告诉同一LAN（或VLAN）的其它主机这个候选IP被使用，从而让其它主机更新ARP缓存</w:t>
      </w:r>
    </w:p>
    <w:p>
      <w:pPr>
        <w:numPr>
          <w:ilvl w:val="2"/>
          <w:numId w:val="16"/>
        </w:numPr>
        <w:spacing w:line="360" w:lineRule="auto"/>
        <w:ind w:left="84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与Gratutious ARP不同，在系统运行期间ACD是一直运行的</w:t>
      </w:r>
    </w:p>
    <w:p>
      <w:pPr>
        <w:numPr>
          <w:ilvl w:val="2"/>
          <w:numId w:val="16"/>
        </w:numPr>
        <w:spacing w:line="360" w:lineRule="auto"/>
        <w:ind w:left="84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当提示IP地址发生冲突后，需要进行地址冲突处理：</w:t>
      </w:r>
    </w:p>
    <w:p>
      <w:pPr>
        <w:numPr>
          <w:ilvl w:val="3"/>
          <w:numId w:val="16"/>
        </w:numPr>
        <w:spacing w:line="360" w:lineRule="auto"/>
        <w:ind w:left="126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放弃该候选IP地址</w:t>
      </w:r>
    </w:p>
    <w:p>
      <w:pPr>
        <w:numPr>
          <w:ilvl w:val="3"/>
          <w:numId w:val="16"/>
        </w:numPr>
        <w:spacing w:line="360" w:lineRule="auto"/>
        <w:ind w:left="126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再发送一个ARP announcement报文，如果冲突仍然存在则放弃该候选IP</w:t>
      </w:r>
    </w:p>
    <w:p>
      <w:pPr>
        <w:numPr>
          <w:ilvl w:val="3"/>
          <w:numId w:val="16"/>
        </w:numPr>
        <w:spacing w:line="360" w:lineRule="auto"/>
        <w:ind w:left="1260" w:leftChars="0" w:firstLine="420" w:firstLineChars="0"/>
        <w:rPr>
          <w:rFonts w:hint="default" w:cs="Times New Roman"/>
          <w:b w:val="0"/>
          <w:bCs/>
          <w:sz w:val="21"/>
          <w:szCs w:val="21"/>
          <w:lang w:val="en-US" w:eastAsia="zh-CN"/>
        </w:rPr>
      </w:pPr>
      <w:r>
        <w:rPr>
          <w:rFonts w:hint="eastAsia" w:cs="Times New Roman"/>
          <w:b w:val="0"/>
          <w:bCs/>
          <w:sz w:val="21"/>
          <w:szCs w:val="21"/>
          <w:lang w:val="en-US" w:eastAsia="zh-CN"/>
        </w:rPr>
        <w:t>无视冲突，继续使用该候选IP地址</w:t>
      </w:r>
    </w:p>
    <w:p>
      <w:pPr>
        <w:numPr>
          <w:ilvl w:val="0"/>
          <w:numId w:val="16"/>
        </w:numPr>
        <w:spacing w:line="360" w:lineRule="auto"/>
        <w:ind w:left="0" w:leftChars="0" w:firstLine="420" w:firstLineChars="0"/>
        <w:rPr>
          <w:rFonts w:hint="default" w:ascii="Times New Roman" w:hAnsi="Times New Roman" w:eastAsia="宋体" w:cs="Times New Roman"/>
          <w:b/>
          <w:bCs w:val="0"/>
          <w:sz w:val="21"/>
          <w:szCs w:val="21"/>
          <w:lang w:val="en-US" w:eastAsia="zh-CN"/>
        </w:rPr>
      </w:pPr>
      <w:r>
        <w:rPr>
          <w:rFonts w:hint="eastAsia" w:cs="Times New Roman"/>
          <w:b/>
          <w:bCs w:val="0"/>
          <w:sz w:val="21"/>
          <w:szCs w:val="21"/>
          <w:lang w:val="en-US" w:eastAsia="zh-CN"/>
        </w:rPr>
        <w:t>IP协议总结</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IP数据报首部的首部长度与可变部分有关。如果没有可变部分，则首部固定长为20字节，就没有必要设置首部长度。由于首部长度最小可以表示5*4=20字节，最大可以表示15*4=60字节，因此IP数据报最多可以扩展60-20=40个字节。</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为什么IP数据报的最大长度为2^16-1=65535字节，但是一般不会这么长，需要分片？答：因为数据链路层中MAC帧的长度有限制，MAC帧数据字段长度为46-1500字节，加上14字节的帧首部和4字节的FCS，MAC帧的长度范围为64-1518字节。</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IP软件在存储器中维持一个计数器。当每产生一个数据报时，计数器就加1，并将此值赋值给标识字段。这个标识不是序号，因为IP协议是无连接服务，因此数据报不存在按序接收的问题。当数据报由于长度超过网络的MTU（最大传送单元）而必须分片时，这个标识字段的值就被复制到所有的数据报分片的标识字段中。相同的标识字段的值使分片后的各数据报分片最后能重装为原来的数据报。</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标志：接收方需要将分片重组，故对MF为敏感；中间结点可能需要再次进行分片，故对DF位敏感。作用：用来找path MTU，提高效率。</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只有目的节点可以对分片进行重组，而路由器不可以。中间设备可能只能看到部分分片，故不能承担重组的工作，而且重组再分组的效率低。</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IP协议向上封装多种协议，向下屏蔽多种物理网络存在的差异。</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若某个分片丢失，则整个IP包都会被丢弃，网络层也不会重传。</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片偏移以个字节为偏移单位，因此所有分片的数据字段长度都必须为8个字节的倍数</w:t>
      </w:r>
    </w:p>
    <w:p>
      <w:pPr>
        <w:numPr>
          <w:ilvl w:val="0"/>
          <w:numId w:val="16"/>
        </w:numPr>
        <w:spacing w:line="360" w:lineRule="auto"/>
        <w:ind w:left="0" w:leftChars="0" w:firstLine="420" w:firstLineChars="0"/>
        <w:rPr>
          <w:rFonts w:hint="default" w:ascii="Times New Roman" w:hAnsi="Times New Roman" w:eastAsia="宋体" w:cs="Times New Roman"/>
          <w:b/>
          <w:bCs w:val="0"/>
          <w:sz w:val="21"/>
          <w:szCs w:val="21"/>
          <w:lang w:val="en-US" w:eastAsia="zh-CN"/>
        </w:rPr>
      </w:pPr>
      <w:r>
        <w:rPr>
          <w:rFonts w:hint="eastAsia" w:cs="Times New Roman"/>
          <w:b/>
          <w:bCs w:val="0"/>
          <w:sz w:val="21"/>
          <w:szCs w:val="21"/>
          <w:lang w:val="en-US" w:eastAsia="zh-CN"/>
        </w:rPr>
        <w:t>ICMP协议总结</w:t>
      </w:r>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Windows的tracert命令与Linux的traceroute命令不同，当目的主机收到ICMP数据报之后，会向源主机发送回显应答报文，而traceroute命令返回的是ICMP终点不可达的差错报告报文</w:t>
      </w:r>
      <w:bookmarkStart w:id="0" w:name="_GoBack"/>
      <w:bookmarkEnd w:id="0"/>
    </w:p>
    <w:p>
      <w:pPr>
        <w:numPr>
          <w:ilvl w:val="1"/>
          <w:numId w:val="16"/>
        </w:numPr>
        <w:spacing w:line="360" w:lineRule="auto"/>
        <w:ind w:left="420" w:leftChars="0" w:firstLine="420" w:firstLineChars="0"/>
        <w:rPr>
          <w:rFonts w:hint="default" w:ascii="Times New Roman" w:hAnsi="Times New Roman" w:eastAsia="宋体" w:cs="Times New Roman"/>
          <w:b w:val="0"/>
          <w:bCs/>
          <w:sz w:val="21"/>
          <w:szCs w:val="21"/>
          <w:lang w:val="en-US" w:eastAsia="zh-CN"/>
        </w:rPr>
      </w:pPr>
      <w:r>
        <w:rPr>
          <w:rFonts w:hint="eastAsia" w:cs="Times New Roman"/>
          <w:b w:val="0"/>
          <w:bCs/>
          <w:sz w:val="21"/>
          <w:szCs w:val="21"/>
          <w:lang w:val="en-US" w:eastAsia="zh-CN"/>
        </w:rPr>
        <w:t>ICMP协议的差错报告报文格式是：</w:t>
      </w:r>
      <w:r>
        <w:rPr>
          <w:rFonts w:hint="eastAsia"/>
          <w:b w:val="0"/>
          <w:bCs w:val="0"/>
          <w:lang w:val="en-US" w:eastAsia="zh-CN"/>
        </w:rPr>
        <w:t>ICMP差错报告报文的前8个字节+收到的需要进行差错报告的IP数据包的首部+该IP数据报数据字段的前8个字节</w:t>
      </w:r>
    </w:p>
    <w:p>
      <w:pPr>
        <w:jc w:val="left"/>
        <w:rPr>
          <w:rFonts w:eastAsia="楷体_GB2312"/>
          <w:b/>
          <w:sz w:val="44"/>
          <w:szCs w:val="44"/>
        </w:rPr>
      </w:pPr>
    </w:p>
    <w:p>
      <w:pPr>
        <w:jc w:val="center"/>
        <w:rPr>
          <w:rFonts w:eastAsia="楷体_GB2312"/>
          <w:sz w:val="32"/>
          <w:szCs w:val="32"/>
        </w:rPr>
      </w:pPr>
      <w:r>
        <w:rPr>
          <w:rFonts w:eastAsia="楷体_GB2312"/>
          <w:b/>
          <w:sz w:val="44"/>
          <w:szCs w:val="44"/>
        </w:rPr>
        <w:t>暨南大学本科实验报告专用纸</w:t>
      </w:r>
      <w:r>
        <w:rPr>
          <w:rFonts w:eastAsia="楷体_GB2312"/>
          <w:b/>
          <w:sz w:val="32"/>
          <w:szCs w:val="32"/>
        </w:rPr>
        <w:t>(附页)</w:t>
      </w:r>
    </w:p>
    <w:p>
      <w:r>
        <w:rPr>
          <w:rFonts w:eastAsia="楷体_GB2312"/>
          <w:sz w:val="32"/>
          <w:szCs w:val="32"/>
          <w:u w:val="single"/>
        </w:rPr>
        <w:t xml:space="preserve">                   </w:t>
      </w:r>
      <w:r>
        <w:rPr>
          <w:rFonts w:eastAsia="楷体_GB2312"/>
          <w:szCs w:val="21"/>
          <w:u w:val="single"/>
        </w:rPr>
        <w:t xml:space="preserve">                                                 </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42343A"/>
    <w:multiLevelType w:val="singleLevel"/>
    <w:tmpl w:val="B642343A"/>
    <w:lvl w:ilvl="0" w:tentative="0">
      <w:start w:val="1"/>
      <w:numFmt w:val="decimal"/>
      <w:suff w:val="space"/>
      <w:lvlText w:val="%1."/>
      <w:lvlJc w:val="left"/>
    </w:lvl>
  </w:abstractNum>
  <w:abstractNum w:abstractNumId="1">
    <w:nsid w:val="B711D499"/>
    <w:multiLevelType w:val="singleLevel"/>
    <w:tmpl w:val="B711D499"/>
    <w:lvl w:ilvl="0" w:tentative="0">
      <w:start w:val="1"/>
      <w:numFmt w:val="decimal"/>
      <w:suff w:val="space"/>
      <w:lvlText w:val="%1."/>
      <w:lvlJc w:val="left"/>
    </w:lvl>
  </w:abstractNum>
  <w:abstractNum w:abstractNumId="2">
    <w:nsid w:val="CC646AFA"/>
    <w:multiLevelType w:val="singleLevel"/>
    <w:tmpl w:val="CC646AFA"/>
    <w:lvl w:ilvl="0" w:tentative="0">
      <w:start w:val="1"/>
      <w:numFmt w:val="decimal"/>
      <w:suff w:val="space"/>
      <w:lvlText w:val="%1."/>
      <w:lvlJc w:val="left"/>
    </w:lvl>
  </w:abstractNum>
  <w:abstractNum w:abstractNumId="3">
    <w:nsid w:val="CE0EC1F9"/>
    <w:multiLevelType w:val="singleLevel"/>
    <w:tmpl w:val="CE0EC1F9"/>
    <w:lvl w:ilvl="0" w:tentative="0">
      <w:start w:val="1"/>
      <w:numFmt w:val="decimal"/>
      <w:suff w:val="nothing"/>
      <w:lvlText w:val="%1）"/>
      <w:lvlJc w:val="left"/>
    </w:lvl>
  </w:abstractNum>
  <w:abstractNum w:abstractNumId="4">
    <w:nsid w:val="0000000E"/>
    <w:multiLevelType w:val="multilevel"/>
    <w:tmpl w:val="0000000E"/>
    <w:lvl w:ilvl="0" w:tentative="0">
      <w:start w:val="1"/>
      <w:numFmt w:val="decimal"/>
      <w:lvlText w:val="%1、"/>
      <w:lvlJc w:val="left"/>
      <w:pPr>
        <w:tabs>
          <w:tab w:val="left" w:pos="420"/>
        </w:tabs>
        <w:ind w:left="780" w:hanging="360"/>
      </w:pPr>
      <w:rPr>
        <w:rFonts w:hint="default"/>
      </w:rPr>
    </w:lvl>
    <w:lvl w:ilvl="1" w:tentative="0">
      <w:start w:val="1"/>
      <w:numFmt w:val="lowerLetter"/>
      <w:lvlText w:val="%2)"/>
      <w:lvlJc w:val="left"/>
      <w:pPr>
        <w:tabs>
          <w:tab w:val="left" w:pos="420"/>
        </w:tabs>
        <w:ind w:left="1260" w:hanging="420"/>
      </w:pPr>
    </w:lvl>
    <w:lvl w:ilvl="2" w:tentative="0">
      <w:start w:val="1"/>
      <w:numFmt w:val="lowerRoman"/>
      <w:lvlText w:val="%3."/>
      <w:lvlJc w:val="right"/>
      <w:pPr>
        <w:tabs>
          <w:tab w:val="left" w:pos="420"/>
        </w:tabs>
        <w:ind w:left="1680" w:hanging="420"/>
      </w:pPr>
    </w:lvl>
    <w:lvl w:ilvl="3" w:tentative="0">
      <w:start w:val="1"/>
      <w:numFmt w:val="decimal"/>
      <w:lvlText w:val="%4."/>
      <w:lvlJc w:val="left"/>
      <w:pPr>
        <w:tabs>
          <w:tab w:val="left" w:pos="420"/>
        </w:tabs>
        <w:ind w:left="2100" w:hanging="420"/>
      </w:pPr>
    </w:lvl>
    <w:lvl w:ilvl="4" w:tentative="0">
      <w:start w:val="1"/>
      <w:numFmt w:val="lowerLetter"/>
      <w:lvlText w:val="%5)"/>
      <w:lvlJc w:val="left"/>
      <w:pPr>
        <w:tabs>
          <w:tab w:val="left" w:pos="420"/>
        </w:tabs>
        <w:ind w:left="2520" w:hanging="420"/>
      </w:pPr>
    </w:lvl>
    <w:lvl w:ilvl="5" w:tentative="0">
      <w:start w:val="1"/>
      <w:numFmt w:val="lowerRoman"/>
      <w:lvlText w:val="%6."/>
      <w:lvlJc w:val="right"/>
      <w:pPr>
        <w:tabs>
          <w:tab w:val="left" w:pos="420"/>
        </w:tabs>
        <w:ind w:left="2940" w:hanging="420"/>
      </w:pPr>
    </w:lvl>
    <w:lvl w:ilvl="6" w:tentative="0">
      <w:start w:val="1"/>
      <w:numFmt w:val="decimal"/>
      <w:lvlText w:val="%7."/>
      <w:lvlJc w:val="left"/>
      <w:pPr>
        <w:tabs>
          <w:tab w:val="left" w:pos="420"/>
        </w:tabs>
        <w:ind w:left="3360" w:hanging="420"/>
      </w:pPr>
    </w:lvl>
    <w:lvl w:ilvl="7" w:tentative="0">
      <w:start w:val="1"/>
      <w:numFmt w:val="lowerLetter"/>
      <w:lvlText w:val="%8)"/>
      <w:lvlJc w:val="left"/>
      <w:pPr>
        <w:tabs>
          <w:tab w:val="left" w:pos="420"/>
        </w:tabs>
        <w:ind w:left="3780" w:hanging="420"/>
      </w:pPr>
    </w:lvl>
    <w:lvl w:ilvl="8" w:tentative="0">
      <w:start w:val="1"/>
      <w:numFmt w:val="lowerRoman"/>
      <w:lvlText w:val="%9."/>
      <w:lvlJc w:val="right"/>
      <w:pPr>
        <w:tabs>
          <w:tab w:val="left" w:pos="420"/>
        </w:tabs>
        <w:ind w:left="4200" w:hanging="420"/>
      </w:pPr>
    </w:lvl>
  </w:abstractNum>
  <w:abstractNum w:abstractNumId="5">
    <w:nsid w:val="00000028"/>
    <w:multiLevelType w:val="multilevel"/>
    <w:tmpl w:val="00000028"/>
    <w:lvl w:ilvl="0" w:tentative="0">
      <w:start w:val="1"/>
      <w:numFmt w:val="decimal"/>
      <w:lvlText w:val="%1、"/>
      <w:lvlJc w:val="left"/>
      <w:pPr>
        <w:tabs>
          <w:tab w:val="left" w:pos="780"/>
        </w:tabs>
        <w:ind w:left="780" w:hanging="360"/>
      </w:pPr>
      <w:rPr>
        <w:rFonts w:hint="default" w:ascii="宋体" w:hAnsi="宋体" w:cs="宋体"/>
        <w:b w:val="0"/>
        <w:sz w:val="24"/>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6">
    <w:nsid w:val="10E5422B"/>
    <w:multiLevelType w:val="singleLevel"/>
    <w:tmpl w:val="10E5422B"/>
    <w:lvl w:ilvl="0" w:tentative="0">
      <w:start w:val="1"/>
      <w:numFmt w:val="decimal"/>
      <w:suff w:val="space"/>
      <w:lvlText w:val="(%1)"/>
      <w:lvlJc w:val="left"/>
    </w:lvl>
  </w:abstractNum>
  <w:abstractNum w:abstractNumId="7">
    <w:nsid w:val="256CB5BC"/>
    <w:multiLevelType w:val="multilevel"/>
    <w:tmpl w:val="256CB5BC"/>
    <w:lvl w:ilvl="0" w:tentative="0">
      <w:start w:val="1"/>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2C7CD597"/>
    <w:multiLevelType w:val="singleLevel"/>
    <w:tmpl w:val="2C7CD597"/>
    <w:lvl w:ilvl="0" w:tentative="0">
      <w:start w:val="1"/>
      <w:numFmt w:val="decimal"/>
      <w:lvlText w:val="(%1)"/>
      <w:lvlJc w:val="left"/>
      <w:pPr>
        <w:tabs>
          <w:tab w:val="left" w:pos="312"/>
        </w:tabs>
      </w:pPr>
    </w:lvl>
  </w:abstractNum>
  <w:abstractNum w:abstractNumId="9">
    <w:nsid w:val="2FCF56F8"/>
    <w:multiLevelType w:val="multilevel"/>
    <w:tmpl w:val="2FCF56F8"/>
    <w:lvl w:ilvl="0" w:tentative="0">
      <w:start w:val="1"/>
      <w:numFmt w:val="japaneseCounting"/>
      <w:lvlText w:val="（%1）"/>
      <w:lvlJc w:val="left"/>
      <w:pPr>
        <w:tabs>
          <w:tab w:val="left" w:pos="855"/>
        </w:tabs>
        <w:ind w:left="855" w:hanging="85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3EA0B18E"/>
    <w:multiLevelType w:val="multilevel"/>
    <w:tmpl w:val="3EA0B18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41ECC748"/>
    <w:multiLevelType w:val="singleLevel"/>
    <w:tmpl w:val="41ECC748"/>
    <w:lvl w:ilvl="0" w:tentative="0">
      <w:start w:val="1"/>
      <w:numFmt w:val="decimal"/>
      <w:lvlText w:val="(%1)"/>
      <w:lvlJc w:val="left"/>
      <w:pPr>
        <w:tabs>
          <w:tab w:val="left" w:pos="312"/>
        </w:tabs>
      </w:pPr>
    </w:lvl>
  </w:abstractNum>
  <w:abstractNum w:abstractNumId="12">
    <w:nsid w:val="49257488"/>
    <w:multiLevelType w:val="multilevel"/>
    <w:tmpl w:val="49257488"/>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3">
    <w:nsid w:val="4B6B2E2A"/>
    <w:multiLevelType w:val="multilevel"/>
    <w:tmpl w:val="4B6B2E2A"/>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4">
    <w:nsid w:val="4BD862AD"/>
    <w:multiLevelType w:val="singleLevel"/>
    <w:tmpl w:val="4BD862AD"/>
    <w:lvl w:ilvl="0" w:tentative="0">
      <w:start w:val="1"/>
      <w:numFmt w:val="decimal"/>
      <w:suff w:val="space"/>
      <w:lvlText w:val="%1."/>
      <w:lvlJc w:val="left"/>
    </w:lvl>
  </w:abstractNum>
  <w:abstractNum w:abstractNumId="15">
    <w:nsid w:val="62BFA7CF"/>
    <w:multiLevelType w:val="multilevel"/>
    <w:tmpl w:val="62BFA7CF"/>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6">
    <w:nsid w:val="68AE6360"/>
    <w:multiLevelType w:val="multilevel"/>
    <w:tmpl w:val="68AE6360"/>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9"/>
  </w:num>
  <w:num w:numId="2">
    <w:abstractNumId w:val="4"/>
  </w:num>
  <w:num w:numId="3">
    <w:abstractNumId w:val="5"/>
  </w:num>
  <w:num w:numId="4">
    <w:abstractNumId w:val="10"/>
  </w:num>
  <w:num w:numId="5">
    <w:abstractNumId w:val="6"/>
  </w:num>
  <w:num w:numId="6">
    <w:abstractNumId w:val="13"/>
  </w:num>
  <w:num w:numId="7">
    <w:abstractNumId w:val="8"/>
  </w:num>
  <w:num w:numId="8">
    <w:abstractNumId w:val="11"/>
  </w:num>
  <w:num w:numId="9">
    <w:abstractNumId w:val="2"/>
  </w:num>
  <w:num w:numId="10">
    <w:abstractNumId w:val="1"/>
  </w:num>
  <w:num w:numId="11">
    <w:abstractNumId w:val="15"/>
  </w:num>
  <w:num w:numId="12">
    <w:abstractNumId w:val="16"/>
  </w:num>
  <w:num w:numId="13">
    <w:abstractNumId w:val="7"/>
  </w:num>
  <w:num w:numId="14">
    <w:abstractNumId w:val="3"/>
  </w:num>
  <w:num w:numId="15">
    <w:abstractNumId w:val="0"/>
  </w:num>
  <w:num w:numId="16">
    <w:abstractNumId w:val="12"/>
  </w:num>
  <w:num w:numId="17">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C SYSTEM">
    <w15:presenceInfo w15:providerId="None" w15:userId="MC SYST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D3F92"/>
    <w:rsid w:val="01CC2B9F"/>
    <w:rsid w:val="031D7830"/>
    <w:rsid w:val="054C5663"/>
    <w:rsid w:val="0B5C71E1"/>
    <w:rsid w:val="0F3E2E9B"/>
    <w:rsid w:val="19593DAD"/>
    <w:rsid w:val="1C77447A"/>
    <w:rsid w:val="1DA53044"/>
    <w:rsid w:val="1F9F65B9"/>
    <w:rsid w:val="22432445"/>
    <w:rsid w:val="24F55CDC"/>
    <w:rsid w:val="25113666"/>
    <w:rsid w:val="26897F38"/>
    <w:rsid w:val="26D11723"/>
    <w:rsid w:val="284E169D"/>
    <w:rsid w:val="2EAD1124"/>
    <w:rsid w:val="33B871F1"/>
    <w:rsid w:val="3FE922F4"/>
    <w:rsid w:val="3FFB2EFD"/>
    <w:rsid w:val="43094F9F"/>
    <w:rsid w:val="43486A8A"/>
    <w:rsid w:val="4AC72371"/>
    <w:rsid w:val="4BCA036B"/>
    <w:rsid w:val="503E2024"/>
    <w:rsid w:val="5BC56FA2"/>
    <w:rsid w:val="5E3348CA"/>
    <w:rsid w:val="5F32237F"/>
    <w:rsid w:val="5F8A1E93"/>
    <w:rsid w:val="6AF250F4"/>
    <w:rsid w:val="712962F7"/>
    <w:rsid w:val="71D95280"/>
    <w:rsid w:val="71FC3A52"/>
    <w:rsid w:val="7AF84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microsoft.com/office/2011/relationships/people" Target="people.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jpeg"/><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TotalTime>
  <ScaleCrop>false</ScaleCrop>
  <LinksUpToDate>false</LinksUpToDate>
  <CharactersWithSpaces>0</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2021-11-06T03:31:00Z</dcterms:created>
  <dc:creator>24908</dc:creator>
  <cp:lastModifiedBy>Better</cp:lastModifiedBy>
  <dcterms:modified xsi:type="dcterms:W3CDTF">2021-11-15T16:58:21Z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0A508176E8A04D4AA9E0D2C8C6C9D569</vt:lpwstr>
  </property>
</Properties>
</file>