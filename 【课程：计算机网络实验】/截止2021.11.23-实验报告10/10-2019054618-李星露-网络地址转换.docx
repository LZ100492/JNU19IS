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ABA3C" w14:textId="77777777" w:rsidR="008D3626" w:rsidRPr="00183302" w:rsidRDefault="008D3626" w:rsidP="008D3626">
      <w:pPr>
        <w:jc w:val="center"/>
        <w:rPr>
          <w:rFonts w:eastAsia="楷体_GB2312"/>
          <w:b/>
          <w:sz w:val="44"/>
          <w:szCs w:val="44"/>
        </w:rPr>
      </w:pPr>
      <w:r w:rsidRPr="00183302">
        <w:rPr>
          <w:rFonts w:eastAsia="楷体_GB2312"/>
          <w:b/>
          <w:sz w:val="44"/>
          <w:szCs w:val="44"/>
        </w:rPr>
        <w:t>暨南大学本科实验报告专用纸</w:t>
      </w:r>
    </w:p>
    <w:p w14:paraId="21C74BAB" w14:textId="77777777" w:rsidR="008D3626" w:rsidRPr="00183302" w:rsidRDefault="008D3626" w:rsidP="008D3626">
      <w:pPr>
        <w:spacing w:line="420" w:lineRule="exact"/>
        <w:rPr>
          <w:rFonts w:eastAsia="楷体_GB2312"/>
          <w:sz w:val="28"/>
          <w:szCs w:val="28"/>
        </w:rPr>
      </w:pPr>
      <w:r w:rsidRPr="00183302">
        <w:rPr>
          <w:rFonts w:eastAsia="楷体_GB2312"/>
          <w:sz w:val="28"/>
          <w:szCs w:val="28"/>
        </w:rPr>
        <w:t>课程名称</w:t>
      </w:r>
      <w:r w:rsidRPr="00183302">
        <w:rPr>
          <w:rFonts w:eastAsia="楷体_GB2312"/>
          <w:sz w:val="28"/>
          <w:szCs w:val="28"/>
          <w:u w:val="single"/>
        </w:rPr>
        <w:t xml:space="preserve">     </w:t>
      </w:r>
      <w:r w:rsidR="00903E84">
        <w:rPr>
          <w:rFonts w:eastAsia="楷体_GB2312" w:hint="eastAsia"/>
          <w:sz w:val="28"/>
          <w:szCs w:val="28"/>
          <w:u w:val="single"/>
        </w:rPr>
        <w:t>计算机网络实验</w:t>
      </w:r>
      <w:r w:rsidR="00903E84">
        <w:rPr>
          <w:rFonts w:eastAsia="楷体_GB2312" w:hint="eastAsia"/>
          <w:sz w:val="28"/>
          <w:szCs w:val="28"/>
          <w:u w:val="single"/>
        </w:rPr>
        <w:t xml:space="preserve"> </w:t>
      </w:r>
      <w:r w:rsidR="00903E84">
        <w:rPr>
          <w:rFonts w:eastAsia="楷体_GB2312"/>
          <w:sz w:val="28"/>
          <w:szCs w:val="28"/>
          <w:u w:val="single"/>
        </w:rPr>
        <w:t xml:space="preserve">  </w:t>
      </w:r>
      <w:r w:rsidRPr="00183302">
        <w:rPr>
          <w:rFonts w:eastAsia="楷体_GB2312"/>
          <w:sz w:val="28"/>
          <w:szCs w:val="28"/>
          <w:u w:val="single"/>
        </w:rPr>
        <w:t xml:space="preserve">         </w:t>
      </w:r>
      <w:r w:rsidRPr="00183302">
        <w:rPr>
          <w:rFonts w:eastAsia="楷体_GB2312"/>
          <w:sz w:val="28"/>
          <w:szCs w:val="28"/>
        </w:rPr>
        <w:t>成绩评定</w:t>
      </w:r>
      <w:r w:rsidRPr="00183302">
        <w:rPr>
          <w:rFonts w:eastAsia="楷体_GB2312"/>
          <w:sz w:val="28"/>
          <w:szCs w:val="28"/>
          <w:u w:val="single"/>
        </w:rPr>
        <w:t xml:space="preserve">            </w:t>
      </w:r>
    </w:p>
    <w:p w14:paraId="75AE979D" w14:textId="42E908F5" w:rsidR="008D3626" w:rsidRPr="00183302" w:rsidRDefault="008D3626" w:rsidP="008D3626">
      <w:pPr>
        <w:spacing w:line="420" w:lineRule="exact"/>
        <w:rPr>
          <w:rFonts w:eastAsia="楷体_GB2312"/>
          <w:sz w:val="28"/>
          <w:szCs w:val="28"/>
        </w:rPr>
      </w:pPr>
      <w:r w:rsidRPr="00183302">
        <w:rPr>
          <w:rFonts w:eastAsia="楷体_GB2312"/>
          <w:sz w:val="28"/>
          <w:szCs w:val="28"/>
        </w:rPr>
        <w:t>实验项目名称</w:t>
      </w:r>
      <w:r w:rsidR="00A25B25" w:rsidRPr="00A25B25">
        <w:rPr>
          <w:rFonts w:eastAsia="楷体_GB2312" w:hint="eastAsia"/>
          <w:sz w:val="28"/>
          <w:szCs w:val="28"/>
          <w:u w:val="single"/>
        </w:rPr>
        <w:t xml:space="preserve">  </w:t>
      </w:r>
      <w:r w:rsidR="00A25B25" w:rsidRPr="00A25B25">
        <w:rPr>
          <w:rFonts w:eastAsia="楷体_GB2312" w:hint="eastAsia"/>
          <w:sz w:val="28"/>
          <w:szCs w:val="28"/>
          <w:u w:val="single"/>
        </w:rPr>
        <w:t>网络地址转换</w:t>
      </w:r>
      <w:r w:rsidRPr="00183302">
        <w:rPr>
          <w:rFonts w:eastAsia="楷体_GB2312"/>
          <w:sz w:val="28"/>
          <w:szCs w:val="28"/>
        </w:rPr>
        <w:t>指导教师</w:t>
      </w:r>
      <w:r w:rsidRPr="00183302">
        <w:rPr>
          <w:rFonts w:eastAsia="楷体_GB2312"/>
          <w:sz w:val="28"/>
          <w:szCs w:val="28"/>
          <w:u w:val="single"/>
        </w:rPr>
        <w:t xml:space="preserve"> </w:t>
      </w:r>
      <w:r w:rsidR="00903E84">
        <w:rPr>
          <w:rFonts w:eastAsia="楷体_GB2312" w:hint="eastAsia"/>
          <w:sz w:val="28"/>
          <w:szCs w:val="28"/>
          <w:u w:val="single"/>
        </w:rPr>
        <w:t>潘冰</w:t>
      </w:r>
      <w:r w:rsidRPr="00183302">
        <w:rPr>
          <w:rFonts w:eastAsia="楷体_GB2312"/>
          <w:sz w:val="28"/>
          <w:szCs w:val="28"/>
          <w:u w:val="single"/>
        </w:rPr>
        <w:t xml:space="preserve">      </w:t>
      </w:r>
    </w:p>
    <w:p w14:paraId="45FB6097" w14:textId="758B06D8" w:rsidR="008D3626" w:rsidRPr="00183302" w:rsidRDefault="008D3626" w:rsidP="008D3626">
      <w:pPr>
        <w:spacing w:line="420" w:lineRule="exact"/>
        <w:rPr>
          <w:rFonts w:eastAsia="楷体_GB2312"/>
          <w:sz w:val="28"/>
          <w:szCs w:val="28"/>
          <w:u w:val="single"/>
        </w:rPr>
      </w:pPr>
      <w:r w:rsidRPr="00183302">
        <w:rPr>
          <w:rFonts w:eastAsia="楷体_GB2312"/>
          <w:sz w:val="28"/>
          <w:szCs w:val="28"/>
        </w:rPr>
        <w:t>实验项目编号</w:t>
      </w:r>
      <w:r w:rsidRPr="00183302">
        <w:rPr>
          <w:rFonts w:eastAsia="楷体_GB2312"/>
          <w:sz w:val="28"/>
          <w:szCs w:val="28"/>
          <w:u w:val="single"/>
        </w:rPr>
        <w:t xml:space="preserve"> </w:t>
      </w:r>
      <w:r w:rsidR="00A25B25">
        <w:rPr>
          <w:rFonts w:eastAsia="楷体_GB2312"/>
          <w:sz w:val="28"/>
          <w:szCs w:val="28"/>
          <w:u w:val="single"/>
        </w:rPr>
        <w:t>10</w:t>
      </w:r>
      <w:r w:rsidRPr="00183302">
        <w:rPr>
          <w:rFonts w:eastAsia="楷体_GB2312"/>
          <w:sz w:val="28"/>
          <w:szCs w:val="28"/>
          <w:u w:val="single"/>
        </w:rPr>
        <w:t xml:space="preserve">  </w:t>
      </w:r>
      <w:r w:rsidRPr="00183302">
        <w:rPr>
          <w:rFonts w:eastAsia="楷体_GB2312"/>
          <w:sz w:val="28"/>
          <w:szCs w:val="28"/>
        </w:rPr>
        <w:t>实验项目类型</w:t>
      </w:r>
      <w:r w:rsidRPr="00183302">
        <w:rPr>
          <w:rFonts w:eastAsia="楷体_GB2312"/>
          <w:sz w:val="28"/>
          <w:szCs w:val="28"/>
          <w:u w:val="single"/>
        </w:rPr>
        <w:t xml:space="preserve">    </w:t>
      </w:r>
      <w:r w:rsidRPr="00183302">
        <w:rPr>
          <w:rFonts w:eastAsia="楷体_GB2312"/>
          <w:sz w:val="28"/>
          <w:szCs w:val="28"/>
        </w:rPr>
        <w:t>实验地点</w:t>
      </w:r>
      <w:r w:rsidR="00903E84">
        <w:rPr>
          <w:rFonts w:eastAsia="楷体_GB2312"/>
          <w:sz w:val="28"/>
          <w:szCs w:val="28"/>
        </w:rPr>
        <w:t xml:space="preserve"> </w:t>
      </w:r>
      <w:proofErr w:type="gramStart"/>
      <w:r w:rsidR="00903E84">
        <w:rPr>
          <w:rFonts w:eastAsia="楷体_GB2312" w:hint="eastAsia"/>
          <w:sz w:val="28"/>
          <w:szCs w:val="28"/>
          <w:u w:val="single"/>
        </w:rPr>
        <w:t>计网实验室</w:t>
      </w:r>
      <w:proofErr w:type="gramEnd"/>
      <w:r w:rsidRPr="00183302">
        <w:rPr>
          <w:rFonts w:eastAsia="楷体_GB2312"/>
          <w:sz w:val="28"/>
          <w:szCs w:val="28"/>
          <w:u w:val="single"/>
        </w:rPr>
        <w:t xml:space="preserve">  </w:t>
      </w:r>
    </w:p>
    <w:p w14:paraId="57B552C0" w14:textId="77777777" w:rsidR="008D3626" w:rsidRPr="00183302" w:rsidRDefault="008D3626" w:rsidP="008D3626">
      <w:pPr>
        <w:spacing w:line="420" w:lineRule="exact"/>
        <w:rPr>
          <w:rFonts w:eastAsia="楷体_GB2312"/>
          <w:sz w:val="28"/>
          <w:szCs w:val="28"/>
          <w:u w:val="single"/>
        </w:rPr>
      </w:pPr>
      <w:r w:rsidRPr="00183302">
        <w:rPr>
          <w:rFonts w:eastAsia="楷体_GB2312"/>
          <w:sz w:val="28"/>
          <w:szCs w:val="28"/>
        </w:rPr>
        <w:t>学生姓名</w:t>
      </w:r>
      <w:r w:rsidRPr="00183302">
        <w:rPr>
          <w:rFonts w:eastAsia="楷体_GB2312"/>
          <w:sz w:val="28"/>
          <w:szCs w:val="28"/>
          <w:u w:val="single"/>
        </w:rPr>
        <w:t xml:space="preserve">   </w:t>
      </w:r>
      <w:proofErr w:type="gramStart"/>
      <w:r w:rsidR="00903E84">
        <w:rPr>
          <w:rFonts w:eastAsia="楷体_GB2312" w:hint="eastAsia"/>
          <w:sz w:val="28"/>
          <w:szCs w:val="28"/>
          <w:u w:val="single"/>
        </w:rPr>
        <w:t>李星露</w:t>
      </w:r>
      <w:proofErr w:type="gramEnd"/>
      <w:r w:rsidRPr="00183302">
        <w:rPr>
          <w:rFonts w:eastAsia="楷体_GB2312"/>
          <w:sz w:val="28"/>
          <w:szCs w:val="28"/>
          <w:u w:val="single"/>
        </w:rPr>
        <w:t xml:space="preserve">     </w:t>
      </w:r>
      <w:r w:rsidRPr="00183302">
        <w:rPr>
          <w:rFonts w:eastAsia="楷体_GB2312"/>
          <w:sz w:val="28"/>
          <w:szCs w:val="28"/>
        </w:rPr>
        <w:t>学号</w:t>
      </w:r>
      <w:r w:rsidRPr="00183302">
        <w:rPr>
          <w:rFonts w:eastAsia="楷体_GB2312"/>
          <w:sz w:val="28"/>
          <w:szCs w:val="28"/>
          <w:u w:val="single"/>
        </w:rPr>
        <w:t xml:space="preserve">    </w:t>
      </w:r>
      <w:r w:rsidR="00903E84">
        <w:rPr>
          <w:rFonts w:eastAsia="楷体_GB2312"/>
          <w:sz w:val="28"/>
          <w:szCs w:val="28"/>
          <w:u w:val="single"/>
        </w:rPr>
        <w:t>2019054618</w:t>
      </w:r>
      <w:r w:rsidRPr="00183302">
        <w:rPr>
          <w:rFonts w:eastAsia="楷体_GB2312"/>
          <w:sz w:val="28"/>
          <w:szCs w:val="28"/>
          <w:u w:val="single"/>
        </w:rPr>
        <w:t xml:space="preserve">                  </w:t>
      </w:r>
    </w:p>
    <w:p w14:paraId="62347E0B" w14:textId="77777777" w:rsidR="008D3626" w:rsidRPr="00183302" w:rsidRDefault="008D3626" w:rsidP="008D3626">
      <w:pPr>
        <w:numPr>
          <w:ins w:id="0" w:author="MC SYSTEM" w:date="2006-06-11T14:06:00Z"/>
        </w:numPr>
        <w:spacing w:line="420" w:lineRule="exact"/>
        <w:rPr>
          <w:rFonts w:eastAsia="楷体_GB2312"/>
          <w:sz w:val="28"/>
          <w:szCs w:val="28"/>
          <w:u w:val="single"/>
        </w:rPr>
      </w:pPr>
      <w:r w:rsidRPr="00183302">
        <w:rPr>
          <w:rFonts w:eastAsia="楷体_GB2312"/>
          <w:sz w:val="28"/>
          <w:szCs w:val="28"/>
        </w:rPr>
        <w:t>学院</w:t>
      </w:r>
      <w:r w:rsidRPr="00183302">
        <w:rPr>
          <w:rFonts w:eastAsia="楷体_GB2312"/>
          <w:sz w:val="28"/>
          <w:szCs w:val="28"/>
          <w:u w:val="single"/>
        </w:rPr>
        <w:t xml:space="preserve">    </w:t>
      </w:r>
      <w:proofErr w:type="gramStart"/>
      <w:r w:rsidR="00903E84">
        <w:rPr>
          <w:rFonts w:eastAsia="楷体_GB2312" w:hint="eastAsia"/>
          <w:sz w:val="28"/>
          <w:szCs w:val="28"/>
          <w:u w:val="single"/>
        </w:rPr>
        <w:t>智科院</w:t>
      </w:r>
      <w:proofErr w:type="gramEnd"/>
      <w:r w:rsidRPr="00183302">
        <w:rPr>
          <w:rFonts w:eastAsia="楷体_GB2312"/>
          <w:sz w:val="28"/>
          <w:szCs w:val="28"/>
          <w:u w:val="single"/>
        </w:rPr>
        <w:t xml:space="preserve">     </w:t>
      </w:r>
      <w:r w:rsidRPr="00183302">
        <w:rPr>
          <w:rFonts w:eastAsia="楷体_GB2312"/>
          <w:sz w:val="28"/>
          <w:szCs w:val="28"/>
        </w:rPr>
        <w:t>系</w:t>
      </w:r>
      <w:r w:rsidRPr="00183302">
        <w:rPr>
          <w:rFonts w:eastAsia="楷体_GB2312"/>
          <w:sz w:val="28"/>
          <w:szCs w:val="28"/>
          <w:u w:val="single"/>
        </w:rPr>
        <w:t xml:space="preserve">          </w:t>
      </w:r>
      <w:r w:rsidRPr="00183302">
        <w:rPr>
          <w:rFonts w:eastAsia="楷体_GB2312"/>
          <w:sz w:val="28"/>
          <w:szCs w:val="28"/>
        </w:rPr>
        <w:t>专业</w:t>
      </w:r>
      <w:r w:rsidRPr="00183302">
        <w:rPr>
          <w:rFonts w:eastAsia="楷体_GB2312"/>
          <w:sz w:val="28"/>
          <w:szCs w:val="28"/>
          <w:u w:val="single"/>
        </w:rPr>
        <w:t xml:space="preserve">   </w:t>
      </w:r>
      <w:r w:rsidR="00903E84">
        <w:rPr>
          <w:rFonts w:eastAsia="楷体_GB2312"/>
          <w:sz w:val="28"/>
          <w:szCs w:val="28"/>
          <w:u w:val="single"/>
        </w:rPr>
        <w:t>2019</w:t>
      </w:r>
      <w:r w:rsidR="00903E84">
        <w:rPr>
          <w:rFonts w:eastAsia="楷体_GB2312" w:hint="eastAsia"/>
          <w:sz w:val="28"/>
          <w:szCs w:val="28"/>
          <w:u w:val="single"/>
        </w:rPr>
        <w:t>信息安全</w:t>
      </w:r>
      <w:r w:rsidRPr="00183302">
        <w:rPr>
          <w:rFonts w:eastAsia="楷体_GB2312"/>
          <w:sz w:val="28"/>
          <w:szCs w:val="28"/>
          <w:u w:val="single"/>
        </w:rPr>
        <w:t xml:space="preserve">       </w:t>
      </w:r>
      <w:r w:rsidRPr="00183302">
        <w:rPr>
          <w:rFonts w:eastAsia="楷体_GB2312"/>
          <w:sz w:val="28"/>
          <w:szCs w:val="28"/>
        </w:rPr>
        <w:t xml:space="preserve">  </w:t>
      </w:r>
    </w:p>
    <w:p w14:paraId="12D45439" w14:textId="77777777" w:rsidR="008D3626" w:rsidRPr="00183302" w:rsidRDefault="008D3626" w:rsidP="008D3626">
      <w:pPr>
        <w:spacing w:line="420" w:lineRule="exact"/>
        <w:rPr>
          <w:rFonts w:eastAsia="楷体_GB2312"/>
          <w:sz w:val="28"/>
          <w:szCs w:val="28"/>
        </w:rPr>
      </w:pPr>
      <w:r w:rsidRPr="00183302">
        <w:rPr>
          <w:rFonts w:eastAsia="楷体_GB2312"/>
          <w:sz w:val="28"/>
          <w:szCs w:val="28"/>
        </w:rPr>
        <w:t>实验时间</w:t>
      </w:r>
      <w:r w:rsidRPr="00183302">
        <w:rPr>
          <w:rFonts w:eastAsia="楷体_GB2312"/>
          <w:sz w:val="28"/>
          <w:szCs w:val="28"/>
          <w:u w:val="single"/>
        </w:rPr>
        <w:t xml:space="preserve"> </w:t>
      </w:r>
      <w:r w:rsidR="00903E84">
        <w:rPr>
          <w:rFonts w:eastAsia="楷体_GB2312"/>
          <w:sz w:val="28"/>
          <w:szCs w:val="28"/>
          <w:u w:val="single"/>
        </w:rPr>
        <w:t>2021</w:t>
      </w:r>
      <w:r w:rsidRPr="00183302">
        <w:rPr>
          <w:rFonts w:eastAsia="楷体_GB2312"/>
          <w:sz w:val="28"/>
          <w:szCs w:val="28"/>
          <w:u w:val="single"/>
        </w:rPr>
        <w:t xml:space="preserve"> </w:t>
      </w:r>
      <w:r w:rsidRPr="00183302">
        <w:rPr>
          <w:rFonts w:eastAsia="楷体_GB2312"/>
          <w:sz w:val="28"/>
          <w:szCs w:val="28"/>
        </w:rPr>
        <w:t>年</w:t>
      </w:r>
      <w:r w:rsidR="00C05458">
        <w:rPr>
          <w:rFonts w:eastAsia="楷体_GB2312"/>
          <w:sz w:val="28"/>
          <w:szCs w:val="28"/>
          <w:u w:val="single"/>
        </w:rPr>
        <w:t>11</w:t>
      </w:r>
      <w:r w:rsidRPr="00183302">
        <w:rPr>
          <w:rFonts w:eastAsia="楷体_GB2312"/>
          <w:sz w:val="28"/>
          <w:szCs w:val="28"/>
        </w:rPr>
        <w:t>月</w:t>
      </w:r>
      <w:r w:rsidR="00C05458">
        <w:rPr>
          <w:rFonts w:eastAsia="楷体_GB2312"/>
          <w:sz w:val="28"/>
          <w:szCs w:val="28"/>
          <w:u w:val="single"/>
        </w:rPr>
        <w:t>1</w:t>
      </w:r>
      <w:r w:rsidRPr="00183302">
        <w:rPr>
          <w:rFonts w:eastAsia="楷体_GB2312"/>
          <w:sz w:val="28"/>
          <w:szCs w:val="28"/>
        </w:rPr>
        <w:t>日</w:t>
      </w:r>
      <w:r w:rsidRPr="00183302">
        <w:rPr>
          <w:rFonts w:eastAsia="楷体_GB2312"/>
          <w:sz w:val="28"/>
          <w:szCs w:val="28"/>
        </w:rPr>
        <w:t xml:space="preserve"> </w:t>
      </w:r>
      <w:r w:rsidRPr="00183302">
        <w:rPr>
          <w:rFonts w:eastAsia="楷体_GB2312"/>
          <w:sz w:val="28"/>
          <w:szCs w:val="28"/>
          <w:u w:val="single"/>
        </w:rPr>
        <w:t xml:space="preserve">  </w:t>
      </w:r>
      <w:r w:rsidRPr="00183302">
        <w:rPr>
          <w:rFonts w:eastAsia="楷体_GB2312"/>
          <w:sz w:val="28"/>
          <w:szCs w:val="28"/>
        </w:rPr>
        <w:t>午～</w:t>
      </w:r>
      <w:r w:rsidR="00C05458">
        <w:rPr>
          <w:rFonts w:eastAsia="楷体_GB2312"/>
          <w:sz w:val="28"/>
          <w:szCs w:val="28"/>
          <w:u w:val="single"/>
        </w:rPr>
        <w:t>11</w:t>
      </w:r>
      <w:r w:rsidRPr="00183302">
        <w:rPr>
          <w:rFonts w:eastAsia="楷体_GB2312"/>
          <w:sz w:val="28"/>
          <w:szCs w:val="28"/>
        </w:rPr>
        <w:t>月</w:t>
      </w:r>
      <w:r w:rsidR="00C05458">
        <w:rPr>
          <w:rFonts w:eastAsia="楷体_GB2312"/>
          <w:sz w:val="28"/>
          <w:szCs w:val="28"/>
          <w:u w:val="single"/>
        </w:rPr>
        <w:t>14</w:t>
      </w:r>
      <w:r w:rsidRPr="00183302">
        <w:rPr>
          <w:rFonts w:eastAsia="楷体_GB2312"/>
          <w:sz w:val="28"/>
          <w:szCs w:val="28"/>
          <w:u w:val="single"/>
        </w:rPr>
        <w:t xml:space="preserve"> </w:t>
      </w:r>
      <w:r w:rsidRPr="00183302">
        <w:rPr>
          <w:rFonts w:eastAsia="楷体_GB2312"/>
          <w:sz w:val="28"/>
          <w:szCs w:val="28"/>
        </w:rPr>
        <w:t>日</w:t>
      </w:r>
      <w:r w:rsidRPr="00183302">
        <w:rPr>
          <w:rFonts w:eastAsia="楷体_GB2312"/>
          <w:sz w:val="28"/>
          <w:szCs w:val="28"/>
        </w:rPr>
        <w:t xml:space="preserve"> </w:t>
      </w:r>
      <w:r w:rsidRPr="00183302">
        <w:rPr>
          <w:rFonts w:eastAsia="楷体_GB2312"/>
          <w:sz w:val="28"/>
          <w:szCs w:val="28"/>
          <w:u w:val="single"/>
        </w:rPr>
        <w:t xml:space="preserve">  </w:t>
      </w:r>
      <w:r w:rsidRPr="00183302">
        <w:rPr>
          <w:rFonts w:eastAsia="楷体_GB2312"/>
          <w:sz w:val="28"/>
          <w:szCs w:val="28"/>
        </w:rPr>
        <w:t>午</w:t>
      </w:r>
      <w:r w:rsidRPr="00183302">
        <w:rPr>
          <w:rFonts w:eastAsia="楷体_GB2312"/>
          <w:sz w:val="28"/>
          <w:szCs w:val="28"/>
        </w:rPr>
        <w:t xml:space="preserve"> </w:t>
      </w:r>
      <w:r w:rsidRPr="00183302">
        <w:rPr>
          <w:rFonts w:eastAsia="楷体_GB2312"/>
          <w:sz w:val="28"/>
          <w:szCs w:val="28"/>
        </w:rPr>
        <w:t>温度</w:t>
      </w:r>
      <w:r w:rsidRPr="00183302">
        <w:rPr>
          <w:rFonts w:eastAsia="楷体_GB2312"/>
          <w:sz w:val="28"/>
          <w:szCs w:val="28"/>
          <w:u w:val="single"/>
        </w:rPr>
        <w:t xml:space="preserve">  </w:t>
      </w:r>
      <w:r w:rsidRPr="00183302">
        <w:rPr>
          <w:rFonts w:eastAsia="楷体_GB2312"/>
          <w:sz w:val="28"/>
          <w:szCs w:val="28"/>
        </w:rPr>
        <w:t>℃</w:t>
      </w:r>
      <w:r w:rsidRPr="00183302">
        <w:rPr>
          <w:rFonts w:eastAsia="楷体_GB2312"/>
          <w:sz w:val="28"/>
          <w:szCs w:val="28"/>
        </w:rPr>
        <w:t>湿度</w:t>
      </w:r>
      <w:r w:rsidRPr="00183302">
        <w:rPr>
          <w:rFonts w:eastAsia="楷体_GB2312"/>
          <w:sz w:val="28"/>
          <w:szCs w:val="28"/>
          <w:u w:val="single"/>
        </w:rPr>
        <w:t xml:space="preserve">     </w:t>
      </w:r>
      <w:r w:rsidRPr="00183302">
        <w:rPr>
          <w:rFonts w:eastAsia="楷体_GB2312"/>
          <w:sz w:val="28"/>
          <w:szCs w:val="28"/>
        </w:rPr>
        <w:t xml:space="preserve"> </w:t>
      </w:r>
      <w:r w:rsidRPr="00183302">
        <w:rPr>
          <w:rFonts w:eastAsia="楷体_GB2312"/>
          <w:sz w:val="28"/>
          <w:szCs w:val="28"/>
          <w:u w:val="single"/>
        </w:rPr>
        <w:t xml:space="preserve">                         </w:t>
      </w:r>
      <w:r w:rsidRPr="00183302">
        <w:rPr>
          <w:rFonts w:eastAsia="楷体_GB2312"/>
          <w:sz w:val="28"/>
          <w:szCs w:val="28"/>
        </w:rPr>
        <w:t xml:space="preserve">       </w:t>
      </w:r>
      <w:r w:rsidRPr="00183302">
        <w:rPr>
          <w:rFonts w:eastAsia="楷体_GB2312"/>
          <w:sz w:val="28"/>
          <w:szCs w:val="28"/>
          <w:u w:val="single"/>
        </w:rPr>
        <w:t xml:space="preserve">              </w:t>
      </w:r>
      <w:r w:rsidRPr="00183302">
        <w:rPr>
          <w:rFonts w:eastAsia="楷体_GB2312"/>
          <w:sz w:val="28"/>
          <w:szCs w:val="28"/>
        </w:rPr>
        <w:t xml:space="preserve">      </w:t>
      </w:r>
      <w:r w:rsidRPr="00183302">
        <w:rPr>
          <w:rFonts w:eastAsia="楷体_GB2312"/>
          <w:sz w:val="28"/>
          <w:szCs w:val="28"/>
          <w:u w:val="single"/>
        </w:rPr>
        <w:t xml:space="preserve">         </w:t>
      </w:r>
    </w:p>
    <w:p w14:paraId="76AFDB95" w14:textId="77777777" w:rsidR="00D4161B" w:rsidRDefault="00D4161B" w:rsidP="00D4161B">
      <w:pPr>
        <w:numPr>
          <w:ilvl w:val="0"/>
          <w:numId w:val="1"/>
        </w:numPr>
        <w:spacing w:line="360" w:lineRule="auto"/>
        <w:rPr>
          <w:b/>
          <w:sz w:val="28"/>
          <w:szCs w:val="28"/>
        </w:rPr>
      </w:pPr>
      <w:r>
        <w:rPr>
          <w:rFonts w:hint="eastAsia"/>
          <w:b/>
          <w:sz w:val="28"/>
          <w:szCs w:val="28"/>
        </w:rPr>
        <w:t>实验目的</w:t>
      </w:r>
    </w:p>
    <w:p w14:paraId="37965C0D" w14:textId="13DE1C1A" w:rsidR="00C05458" w:rsidRDefault="00A25B25" w:rsidP="00C05458">
      <w:pPr>
        <w:numPr>
          <w:ilvl w:val="0"/>
          <w:numId w:val="14"/>
        </w:numPr>
        <w:rPr>
          <w:rFonts w:hint="eastAsia"/>
          <w:szCs w:val="21"/>
        </w:rPr>
      </w:pPr>
      <w:r w:rsidRPr="00A25B25">
        <w:rPr>
          <w:rFonts w:hint="eastAsia"/>
          <w:szCs w:val="21"/>
        </w:rPr>
        <w:t>通过对路由器的配置实现内网中单台主机连接到</w:t>
      </w:r>
      <w:r w:rsidRPr="00A25B25">
        <w:rPr>
          <w:szCs w:val="21"/>
        </w:rPr>
        <w:t>Internet</w:t>
      </w:r>
      <w:r w:rsidRPr="00A25B25">
        <w:rPr>
          <w:rFonts w:hint="eastAsia"/>
          <w:szCs w:val="21"/>
        </w:rPr>
        <w:t>网时，地址转换技术</w:t>
      </w:r>
      <w:r w:rsidR="00C05458">
        <w:rPr>
          <w:rFonts w:hint="eastAsia"/>
          <w:szCs w:val="21"/>
        </w:rPr>
        <w:t>。</w:t>
      </w:r>
    </w:p>
    <w:p w14:paraId="1E562801" w14:textId="77777777" w:rsidR="00D4161B" w:rsidRDefault="00D4161B" w:rsidP="00D4161B">
      <w:pPr>
        <w:numPr>
          <w:ilvl w:val="0"/>
          <w:numId w:val="1"/>
        </w:numPr>
        <w:spacing w:line="360" w:lineRule="auto"/>
        <w:rPr>
          <w:b/>
          <w:sz w:val="28"/>
          <w:szCs w:val="28"/>
        </w:rPr>
      </w:pPr>
      <w:r>
        <w:rPr>
          <w:rFonts w:hint="eastAsia"/>
          <w:b/>
          <w:sz w:val="28"/>
          <w:szCs w:val="28"/>
        </w:rPr>
        <w:t>实验内容和要求</w:t>
      </w:r>
    </w:p>
    <w:p w14:paraId="2183B88F" w14:textId="77777777" w:rsidR="00A25B25" w:rsidRDefault="00A25B25" w:rsidP="00A25B25">
      <w:pPr>
        <w:numPr>
          <w:ilvl w:val="1"/>
          <w:numId w:val="21"/>
        </w:numPr>
        <w:tabs>
          <w:tab w:val="left" w:pos="1440"/>
        </w:tabs>
        <w:rPr>
          <w:rFonts w:ascii="宋体" w:hAnsi="宋体"/>
          <w:szCs w:val="21"/>
        </w:rPr>
      </w:pPr>
      <w:r>
        <w:rPr>
          <w:rFonts w:hint="eastAsia"/>
          <w:szCs w:val="21"/>
        </w:rPr>
        <w:t>学习路由器之间的连线。</w:t>
      </w:r>
    </w:p>
    <w:p w14:paraId="554C0CC1" w14:textId="77777777" w:rsidR="00A25B25" w:rsidRDefault="00A25B25" w:rsidP="00A25B25">
      <w:pPr>
        <w:numPr>
          <w:ilvl w:val="1"/>
          <w:numId w:val="21"/>
        </w:numPr>
        <w:tabs>
          <w:tab w:val="left" w:pos="1440"/>
        </w:tabs>
        <w:rPr>
          <w:rFonts w:ascii="宋体" w:hAnsi="宋体" w:hint="eastAsia"/>
          <w:szCs w:val="21"/>
        </w:rPr>
      </w:pPr>
      <w:r>
        <w:rPr>
          <w:rFonts w:hint="eastAsia"/>
          <w:szCs w:val="21"/>
        </w:rPr>
        <w:t>配置路由器的以太接口和</w:t>
      </w:r>
      <w:r>
        <w:rPr>
          <w:szCs w:val="21"/>
        </w:rPr>
        <w:t>serial</w:t>
      </w:r>
      <w:r>
        <w:rPr>
          <w:rFonts w:hint="eastAsia"/>
          <w:szCs w:val="21"/>
        </w:rPr>
        <w:t>口的</w:t>
      </w:r>
      <w:r>
        <w:rPr>
          <w:szCs w:val="21"/>
        </w:rPr>
        <w:t>IP</w:t>
      </w:r>
      <w:r>
        <w:rPr>
          <w:rFonts w:hint="eastAsia"/>
          <w:szCs w:val="21"/>
        </w:rPr>
        <w:t>地址。</w:t>
      </w:r>
    </w:p>
    <w:p w14:paraId="61923AE7" w14:textId="77777777" w:rsidR="00A25B25" w:rsidRDefault="00A25B25" w:rsidP="00A25B25">
      <w:pPr>
        <w:numPr>
          <w:ilvl w:val="1"/>
          <w:numId w:val="21"/>
        </w:numPr>
        <w:tabs>
          <w:tab w:val="left" w:pos="1440"/>
        </w:tabs>
        <w:rPr>
          <w:rFonts w:ascii="宋体" w:hAnsi="宋体" w:hint="eastAsia"/>
          <w:szCs w:val="21"/>
        </w:rPr>
      </w:pPr>
      <w:r>
        <w:rPr>
          <w:rFonts w:hint="eastAsia"/>
          <w:szCs w:val="21"/>
        </w:rPr>
        <w:t>通过路由器设置静态</w:t>
      </w:r>
      <w:r>
        <w:rPr>
          <w:szCs w:val="21"/>
        </w:rPr>
        <w:t>NAT</w:t>
      </w:r>
      <w:r>
        <w:rPr>
          <w:rFonts w:hint="eastAsia"/>
          <w:szCs w:val="21"/>
        </w:rPr>
        <w:t>转换。</w:t>
      </w:r>
    </w:p>
    <w:p w14:paraId="41EA943F" w14:textId="77777777" w:rsidR="00A25B25" w:rsidRDefault="00A25B25" w:rsidP="00A25B25">
      <w:pPr>
        <w:numPr>
          <w:ilvl w:val="1"/>
          <w:numId w:val="21"/>
        </w:numPr>
        <w:tabs>
          <w:tab w:val="left" w:pos="1440"/>
        </w:tabs>
        <w:rPr>
          <w:rFonts w:ascii="宋体" w:hAnsi="宋体" w:hint="eastAsia"/>
          <w:szCs w:val="21"/>
        </w:rPr>
      </w:pPr>
      <w:r>
        <w:rPr>
          <w:rFonts w:hint="eastAsia"/>
          <w:szCs w:val="21"/>
        </w:rPr>
        <w:t>通过路由器设置动态</w:t>
      </w:r>
      <w:r>
        <w:rPr>
          <w:szCs w:val="21"/>
        </w:rPr>
        <w:t>NAT</w:t>
      </w:r>
      <w:r>
        <w:rPr>
          <w:rFonts w:hint="eastAsia"/>
          <w:szCs w:val="21"/>
        </w:rPr>
        <w:t>。</w:t>
      </w:r>
    </w:p>
    <w:p w14:paraId="5F46170B" w14:textId="77777777" w:rsidR="00A25B25" w:rsidRDefault="00A25B25" w:rsidP="00A25B25">
      <w:pPr>
        <w:numPr>
          <w:ilvl w:val="1"/>
          <w:numId w:val="21"/>
        </w:numPr>
        <w:tabs>
          <w:tab w:val="left" w:pos="1440"/>
        </w:tabs>
        <w:rPr>
          <w:rFonts w:ascii="宋体" w:hAnsi="宋体" w:hint="eastAsia"/>
          <w:szCs w:val="21"/>
        </w:rPr>
      </w:pPr>
      <w:r>
        <w:rPr>
          <w:rFonts w:hint="eastAsia"/>
          <w:szCs w:val="21"/>
        </w:rPr>
        <w:t>测试地址转换情况。</w:t>
      </w:r>
    </w:p>
    <w:p w14:paraId="46504FFE" w14:textId="77777777" w:rsidR="00D4161B" w:rsidRDefault="00D4161B" w:rsidP="00D4161B">
      <w:pPr>
        <w:numPr>
          <w:ilvl w:val="0"/>
          <w:numId w:val="1"/>
        </w:numPr>
        <w:spacing w:line="360" w:lineRule="auto"/>
        <w:rPr>
          <w:rFonts w:hint="eastAsia"/>
          <w:b/>
          <w:sz w:val="28"/>
          <w:szCs w:val="28"/>
        </w:rPr>
      </w:pPr>
      <w:r>
        <w:rPr>
          <w:rFonts w:hint="eastAsia"/>
          <w:b/>
          <w:sz w:val="28"/>
          <w:szCs w:val="28"/>
        </w:rPr>
        <w:t>主要仪器设备</w:t>
      </w:r>
    </w:p>
    <w:p w14:paraId="1219AC2D" w14:textId="77777777" w:rsidR="00B549F2" w:rsidRPr="00347014" w:rsidRDefault="00B549F2" w:rsidP="00B549F2">
      <w:pPr>
        <w:spacing w:line="360" w:lineRule="auto"/>
        <w:ind w:firstLine="420"/>
        <w:rPr>
          <w:rFonts w:hint="eastAsia"/>
          <w:szCs w:val="21"/>
        </w:rPr>
      </w:pPr>
      <w:r w:rsidRPr="00B549F2">
        <w:rPr>
          <w:rFonts w:hint="eastAsia"/>
          <w:b/>
          <w:szCs w:val="21"/>
        </w:rPr>
        <w:t>仪器：</w:t>
      </w:r>
      <w:r w:rsidR="00347014" w:rsidRPr="00347014">
        <w:rPr>
          <w:rFonts w:hint="eastAsia"/>
          <w:szCs w:val="21"/>
        </w:rPr>
        <w:t>一台二层交换机</w:t>
      </w:r>
      <w:r w:rsidR="00347014" w:rsidRPr="00347014">
        <w:rPr>
          <w:rFonts w:hint="eastAsia"/>
          <w:szCs w:val="21"/>
        </w:rPr>
        <w:t>(S2126G)</w:t>
      </w:r>
      <w:r w:rsidR="00347014" w:rsidRPr="00347014">
        <w:rPr>
          <w:rFonts w:hint="eastAsia"/>
          <w:szCs w:val="21"/>
        </w:rPr>
        <w:t>，一台三层交换机</w:t>
      </w:r>
      <w:r w:rsidR="00347014" w:rsidRPr="00347014">
        <w:rPr>
          <w:rFonts w:hint="eastAsia"/>
          <w:szCs w:val="21"/>
        </w:rPr>
        <w:t>(S3550)</w:t>
      </w:r>
      <w:r w:rsidR="00347014" w:rsidRPr="00347014">
        <w:rPr>
          <w:rFonts w:hint="eastAsia"/>
          <w:szCs w:val="21"/>
        </w:rPr>
        <w:t>，二台</w:t>
      </w:r>
      <w:r w:rsidR="00347014" w:rsidRPr="00347014">
        <w:rPr>
          <w:rFonts w:hint="eastAsia"/>
          <w:szCs w:val="21"/>
        </w:rPr>
        <w:t>PC</w:t>
      </w:r>
      <w:r w:rsidR="00347014" w:rsidRPr="00347014">
        <w:rPr>
          <w:rFonts w:hint="eastAsia"/>
          <w:szCs w:val="21"/>
        </w:rPr>
        <w:t>机。</w:t>
      </w:r>
    </w:p>
    <w:p w14:paraId="7DEEF936" w14:textId="77777777" w:rsidR="000C0206" w:rsidRDefault="00B549F2" w:rsidP="000C0206">
      <w:pPr>
        <w:spacing w:line="360" w:lineRule="auto"/>
        <w:ind w:firstLine="420"/>
        <w:rPr>
          <w:rFonts w:hint="eastAsia"/>
          <w:szCs w:val="21"/>
        </w:rPr>
      </w:pPr>
      <w:r w:rsidRPr="00B549F2">
        <w:rPr>
          <w:rFonts w:hint="eastAsia"/>
          <w:b/>
          <w:szCs w:val="21"/>
        </w:rPr>
        <w:t>实验环境：</w:t>
      </w:r>
      <w:r w:rsidR="00903E84">
        <w:rPr>
          <w:rFonts w:hint="eastAsia"/>
          <w:b/>
          <w:szCs w:val="21"/>
        </w:rPr>
        <w:t>任何网络环境</w:t>
      </w:r>
    </w:p>
    <w:p w14:paraId="53DB75AA" w14:textId="45CD4D44" w:rsidR="00D4161B" w:rsidRDefault="00D579B1" w:rsidP="00C05458">
      <w:pPr>
        <w:spacing w:line="360" w:lineRule="auto"/>
        <w:rPr>
          <w:rFonts w:hint="eastAsia"/>
          <w:b/>
          <w:sz w:val="28"/>
          <w:szCs w:val="28"/>
        </w:rPr>
      </w:pPr>
      <w:r w:rsidRPr="00A25B25">
        <w:rPr>
          <w:rFonts w:hint="eastAsia"/>
          <w:noProof/>
        </w:rPr>
        <w:drawing>
          <wp:inline distT="0" distB="0" distL="0" distR="0" wp14:anchorId="5DD1AAB7" wp14:editId="5093811E">
            <wp:extent cx="5267960" cy="30441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960" cy="3044190"/>
                    </a:xfrm>
                    <a:prstGeom prst="rect">
                      <a:avLst/>
                    </a:prstGeom>
                    <a:noFill/>
                    <a:ln>
                      <a:noFill/>
                    </a:ln>
                  </pic:spPr>
                </pic:pic>
              </a:graphicData>
            </a:graphic>
          </wp:inline>
        </w:drawing>
      </w:r>
    </w:p>
    <w:p w14:paraId="253DEE13" w14:textId="653C9870" w:rsidR="00A521A3" w:rsidRDefault="00A521A3" w:rsidP="00A521A3">
      <w:pPr>
        <w:numPr>
          <w:ilvl w:val="0"/>
          <w:numId w:val="1"/>
        </w:numPr>
        <w:spacing w:line="360" w:lineRule="auto"/>
        <w:rPr>
          <w:b/>
          <w:sz w:val="28"/>
          <w:szCs w:val="28"/>
        </w:rPr>
      </w:pPr>
      <w:r>
        <w:rPr>
          <w:rFonts w:hint="eastAsia"/>
          <w:b/>
          <w:sz w:val="28"/>
          <w:szCs w:val="28"/>
        </w:rPr>
        <w:t>实验</w:t>
      </w:r>
      <w:r w:rsidR="00903E84">
        <w:rPr>
          <w:rFonts w:hint="eastAsia"/>
          <w:b/>
          <w:sz w:val="28"/>
          <w:szCs w:val="28"/>
        </w:rPr>
        <w:t>过程</w:t>
      </w:r>
    </w:p>
    <w:p w14:paraId="60B0FEB7" w14:textId="6EF8B360" w:rsidR="00A25B25" w:rsidRDefault="00A25B25" w:rsidP="00A25B25">
      <w:pPr>
        <w:spacing w:line="360" w:lineRule="auto"/>
        <w:ind w:left="855"/>
        <w:rPr>
          <w:rFonts w:hint="eastAsia"/>
          <w:b/>
          <w:sz w:val="28"/>
          <w:szCs w:val="28"/>
        </w:rPr>
      </w:pPr>
      <w:r>
        <w:rPr>
          <w:rFonts w:hint="eastAsia"/>
          <w:b/>
          <w:sz w:val="28"/>
          <w:szCs w:val="28"/>
        </w:rPr>
        <w:t>静态</w:t>
      </w:r>
      <w:r>
        <w:rPr>
          <w:rFonts w:hint="eastAsia"/>
          <w:b/>
          <w:sz w:val="28"/>
          <w:szCs w:val="28"/>
        </w:rPr>
        <w:t>N</w:t>
      </w:r>
      <w:r>
        <w:rPr>
          <w:b/>
          <w:sz w:val="28"/>
          <w:szCs w:val="28"/>
        </w:rPr>
        <w:t>AT</w:t>
      </w:r>
      <w:r>
        <w:rPr>
          <w:rFonts w:hint="eastAsia"/>
          <w:b/>
          <w:sz w:val="28"/>
          <w:szCs w:val="28"/>
        </w:rPr>
        <w:t>验证</w:t>
      </w:r>
    </w:p>
    <w:p w14:paraId="2F5F6C03" w14:textId="77777777" w:rsidR="00A25B25" w:rsidRPr="00A25B25" w:rsidRDefault="00A25B25" w:rsidP="00A25B25">
      <w:pPr>
        <w:ind w:firstLine="360"/>
        <w:rPr>
          <w:rFonts w:hint="eastAsia"/>
          <w:szCs w:val="21"/>
        </w:rPr>
      </w:pPr>
      <w:r w:rsidRPr="00A25B25">
        <w:rPr>
          <w:rFonts w:hint="eastAsia"/>
          <w:szCs w:val="21"/>
        </w:rPr>
        <w:lastRenderedPageBreak/>
        <w:t>第一步</w:t>
      </w:r>
      <w:r w:rsidRPr="00A25B25">
        <w:rPr>
          <w:rFonts w:hint="eastAsia"/>
          <w:szCs w:val="21"/>
        </w:rPr>
        <w:t xml:space="preserve"> </w:t>
      </w:r>
      <w:r w:rsidRPr="00A25B25">
        <w:rPr>
          <w:rFonts w:hint="eastAsia"/>
          <w:szCs w:val="21"/>
        </w:rPr>
        <w:t>登录到路由器</w:t>
      </w:r>
    </w:p>
    <w:p w14:paraId="7ABF7C43" w14:textId="77777777" w:rsidR="00A25B25" w:rsidRPr="00A25B25" w:rsidRDefault="00A25B25" w:rsidP="00A25B25">
      <w:pPr>
        <w:ind w:firstLine="360"/>
        <w:rPr>
          <w:rFonts w:hint="eastAsia"/>
          <w:szCs w:val="21"/>
        </w:rPr>
      </w:pPr>
      <w:r w:rsidRPr="00A25B25">
        <w:rPr>
          <w:rFonts w:hint="eastAsia"/>
          <w:szCs w:val="21"/>
        </w:rPr>
        <w:t>1</w:t>
      </w:r>
      <w:r w:rsidRPr="00A25B25">
        <w:rPr>
          <w:rFonts w:hint="eastAsia"/>
          <w:szCs w:val="21"/>
        </w:rPr>
        <w:t>、通过浏览器登录到</w:t>
      </w:r>
      <w:r w:rsidRPr="00A25B25">
        <w:rPr>
          <w:rFonts w:hint="eastAsia"/>
          <w:szCs w:val="21"/>
        </w:rPr>
        <w:t>RCMS</w:t>
      </w:r>
      <w:r w:rsidRPr="00A25B25">
        <w:rPr>
          <w:rFonts w:hint="eastAsia"/>
          <w:szCs w:val="21"/>
        </w:rPr>
        <w:t>（远程控制服务管理）：</w:t>
      </w:r>
    </w:p>
    <w:p w14:paraId="1F0F19FE" w14:textId="77777777" w:rsidR="00A25B25" w:rsidRPr="00A25B25" w:rsidRDefault="00A25B25" w:rsidP="00A25B25">
      <w:pPr>
        <w:ind w:firstLine="360"/>
        <w:rPr>
          <w:rFonts w:hint="eastAsia"/>
          <w:szCs w:val="21"/>
        </w:rPr>
      </w:pPr>
      <w:r w:rsidRPr="00A25B25">
        <w:rPr>
          <w:rFonts w:hint="eastAsia"/>
          <w:szCs w:val="21"/>
        </w:rPr>
        <w:t>A</w:t>
      </w:r>
      <w:r w:rsidRPr="00A25B25">
        <w:rPr>
          <w:rFonts w:hint="eastAsia"/>
          <w:szCs w:val="21"/>
        </w:rPr>
        <w:t>组用户：</w:t>
      </w:r>
      <w:r w:rsidRPr="00A25B25">
        <w:rPr>
          <w:rFonts w:hint="eastAsia"/>
          <w:szCs w:val="21"/>
        </w:rPr>
        <w:t>http://10.1.1.1:8080</w:t>
      </w:r>
    </w:p>
    <w:p w14:paraId="2164DE4C" w14:textId="77777777" w:rsidR="00A25B25" w:rsidRPr="00A25B25" w:rsidRDefault="00A25B25" w:rsidP="00A25B25">
      <w:pPr>
        <w:ind w:firstLine="360"/>
        <w:rPr>
          <w:rFonts w:hint="eastAsia"/>
          <w:szCs w:val="21"/>
        </w:rPr>
      </w:pPr>
      <w:r w:rsidRPr="00A25B25">
        <w:rPr>
          <w:rFonts w:hint="eastAsia"/>
          <w:szCs w:val="21"/>
        </w:rPr>
        <w:t>B</w:t>
      </w:r>
      <w:r w:rsidRPr="00A25B25">
        <w:rPr>
          <w:rFonts w:hint="eastAsia"/>
          <w:szCs w:val="21"/>
        </w:rPr>
        <w:t>组用户：</w:t>
      </w:r>
      <w:r w:rsidRPr="00A25B25">
        <w:rPr>
          <w:rFonts w:hint="eastAsia"/>
          <w:szCs w:val="21"/>
        </w:rPr>
        <w:t>http://10.1.2.1:8080</w:t>
      </w:r>
    </w:p>
    <w:p w14:paraId="35B0C5DA" w14:textId="77777777" w:rsidR="00A25B25" w:rsidRPr="00A25B25" w:rsidRDefault="00A25B25" w:rsidP="00A25B25">
      <w:pPr>
        <w:ind w:firstLine="360"/>
        <w:rPr>
          <w:rFonts w:hint="eastAsia"/>
          <w:szCs w:val="21"/>
        </w:rPr>
      </w:pPr>
      <w:r w:rsidRPr="00A25B25">
        <w:rPr>
          <w:rFonts w:hint="eastAsia"/>
          <w:szCs w:val="21"/>
        </w:rPr>
        <w:t>C</w:t>
      </w:r>
      <w:r w:rsidRPr="00A25B25">
        <w:rPr>
          <w:rFonts w:hint="eastAsia"/>
          <w:szCs w:val="21"/>
        </w:rPr>
        <w:t>组用户：</w:t>
      </w:r>
      <w:r w:rsidRPr="00A25B25">
        <w:rPr>
          <w:rFonts w:hint="eastAsia"/>
          <w:szCs w:val="21"/>
        </w:rPr>
        <w:t>http://10.1.3.1:8080</w:t>
      </w:r>
    </w:p>
    <w:p w14:paraId="59A31788" w14:textId="77777777" w:rsidR="00A25B25" w:rsidRPr="00A25B25" w:rsidRDefault="00A25B25" w:rsidP="00A25B25">
      <w:pPr>
        <w:ind w:firstLine="360"/>
        <w:rPr>
          <w:rFonts w:hint="eastAsia"/>
          <w:szCs w:val="21"/>
        </w:rPr>
      </w:pPr>
      <w:r w:rsidRPr="00A25B25">
        <w:rPr>
          <w:rFonts w:hint="eastAsia"/>
          <w:szCs w:val="21"/>
        </w:rPr>
        <w:t>D</w:t>
      </w:r>
      <w:r w:rsidRPr="00A25B25">
        <w:rPr>
          <w:rFonts w:hint="eastAsia"/>
          <w:szCs w:val="21"/>
        </w:rPr>
        <w:t>组用户：</w:t>
      </w:r>
      <w:r w:rsidRPr="00A25B25">
        <w:rPr>
          <w:rFonts w:hint="eastAsia"/>
          <w:szCs w:val="21"/>
        </w:rPr>
        <w:t>http://10.1.4.1:8080</w:t>
      </w:r>
    </w:p>
    <w:p w14:paraId="60CAA65A" w14:textId="77777777" w:rsidR="00A25B25" w:rsidRPr="00A25B25" w:rsidRDefault="00A25B25" w:rsidP="00A25B25">
      <w:pPr>
        <w:ind w:firstLine="360"/>
        <w:rPr>
          <w:szCs w:val="21"/>
        </w:rPr>
      </w:pPr>
    </w:p>
    <w:p w14:paraId="595CC4C1" w14:textId="77777777" w:rsidR="00A25B25" w:rsidRPr="00A25B25" w:rsidRDefault="00A25B25" w:rsidP="00A25B25">
      <w:pPr>
        <w:ind w:firstLine="360"/>
        <w:rPr>
          <w:rFonts w:hint="eastAsia"/>
          <w:szCs w:val="21"/>
        </w:rPr>
      </w:pPr>
      <w:r w:rsidRPr="00A25B25">
        <w:rPr>
          <w:rFonts w:hint="eastAsia"/>
          <w:szCs w:val="21"/>
        </w:rPr>
        <w:t>选择一台路由器，如</w:t>
      </w:r>
      <w:r w:rsidRPr="00A25B25">
        <w:rPr>
          <w:rFonts w:hint="eastAsia"/>
          <w:szCs w:val="21"/>
        </w:rPr>
        <w:t>r1</w:t>
      </w:r>
      <w:r w:rsidRPr="00A25B25">
        <w:rPr>
          <w:rFonts w:hint="eastAsia"/>
          <w:szCs w:val="21"/>
        </w:rPr>
        <w:t>。进入用户模式。提示符为</w:t>
      </w:r>
      <w:r w:rsidRPr="00A25B25">
        <w:rPr>
          <w:rFonts w:hint="eastAsia"/>
          <w:szCs w:val="21"/>
        </w:rPr>
        <w:t>r1&gt;</w:t>
      </w:r>
    </w:p>
    <w:p w14:paraId="56F4F5D5" w14:textId="77777777" w:rsidR="00A25B25" w:rsidRPr="00A25B25" w:rsidRDefault="00A25B25" w:rsidP="00A25B25">
      <w:pPr>
        <w:ind w:firstLine="360"/>
        <w:rPr>
          <w:rFonts w:hint="eastAsia"/>
          <w:szCs w:val="21"/>
        </w:rPr>
      </w:pPr>
      <w:r w:rsidRPr="00A25B25">
        <w:rPr>
          <w:rFonts w:hint="eastAsia"/>
          <w:szCs w:val="21"/>
        </w:rPr>
        <w:t>2</w:t>
      </w:r>
      <w:r w:rsidRPr="00A25B25">
        <w:rPr>
          <w:rFonts w:hint="eastAsia"/>
          <w:szCs w:val="21"/>
        </w:rPr>
        <w:t>、进入特权模式</w:t>
      </w:r>
    </w:p>
    <w:p w14:paraId="0E87BE6E" w14:textId="77777777" w:rsidR="00A25B25" w:rsidRPr="00A25B25" w:rsidRDefault="00A25B25" w:rsidP="00A25B25">
      <w:pPr>
        <w:ind w:firstLine="360"/>
        <w:rPr>
          <w:rFonts w:hint="eastAsia"/>
          <w:szCs w:val="21"/>
        </w:rPr>
      </w:pPr>
      <w:r w:rsidRPr="00A25B25">
        <w:rPr>
          <w:rFonts w:hint="eastAsia"/>
          <w:szCs w:val="21"/>
        </w:rPr>
        <w:t xml:space="preserve">r1&gt;enable 14   </w:t>
      </w:r>
      <w:r w:rsidRPr="00A25B25">
        <w:rPr>
          <w:rFonts w:hint="eastAsia"/>
          <w:szCs w:val="21"/>
        </w:rPr>
        <w:t>！下划线上内容需要输入。</w:t>
      </w:r>
    </w:p>
    <w:p w14:paraId="08A13178" w14:textId="77777777" w:rsidR="00A25B25" w:rsidRPr="00A25B25" w:rsidRDefault="00A25B25" w:rsidP="00A25B25">
      <w:pPr>
        <w:ind w:firstLine="360"/>
        <w:rPr>
          <w:rFonts w:hint="eastAsia"/>
          <w:szCs w:val="21"/>
        </w:rPr>
      </w:pPr>
      <w:proofErr w:type="spellStart"/>
      <w:r w:rsidRPr="00A25B25">
        <w:rPr>
          <w:rFonts w:hint="eastAsia"/>
          <w:szCs w:val="21"/>
        </w:rPr>
        <w:t>Password:star</w:t>
      </w:r>
      <w:proofErr w:type="spellEnd"/>
      <w:r w:rsidRPr="00A25B25">
        <w:rPr>
          <w:rFonts w:hint="eastAsia"/>
          <w:szCs w:val="21"/>
        </w:rPr>
        <w:t xml:space="preserve">  </w:t>
      </w:r>
      <w:r w:rsidRPr="00A25B25">
        <w:rPr>
          <w:rFonts w:hint="eastAsia"/>
          <w:szCs w:val="21"/>
        </w:rPr>
        <w:t>！</w:t>
      </w:r>
      <w:r w:rsidRPr="00A25B25">
        <w:rPr>
          <w:rFonts w:hint="eastAsia"/>
          <w:szCs w:val="21"/>
        </w:rPr>
        <w:t>star</w:t>
      </w:r>
      <w:r w:rsidRPr="00A25B25">
        <w:rPr>
          <w:rFonts w:hint="eastAsia"/>
          <w:szCs w:val="21"/>
        </w:rPr>
        <w:t>是需要输入的密码。</w:t>
      </w:r>
    </w:p>
    <w:p w14:paraId="2AF38237" w14:textId="77777777" w:rsidR="00A25B25" w:rsidRPr="00A25B25" w:rsidRDefault="00A25B25" w:rsidP="00A25B25">
      <w:pPr>
        <w:ind w:firstLine="360"/>
        <w:rPr>
          <w:rFonts w:hint="eastAsia"/>
          <w:szCs w:val="21"/>
        </w:rPr>
      </w:pPr>
      <w:r w:rsidRPr="00A25B25">
        <w:rPr>
          <w:rFonts w:hint="eastAsia"/>
          <w:szCs w:val="21"/>
        </w:rPr>
        <w:t>3</w:t>
      </w:r>
      <w:r w:rsidRPr="00A25B25">
        <w:rPr>
          <w:rFonts w:hint="eastAsia"/>
          <w:szCs w:val="21"/>
        </w:rPr>
        <w:t>、进入全局模式</w:t>
      </w:r>
    </w:p>
    <w:p w14:paraId="5AD7459B" w14:textId="77777777" w:rsidR="00A25B25" w:rsidRPr="00A25B25" w:rsidRDefault="00A25B25" w:rsidP="00A25B25">
      <w:pPr>
        <w:ind w:firstLine="360"/>
        <w:rPr>
          <w:szCs w:val="21"/>
        </w:rPr>
      </w:pPr>
      <w:r w:rsidRPr="00A25B25">
        <w:rPr>
          <w:szCs w:val="21"/>
        </w:rPr>
        <w:t>r1#configure terminal</w:t>
      </w:r>
    </w:p>
    <w:p w14:paraId="0F962C0B" w14:textId="77777777" w:rsidR="00A25B25" w:rsidRPr="00A25B25" w:rsidRDefault="00A25B25" w:rsidP="00A25B25">
      <w:pPr>
        <w:ind w:firstLine="360"/>
        <w:rPr>
          <w:rFonts w:hint="eastAsia"/>
          <w:szCs w:val="21"/>
        </w:rPr>
      </w:pPr>
      <w:r w:rsidRPr="00A25B25">
        <w:rPr>
          <w:rFonts w:hint="eastAsia"/>
          <w:szCs w:val="21"/>
        </w:rPr>
        <w:t>4</w:t>
      </w:r>
      <w:r w:rsidRPr="00A25B25">
        <w:rPr>
          <w:rFonts w:hint="eastAsia"/>
          <w:szCs w:val="21"/>
        </w:rPr>
        <w:t>、交换机改名【选】</w:t>
      </w:r>
    </w:p>
    <w:p w14:paraId="0F246895" w14:textId="77777777" w:rsidR="00A25B25" w:rsidRPr="00A25B25" w:rsidRDefault="00A25B25" w:rsidP="00A25B25">
      <w:pPr>
        <w:ind w:firstLine="360"/>
        <w:rPr>
          <w:szCs w:val="21"/>
        </w:rPr>
      </w:pPr>
      <w:r w:rsidRPr="00A25B25">
        <w:rPr>
          <w:szCs w:val="21"/>
        </w:rPr>
        <w:t xml:space="preserve">r1(config)#hostname </w:t>
      </w:r>
      <w:proofErr w:type="spellStart"/>
      <w:r w:rsidRPr="00A25B25">
        <w:rPr>
          <w:szCs w:val="21"/>
        </w:rPr>
        <w:t>RouterA</w:t>
      </w:r>
      <w:proofErr w:type="spellEnd"/>
    </w:p>
    <w:p w14:paraId="02CCD3A8" w14:textId="77777777" w:rsidR="00A25B25" w:rsidRPr="00A25B25" w:rsidRDefault="00A25B25" w:rsidP="00A25B25">
      <w:pPr>
        <w:ind w:firstLine="360"/>
        <w:rPr>
          <w:szCs w:val="21"/>
        </w:rPr>
      </w:pPr>
    </w:p>
    <w:p w14:paraId="06E07800" w14:textId="77777777" w:rsidR="00A25B25" w:rsidRPr="00A25B25" w:rsidRDefault="00A25B25" w:rsidP="00A25B25">
      <w:pPr>
        <w:ind w:firstLine="360"/>
        <w:rPr>
          <w:szCs w:val="21"/>
        </w:rPr>
      </w:pPr>
    </w:p>
    <w:p w14:paraId="6C6852AB" w14:textId="77777777" w:rsidR="00A25B25" w:rsidRPr="00A25B25" w:rsidRDefault="00A25B25" w:rsidP="00A25B25">
      <w:pPr>
        <w:ind w:firstLine="360"/>
        <w:rPr>
          <w:rFonts w:hint="eastAsia"/>
          <w:szCs w:val="21"/>
        </w:rPr>
      </w:pPr>
      <w:r w:rsidRPr="00A25B25">
        <w:rPr>
          <w:rFonts w:hint="eastAsia"/>
          <w:szCs w:val="21"/>
        </w:rPr>
        <w:t>第二步：在路由器</w:t>
      </w:r>
      <w:proofErr w:type="spellStart"/>
      <w:r w:rsidRPr="00A25B25">
        <w:rPr>
          <w:rFonts w:hint="eastAsia"/>
          <w:szCs w:val="21"/>
        </w:rPr>
        <w:t>RouterA</w:t>
      </w:r>
      <w:proofErr w:type="spellEnd"/>
      <w:r w:rsidRPr="00A25B25">
        <w:rPr>
          <w:rFonts w:hint="eastAsia"/>
          <w:szCs w:val="21"/>
        </w:rPr>
        <w:t>上配置路由器接口的</w:t>
      </w:r>
      <w:r w:rsidRPr="00A25B25">
        <w:rPr>
          <w:rFonts w:hint="eastAsia"/>
          <w:szCs w:val="21"/>
        </w:rPr>
        <w:t>IP</w:t>
      </w:r>
      <w:r w:rsidRPr="00A25B25">
        <w:rPr>
          <w:rFonts w:hint="eastAsia"/>
          <w:szCs w:val="21"/>
        </w:rPr>
        <w:t>地址</w:t>
      </w:r>
    </w:p>
    <w:p w14:paraId="79386391" w14:textId="77777777" w:rsidR="00A25B25" w:rsidRPr="00A25B25" w:rsidRDefault="00A25B25" w:rsidP="00A25B25">
      <w:pPr>
        <w:ind w:firstLine="360"/>
        <w:rPr>
          <w:rFonts w:hint="eastAsia"/>
          <w:szCs w:val="21"/>
        </w:rPr>
      </w:pPr>
      <w:proofErr w:type="spellStart"/>
      <w:r w:rsidRPr="00A25B25">
        <w:rPr>
          <w:rFonts w:hint="eastAsia"/>
          <w:szCs w:val="21"/>
        </w:rPr>
        <w:t>RouterA</w:t>
      </w:r>
      <w:proofErr w:type="spellEnd"/>
      <w:r w:rsidRPr="00A25B25">
        <w:rPr>
          <w:rFonts w:hint="eastAsia"/>
          <w:szCs w:val="21"/>
        </w:rPr>
        <w:t xml:space="preserve">(config)#interface </w:t>
      </w:r>
      <w:proofErr w:type="spellStart"/>
      <w:r w:rsidRPr="00A25B25">
        <w:rPr>
          <w:rFonts w:hint="eastAsia"/>
          <w:szCs w:val="21"/>
        </w:rPr>
        <w:t>GigabitEthernet</w:t>
      </w:r>
      <w:proofErr w:type="spellEnd"/>
      <w:r w:rsidRPr="00A25B25">
        <w:rPr>
          <w:rFonts w:hint="eastAsia"/>
          <w:szCs w:val="21"/>
        </w:rPr>
        <w:t xml:space="preserve"> 0/1   </w:t>
      </w:r>
      <w:r w:rsidRPr="00A25B25">
        <w:rPr>
          <w:rFonts w:hint="eastAsia"/>
          <w:szCs w:val="21"/>
        </w:rPr>
        <w:tab/>
        <w:t xml:space="preserve"> </w:t>
      </w:r>
      <w:r w:rsidRPr="00A25B25">
        <w:rPr>
          <w:rFonts w:hint="eastAsia"/>
          <w:szCs w:val="21"/>
        </w:rPr>
        <w:t>！进入接口</w:t>
      </w:r>
      <w:r w:rsidRPr="00A25B25">
        <w:rPr>
          <w:rFonts w:hint="eastAsia"/>
          <w:szCs w:val="21"/>
        </w:rPr>
        <w:t>GF 0/1</w:t>
      </w:r>
      <w:r w:rsidRPr="00A25B25">
        <w:rPr>
          <w:rFonts w:hint="eastAsia"/>
          <w:szCs w:val="21"/>
        </w:rPr>
        <w:t>的配置模式</w:t>
      </w:r>
    </w:p>
    <w:p w14:paraId="0350B388" w14:textId="77777777" w:rsidR="00A25B25" w:rsidRPr="00A25B25" w:rsidRDefault="00A25B25" w:rsidP="00A25B25">
      <w:pPr>
        <w:ind w:firstLine="360"/>
        <w:rPr>
          <w:rFonts w:hint="eastAsia"/>
          <w:szCs w:val="21"/>
        </w:rPr>
      </w:pPr>
      <w:proofErr w:type="spellStart"/>
      <w:r w:rsidRPr="00A25B25">
        <w:rPr>
          <w:rFonts w:hint="eastAsia"/>
          <w:szCs w:val="21"/>
        </w:rPr>
        <w:t>RouterA</w:t>
      </w:r>
      <w:proofErr w:type="spellEnd"/>
      <w:r w:rsidRPr="00A25B25">
        <w:rPr>
          <w:rFonts w:hint="eastAsia"/>
          <w:szCs w:val="21"/>
        </w:rPr>
        <w:t>(config-</w:t>
      </w:r>
      <w:proofErr w:type="gramStart"/>
      <w:r w:rsidRPr="00A25B25">
        <w:rPr>
          <w:rFonts w:hint="eastAsia"/>
          <w:szCs w:val="21"/>
        </w:rPr>
        <w:t>if)#</w:t>
      </w:r>
      <w:proofErr w:type="gramEnd"/>
      <w:r w:rsidRPr="00A25B25">
        <w:rPr>
          <w:rFonts w:hint="eastAsia"/>
          <w:szCs w:val="21"/>
        </w:rPr>
        <w:t>ip address 192.168.1.1 255.255.255.0  !</w:t>
      </w:r>
      <w:r w:rsidRPr="00A25B25">
        <w:rPr>
          <w:rFonts w:hint="eastAsia"/>
          <w:szCs w:val="21"/>
        </w:rPr>
        <w:t>配置接口</w:t>
      </w:r>
      <w:r w:rsidRPr="00A25B25">
        <w:rPr>
          <w:rFonts w:hint="eastAsia"/>
          <w:szCs w:val="21"/>
        </w:rPr>
        <w:t>F1/0</w:t>
      </w:r>
      <w:r w:rsidRPr="00A25B25">
        <w:rPr>
          <w:rFonts w:hint="eastAsia"/>
          <w:szCs w:val="21"/>
        </w:rPr>
        <w:t>的</w:t>
      </w:r>
      <w:r w:rsidRPr="00A25B25">
        <w:rPr>
          <w:rFonts w:hint="eastAsia"/>
          <w:szCs w:val="21"/>
        </w:rPr>
        <w:t>IP</w:t>
      </w:r>
      <w:r w:rsidRPr="00A25B25">
        <w:rPr>
          <w:rFonts w:hint="eastAsia"/>
          <w:szCs w:val="21"/>
        </w:rPr>
        <w:t>地址。</w:t>
      </w:r>
    </w:p>
    <w:p w14:paraId="4A0413A4" w14:textId="77777777" w:rsidR="00A25B25" w:rsidRPr="00A25B25" w:rsidRDefault="00A25B25" w:rsidP="00A25B25">
      <w:pPr>
        <w:ind w:firstLine="360"/>
        <w:rPr>
          <w:rFonts w:hint="eastAsia"/>
          <w:szCs w:val="21"/>
        </w:rPr>
      </w:pPr>
      <w:proofErr w:type="spellStart"/>
      <w:r w:rsidRPr="00A25B25">
        <w:rPr>
          <w:rFonts w:hint="eastAsia"/>
          <w:szCs w:val="21"/>
        </w:rPr>
        <w:t>RouterA</w:t>
      </w:r>
      <w:proofErr w:type="spellEnd"/>
      <w:r w:rsidRPr="00A25B25">
        <w:rPr>
          <w:rFonts w:hint="eastAsia"/>
          <w:szCs w:val="21"/>
        </w:rPr>
        <w:t xml:space="preserve">(config-if)# no shutdown   </w:t>
      </w:r>
      <w:r w:rsidRPr="00A25B25">
        <w:rPr>
          <w:rFonts w:hint="eastAsia"/>
          <w:szCs w:val="21"/>
        </w:rPr>
        <w:tab/>
      </w:r>
      <w:r w:rsidRPr="00A25B25">
        <w:rPr>
          <w:rFonts w:hint="eastAsia"/>
          <w:szCs w:val="21"/>
        </w:rPr>
        <w:tab/>
      </w:r>
      <w:r w:rsidRPr="00A25B25">
        <w:rPr>
          <w:rFonts w:hint="eastAsia"/>
          <w:szCs w:val="21"/>
        </w:rPr>
        <w:tab/>
        <w:t xml:space="preserve"> </w:t>
      </w:r>
      <w:r w:rsidRPr="00A25B25">
        <w:rPr>
          <w:rFonts w:hint="eastAsia"/>
          <w:szCs w:val="21"/>
        </w:rPr>
        <w:t>！开启路由器的接口</w:t>
      </w:r>
      <w:r w:rsidRPr="00A25B25">
        <w:rPr>
          <w:rFonts w:hint="eastAsia"/>
          <w:szCs w:val="21"/>
        </w:rPr>
        <w:t>f1/0</w:t>
      </w:r>
    </w:p>
    <w:p w14:paraId="19724D01" w14:textId="77777777" w:rsidR="00A25B25" w:rsidRPr="00A25B25" w:rsidRDefault="00A25B25" w:rsidP="00A25B25">
      <w:pPr>
        <w:ind w:firstLine="360"/>
        <w:rPr>
          <w:szCs w:val="21"/>
        </w:rPr>
      </w:pPr>
    </w:p>
    <w:p w14:paraId="5100E259" w14:textId="77777777" w:rsidR="00A25B25" w:rsidRPr="00A25B25" w:rsidRDefault="00A25B25" w:rsidP="00A25B25">
      <w:pPr>
        <w:ind w:firstLine="360"/>
        <w:rPr>
          <w:rFonts w:hint="eastAsia"/>
          <w:szCs w:val="21"/>
        </w:rPr>
      </w:pPr>
      <w:r w:rsidRPr="00A25B25">
        <w:rPr>
          <w:rFonts w:hint="eastAsia"/>
          <w:szCs w:val="21"/>
        </w:rPr>
        <w:t>第三步：在路由器</w:t>
      </w:r>
      <w:proofErr w:type="spellStart"/>
      <w:r w:rsidRPr="00A25B25">
        <w:rPr>
          <w:rFonts w:hint="eastAsia"/>
          <w:szCs w:val="21"/>
        </w:rPr>
        <w:t>RouterA</w:t>
      </w:r>
      <w:proofErr w:type="spellEnd"/>
      <w:r w:rsidRPr="00A25B25">
        <w:rPr>
          <w:rFonts w:hint="eastAsia"/>
          <w:szCs w:val="21"/>
        </w:rPr>
        <w:t>上配置路由器串行口的时钟频率。</w:t>
      </w:r>
    </w:p>
    <w:p w14:paraId="29F85902" w14:textId="77777777" w:rsidR="00A25B25" w:rsidRPr="00A25B25" w:rsidRDefault="00A25B25" w:rsidP="00A25B25">
      <w:pPr>
        <w:ind w:firstLine="360"/>
        <w:rPr>
          <w:rFonts w:hint="eastAsia"/>
          <w:szCs w:val="21"/>
        </w:rPr>
      </w:pPr>
      <w:proofErr w:type="spellStart"/>
      <w:r w:rsidRPr="00A25B25">
        <w:rPr>
          <w:rFonts w:hint="eastAsia"/>
          <w:szCs w:val="21"/>
        </w:rPr>
        <w:t>RouterA</w:t>
      </w:r>
      <w:proofErr w:type="spellEnd"/>
      <w:r w:rsidRPr="00A25B25">
        <w:rPr>
          <w:rFonts w:hint="eastAsia"/>
          <w:szCs w:val="21"/>
        </w:rPr>
        <w:t xml:space="preserve">(config)#interface serial 2/0  </w:t>
      </w:r>
      <w:r w:rsidRPr="00A25B25">
        <w:rPr>
          <w:rFonts w:hint="eastAsia"/>
          <w:szCs w:val="21"/>
        </w:rPr>
        <w:tab/>
      </w:r>
      <w:r w:rsidRPr="00A25B25">
        <w:rPr>
          <w:rFonts w:hint="eastAsia"/>
          <w:szCs w:val="21"/>
        </w:rPr>
        <w:tab/>
      </w:r>
      <w:r w:rsidRPr="00A25B25">
        <w:rPr>
          <w:rFonts w:hint="eastAsia"/>
          <w:szCs w:val="21"/>
        </w:rPr>
        <w:tab/>
        <w:t xml:space="preserve"> </w:t>
      </w:r>
      <w:r w:rsidRPr="00A25B25">
        <w:rPr>
          <w:rFonts w:hint="eastAsia"/>
          <w:szCs w:val="21"/>
        </w:rPr>
        <w:t>！进入串行口</w:t>
      </w:r>
      <w:r w:rsidRPr="00A25B25">
        <w:rPr>
          <w:rFonts w:hint="eastAsia"/>
          <w:szCs w:val="21"/>
        </w:rPr>
        <w:t>s2/0</w:t>
      </w:r>
      <w:r w:rsidRPr="00A25B25">
        <w:rPr>
          <w:rFonts w:hint="eastAsia"/>
          <w:szCs w:val="21"/>
        </w:rPr>
        <w:t>的配置模式。</w:t>
      </w:r>
    </w:p>
    <w:p w14:paraId="377B720D" w14:textId="77777777" w:rsidR="00A25B25" w:rsidRPr="00A25B25" w:rsidRDefault="00A25B25" w:rsidP="00A25B25">
      <w:pPr>
        <w:ind w:firstLine="360"/>
        <w:rPr>
          <w:rFonts w:hint="eastAsia"/>
          <w:szCs w:val="21"/>
        </w:rPr>
      </w:pPr>
      <w:proofErr w:type="spellStart"/>
      <w:r w:rsidRPr="00A25B25">
        <w:rPr>
          <w:rFonts w:hint="eastAsia"/>
          <w:szCs w:val="21"/>
        </w:rPr>
        <w:t>RouterA</w:t>
      </w:r>
      <w:proofErr w:type="spellEnd"/>
      <w:r w:rsidRPr="00A25B25">
        <w:rPr>
          <w:rFonts w:hint="eastAsia"/>
          <w:szCs w:val="21"/>
        </w:rPr>
        <w:t>(config-</w:t>
      </w:r>
      <w:proofErr w:type="gramStart"/>
      <w:r w:rsidRPr="00A25B25">
        <w:rPr>
          <w:rFonts w:hint="eastAsia"/>
          <w:szCs w:val="21"/>
        </w:rPr>
        <w:t>if)#</w:t>
      </w:r>
      <w:proofErr w:type="gramEnd"/>
      <w:r w:rsidRPr="00A25B25">
        <w:rPr>
          <w:rFonts w:hint="eastAsia"/>
          <w:szCs w:val="21"/>
        </w:rPr>
        <w:t>ip address 172.16.1.1 255.255.255.0  !</w:t>
      </w:r>
      <w:r w:rsidRPr="00A25B25">
        <w:rPr>
          <w:rFonts w:hint="eastAsia"/>
          <w:szCs w:val="21"/>
        </w:rPr>
        <w:t>配置接口</w:t>
      </w:r>
      <w:r w:rsidRPr="00A25B25">
        <w:rPr>
          <w:rFonts w:hint="eastAsia"/>
          <w:szCs w:val="21"/>
        </w:rPr>
        <w:t>S2/0</w:t>
      </w:r>
      <w:r w:rsidRPr="00A25B25">
        <w:rPr>
          <w:rFonts w:hint="eastAsia"/>
          <w:szCs w:val="21"/>
        </w:rPr>
        <w:t>的</w:t>
      </w:r>
      <w:r w:rsidRPr="00A25B25">
        <w:rPr>
          <w:rFonts w:hint="eastAsia"/>
          <w:szCs w:val="21"/>
        </w:rPr>
        <w:t>IP</w:t>
      </w:r>
      <w:r w:rsidRPr="00A25B25">
        <w:rPr>
          <w:rFonts w:hint="eastAsia"/>
          <w:szCs w:val="21"/>
        </w:rPr>
        <w:t>地址。</w:t>
      </w:r>
    </w:p>
    <w:p w14:paraId="15D32BC6" w14:textId="77777777" w:rsidR="00A25B25" w:rsidRPr="00A25B25" w:rsidRDefault="00A25B25" w:rsidP="00A25B25">
      <w:pPr>
        <w:ind w:firstLine="360"/>
        <w:rPr>
          <w:rFonts w:hint="eastAsia"/>
          <w:szCs w:val="21"/>
        </w:rPr>
      </w:pPr>
      <w:proofErr w:type="spellStart"/>
      <w:r w:rsidRPr="00A25B25">
        <w:rPr>
          <w:rFonts w:hint="eastAsia"/>
          <w:szCs w:val="21"/>
        </w:rPr>
        <w:t>RouterA</w:t>
      </w:r>
      <w:proofErr w:type="spellEnd"/>
      <w:r w:rsidRPr="00A25B25">
        <w:rPr>
          <w:rFonts w:hint="eastAsia"/>
          <w:szCs w:val="21"/>
        </w:rPr>
        <w:t xml:space="preserve">(config-if)#clock rate 64000  </w:t>
      </w:r>
      <w:r w:rsidRPr="00A25B25">
        <w:rPr>
          <w:rFonts w:hint="eastAsia"/>
          <w:szCs w:val="21"/>
        </w:rPr>
        <w:tab/>
      </w:r>
      <w:r w:rsidRPr="00A25B25">
        <w:rPr>
          <w:rFonts w:hint="eastAsia"/>
          <w:szCs w:val="21"/>
        </w:rPr>
        <w:tab/>
      </w:r>
      <w:r w:rsidRPr="00A25B25">
        <w:rPr>
          <w:rFonts w:hint="eastAsia"/>
          <w:szCs w:val="21"/>
        </w:rPr>
        <w:tab/>
        <w:t xml:space="preserve"> </w:t>
      </w:r>
      <w:r w:rsidRPr="00A25B25">
        <w:rPr>
          <w:rFonts w:hint="eastAsia"/>
          <w:szCs w:val="21"/>
        </w:rPr>
        <w:t>！配置</w:t>
      </w:r>
      <w:proofErr w:type="spellStart"/>
      <w:r w:rsidRPr="00A25B25">
        <w:rPr>
          <w:rFonts w:hint="eastAsia"/>
          <w:szCs w:val="21"/>
        </w:rPr>
        <w:t>RouterA</w:t>
      </w:r>
      <w:proofErr w:type="spellEnd"/>
      <w:r w:rsidRPr="00A25B25">
        <w:rPr>
          <w:rFonts w:hint="eastAsia"/>
          <w:szCs w:val="21"/>
        </w:rPr>
        <w:t>的时钟频率</w:t>
      </w:r>
      <w:r w:rsidRPr="00A25B25">
        <w:rPr>
          <w:rFonts w:hint="eastAsia"/>
          <w:szCs w:val="21"/>
        </w:rPr>
        <w:t>(DCE)</w:t>
      </w:r>
    </w:p>
    <w:p w14:paraId="6143169B" w14:textId="77777777" w:rsidR="00A25B25" w:rsidRPr="00A25B25" w:rsidRDefault="00A25B25" w:rsidP="00A25B25">
      <w:pPr>
        <w:ind w:firstLine="360"/>
        <w:rPr>
          <w:rFonts w:hint="eastAsia"/>
          <w:szCs w:val="21"/>
        </w:rPr>
      </w:pPr>
      <w:proofErr w:type="spellStart"/>
      <w:r w:rsidRPr="00A25B25">
        <w:rPr>
          <w:rFonts w:hint="eastAsia"/>
          <w:szCs w:val="21"/>
        </w:rPr>
        <w:t>RouterA</w:t>
      </w:r>
      <w:proofErr w:type="spellEnd"/>
      <w:r w:rsidRPr="00A25B25">
        <w:rPr>
          <w:rFonts w:hint="eastAsia"/>
          <w:szCs w:val="21"/>
        </w:rPr>
        <w:t>(config-</w:t>
      </w:r>
      <w:proofErr w:type="gramStart"/>
      <w:r w:rsidRPr="00A25B25">
        <w:rPr>
          <w:rFonts w:hint="eastAsia"/>
          <w:szCs w:val="21"/>
        </w:rPr>
        <w:t>if)#</w:t>
      </w:r>
      <w:proofErr w:type="gramEnd"/>
      <w:r w:rsidRPr="00A25B25">
        <w:rPr>
          <w:rFonts w:hint="eastAsia"/>
          <w:szCs w:val="21"/>
        </w:rPr>
        <w:t xml:space="preserve">no shutdown     </w:t>
      </w:r>
      <w:r w:rsidRPr="00A25B25">
        <w:rPr>
          <w:rFonts w:hint="eastAsia"/>
          <w:szCs w:val="21"/>
        </w:rPr>
        <w:tab/>
      </w:r>
      <w:r w:rsidRPr="00A25B25">
        <w:rPr>
          <w:rFonts w:hint="eastAsia"/>
          <w:szCs w:val="21"/>
        </w:rPr>
        <w:tab/>
      </w:r>
      <w:r w:rsidRPr="00A25B25">
        <w:rPr>
          <w:rFonts w:hint="eastAsia"/>
          <w:szCs w:val="21"/>
        </w:rPr>
        <w:tab/>
        <w:t xml:space="preserve"> !</w:t>
      </w:r>
      <w:r w:rsidRPr="00A25B25">
        <w:rPr>
          <w:rFonts w:hint="eastAsia"/>
          <w:szCs w:val="21"/>
        </w:rPr>
        <w:t>开启</w:t>
      </w:r>
      <w:r w:rsidRPr="00A25B25">
        <w:rPr>
          <w:rFonts w:hint="eastAsia"/>
          <w:szCs w:val="21"/>
        </w:rPr>
        <w:t>s2/0</w:t>
      </w:r>
      <w:r w:rsidRPr="00A25B25">
        <w:rPr>
          <w:rFonts w:hint="eastAsia"/>
          <w:szCs w:val="21"/>
        </w:rPr>
        <w:t>端口</w:t>
      </w:r>
    </w:p>
    <w:p w14:paraId="65C723AE" w14:textId="77777777" w:rsidR="00A25B25" w:rsidRPr="00A25B25" w:rsidRDefault="00A25B25" w:rsidP="00A25B25">
      <w:pPr>
        <w:ind w:firstLine="360"/>
        <w:rPr>
          <w:szCs w:val="21"/>
        </w:rPr>
      </w:pPr>
    </w:p>
    <w:p w14:paraId="23B0AF37" w14:textId="77777777" w:rsidR="00A25B25" w:rsidRPr="00A25B25" w:rsidRDefault="00A25B25" w:rsidP="00A25B25">
      <w:pPr>
        <w:ind w:firstLine="360"/>
        <w:rPr>
          <w:rFonts w:hint="eastAsia"/>
          <w:szCs w:val="21"/>
        </w:rPr>
      </w:pPr>
      <w:r w:rsidRPr="00A25B25">
        <w:rPr>
          <w:rFonts w:hint="eastAsia"/>
          <w:szCs w:val="21"/>
        </w:rPr>
        <w:t>显示路由器</w:t>
      </w:r>
      <w:proofErr w:type="spellStart"/>
      <w:r w:rsidRPr="00A25B25">
        <w:rPr>
          <w:rFonts w:hint="eastAsia"/>
          <w:szCs w:val="21"/>
        </w:rPr>
        <w:t>RouterA</w:t>
      </w:r>
      <w:proofErr w:type="spellEnd"/>
      <w:r w:rsidRPr="00A25B25">
        <w:rPr>
          <w:rFonts w:hint="eastAsia"/>
          <w:szCs w:val="21"/>
        </w:rPr>
        <w:t>的接口配置信息</w:t>
      </w:r>
      <w:r w:rsidRPr="00A25B25">
        <w:rPr>
          <w:rFonts w:hint="eastAsia"/>
          <w:szCs w:val="21"/>
        </w:rPr>
        <w:t>(</w:t>
      </w:r>
      <w:r w:rsidRPr="00A25B25">
        <w:rPr>
          <w:rFonts w:hint="eastAsia"/>
          <w:szCs w:val="21"/>
        </w:rPr>
        <w:t>推荐</w:t>
      </w:r>
      <w:r w:rsidRPr="00A25B25">
        <w:rPr>
          <w:rFonts w:hint="eastAsia"/>
          <w:szCs w:val="21"/>
        </w:rPr>
        <w:t>)</w:t>
      </w:r>
    </w:p>
    <w:p w14:paraId="4C3EA520" w14:textId="77777777" w:rsidR="00A25B25" w:rsidRPr="00A25B25" w:rsidRDefault="00A25B25" w:rsidP="00A25B25">
      <w:pPr>
        <w:ind w:firstLine="360"/>
        <w:rPr>
          <w:szCs w:val="21"/>
        </w:rPr>
      </w:pPr>
      <w:proofErr w:type="spellStart"/>
      <w:r w:rsidRPr="00A25B25">
        <w:rPr>
          <w:szCs w:val="21"/>
        </w:rPr>
        <w:t>RouterA#show</w:t>
      </w:r>
      <w:proofErr w:type="spellEnd"/>
      <w:r w:rsidRPr="00A25B25">
        <w:rPr>
          <w:szCs w:val="21"/>
        </w:rPr>
        <w:t xml:space="preserve"> </w:t>
      </w:r>
      <w:proofErr w:type="spellStart"/>
      <w:r w:rsidRPr="00A25B25">
        <w:rPr>
          <w:szCs w:val="21"/>
        </w:rPr>
        <w:t>ip</w:t>
      </w:r>
      <w:proofErr w:type="spellEnd"/>
      <w:r w:rsidRPr="00A25B25">
        <w:rPr>
          <w:szCs w:val="21"/>
        </w:rPr>
        <w:t xml:space="preserve"> interface brief</w:t>
      </w:r>
    </w:p>
    <w:p w14:paraId="1A5195CB" w14:textId="77777777" w:rsidR="00A25B25" w:rsidRPr="00A25B25" w:rsidRDefault="00A25B25" w:rsidP="00A25B25">
      <w:pPr>
        <w:ind w:firstLine="360"/>
        <w:rPr>
          <w:szCs w:val="21"/>
        </w:rPr>
      </w:pPr>
      <w:proofErr w:type="spellStart"/>
      <w:r w:rsidRPr="00A25B25">
        <w:rPr>
          <w:szCs w:val="21"/>
        </w:rPr>
        <w:t>RouterA#show</w:t>
      </w:r>
      <w:proofErr w:type="spellEnd"/>
      <w:r w:rsidRPr="00A25B25">
        <w:rPr>
          <w:szCs w:val="21"/>
        </w:rPr>
        <w:t xml:space="preserve"> interface </w:t>
      </w:r>
      <w:proofErr w:type="gramStart"/>
      <w:r w:rsidRPr="00A25B25">
        <w:rPr>
          <w:szCs w:val="21"/>
        </w:rPr>
        <w:t>serial  2</w:t>
      </w:r>
      <w:proofErr w:type="gramEnd"/>
      <w:r w:rsidRPr="00A25B25">
        <w:rPr>
          <w:szCs w:val="21"/>
        </w:rPr>
        <w:t>/0</w:t>
      </w:r>
    </w:p>
    <w:p w14:paraId="46EC4611" w14:textId="63D7E3AE" w:rsidR="00A25B25" w:rsidRPr="00A25B25" w:rsidRDefault="00D579B1" w:rsidP="00A25B25">
      <w:pPr>
        <w:ind w:firstLine="360"/>
        <w:rPr>
          <w:szCs w:val="21"/>
        </w:rPr>
      </w:pPr>
      <w:r>
        <w:rPr>
          <w:noProof/>
          <w:szCs w:val="21"/>
        </w:rPr>
        <w:lastRenderedPageBreak/>
        <w:drawing>
          <wp:inline distT="0" distB="0" distL="0" distR="0" wp14:anchorId="477D0CC5" wp14:editId="54D0A85D">
            <wp:extent cx="5273675" cy="29933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2993390"/>
                    </a:xfrm>
                    <a:prstGeom prst="rect">
                      <a:avLst/>
                    </a:prstGeom>
                    <a:noFill/>
                  </pic:spPr>
                </pic:pic>
              </a:graphicData>
            </a:graphic>
          </wp:inline>
        </w:drawing>
      </w:r>
    </w:p>
    <w:p w14:paraId="7148D24A" w14:textId="77777777" w:rsidR="00A25B25" w:rsidRPr="00A25B25" w:rsidRDefault="00A25B25" w:rsidP="00A25B25">
      <w:pPr>
        <w:ind w:firstLine="360"/>
        <w:rPr>
          <w:rFonts w:hint="eastAsia"/>
          <w:szCs w:val="21"/>
        </w:rPr>
      </w:pPr>
      <w:r w:rsidRPr="00A25B25">
        <w:rPr>
          <w:rFonts w:hint="eastAsia"/>
          <w:szCs w:val="21"/>
        </w:rPr>
        <w:t>第四步：在路由器</w:t>
      </w:r>
      <w:proofErr w:type="spellStart"/>
      <w:r w:rsidRPr="00A25B25">
        <w:rPr>
          <w:rFonts w:hint="eastAsia"/>
          <w:szCs w:val="21"/>
        </w:rPr>
        <w:t>RouterA</w:t>
      </w:r>
      <w:proofErr w:type="spellEnd"/>
      <w:r w:rsidRPr="00A25B25">
        <w:rPr>
          <w:rFonts w:hint="eastAsia"/>
          <w:szCs w:val="21"/>
        </w:rPr>
        <w:t>上配置静态</w:t>
      </w:r>
      <w:r w:rsidRPr="00A25B25">
        <w:rPr>
          <w:rFonts w:hint="eastAsia"/>
          <w:szCs w:val="21"/>
        </w:rPr>
        <w:t>NAT</w:t>
      </w:r>
      <w:r w:rsidRPr="00A25B25">
        <w:rPr>
          <w:rFonts w:hint="eastAsia"/>
          <w:szCs w:val="21"/>
        </w:rPr>
        <w:t>映射。</w:t>
      </w:r>
    </w:p>
    <w:p w14:paraId="11B8521A" w14:textId="77777777" w:rsidR="00A25B25" w:rsidRPr="00A25B25" w:rsidRDefault="00A25B25" w:rsidP="00A25B25">
      <w:pPr>
        <w:ind w:firstLine="360"/>
        <w:rPr>
          <w:rFonts w:hint="eastAsia"/>
          <w:szCs w:val="21"/>
        </w:rPr>
      </w:pPr>
      <w:proofErr w:type="spellStart"/>
      <w:r w:rsidRPr="00A25B25">
        <w:rPr>
          <w:rFonts w:hint="eastAsia"/>
          <w:szCs w:val="21"/>
        </w:rPr>
        <w:t>RouterA</w:t>
      </w:r>
      <w:proofErr w:type="spellEnd"/>
      <w:r w:rsidRPr="00A25B25">
        <w:rPr>
          <w:rFonts w:hint="eastAsia"/>
          <w:szCs w:val="21"/>
        </w:rPr>
        <w:t xml:space="preserve">(config)#ip </w:t>
      </w:r>
      <w:proofErr w:type="spellStart"/>
      <w:r w:rsidRPr="00A25B25">
        <w:rPr>
          <w:rFonts w:hint="eastAsia"/>
          <w:szCs w:val="21"/>
        </w:rPr>
        <w:t>nat</w:t>
      </w:r>
      <w:proofErr w:type="spellEnd"/>
      <w:r w:rsidRPr="00A25B25">
        <w:rPr>
          <w:rFonts w:hint="eastAsia"/>
          <w:szCs w:val="21"/>
        </w:rPr>
        <w:t xml:space="preserve"> inside source static 192.168.1.2  200.100.10.1  </w:t>
      </w:r>
      <w:r w:rsidRPr="00A25B25">
        <w:rPr>
          <w:rFonts w:hint="eastAsia"/>
          <w:szCs w:val="21"/>
        </w:rPr>
        <w:t>！定义静态映射一一匹配</w:t>
      </w:r>
      <w:r w:rsidRPr="00A25B25">
        <w:rPr>
          <w:rFonts w:hint="eastAsia"/>
          <w:szCs w:val="21"/>
        </w:rPr>
        <w:t>,</w:t>
      </w:r>
      <w:r w:rsidRPr="00A25B25">
        <w:rPr>
          <w:rFonts w:hint="eastAsia"/>
          <w:szCs w:val="21"/>
        </w:rPr>
        <w:t>将内网</w:t>
      </w:r>
      <w:r w:rsidRPr="00A25B25">
        <w:rPr>
          <w:rFonts w:hint="eastAsia"/>
          <w:szCs w:val="21"/>
        </w:rPr>
        <w:t xml:space="preserve">IP 192.168.1.2 </w:t>
      </w:r>
      <w:r w:rsidRPr="00A25B25">
        <w:rPr>
          <w:rFonts w:hint="eastAsia"/>
          <w:szCs w:val="21"/>
        </w:rPr>
        <w:t>映射到</w:t>
      </w:r>
      <w:r w:rsidRPr="00A25B25">
        <w:rPr>
          <w:rFonts w:hint="eastAsia"/>
          <w:szCs w:val="21"/>
        </w:rPr>
        <w:t xml:space="preserve">IP 200.100.10.1 </w:t>
      </w:r>
      <w:r w:rsidRPr="00A25B25">
        <w:rPr>
          <w:rFonts w:hint="eastAsia"/>
          <w:szCs w:val="21"/>
        </w:rPr>
        <w:t>。一对一转换。</w:t>
      </w:r>
    </w:p>
    <w:p w14:paraId="6732749A" w14:textId="77777777" w:rsidR="00A25B25" w:rsidRPr="00A25B25" w:rsidRDefault="00A25B25" w:rsidP="00A25B25">
      <w:pPr>
        <w:ind w:firstLine="360"/>
        <w:rPr>
          <w:szCs w:val="21"/>
        </w:rPr>
      </w:pPr>
      <w:proofErr w:type="spellStart"/>
      <w:r w:rsidRPr="00A25B25">
        <w:rPr>
          <w:szCs w:val="21"/>
        </w:rPr>
        <w:t>RouterA</w:t>
      </w:r>
      <w:proofErr w:type="spellEnd"/>
      <w:r w:rsidRPr="00A25B25">
        <w:rPr>
          <w:szCs w:val="21"/>
        </w:rPr>
        <w:t xml:space="preserve">(config)#interface </w:t>
      </w:r>
      <w:proofErr w:type="spellStart"/>
      <w:r w:rsidRPr="00A25B25">
        <w:rPr>
          <w:szCs w:val="21"/>
        </w:rPr>
        <w:t>GigabitEthernet</w:t>
      </w:r>
      <w:proofErr w:type="spellEnd"/>
      <w:r w:rsidRPr="00A25B25">
        <w:rPr>
          <w:szCs w:val="21"/>
        </w:rPr>
        <w:t xml:space="preserve"> 0/1</w:t>
      </w:r>
    </w:p>
    <w:p w14:paraId="15B02AE3" w14:textId="77777777" w:rsidR="00A25B25" w:rsidRPr="00A25B25" w:rsidRDefault="00A25B25" w:rsidP="00A25B25">
      <w:pPr>
        <w:ind w:firstLine="360"/>
        <w:rPr>
          <w:rFonts w:hint="eastAsia"/>
          <w:szCs w:val="21"/>
        </w:rPr>
      </w:pPr>
      <w:proofErr w:type="spellStart"/>
      <w:r w:rsidRPr="00A25B25">
        <w:rPr>
          <w:rFonts w:hint="eastAsia"/>
          <w:szCs w:val="21"/>
        </w:rPr>
        <w:t>RouterA</w:t>
      </w:r>
      <w:proofErr w:type="spellEnd"/>
      <w:r w:rsidRPr="00A25B25">
        <w:rPr>
          <w:rFonts w:hint="eastAsia"/>
          <w:szCs w:val="21"/>
        </w:rPr>
        <w:t xml:space="preserve">(config-if)#ip </w:t>
      </w:r>
      <w:proofErr w:type="spellStart"/>
      <w:r w:rsidRPr="00A25B25">
        <w:rPr>
          <w:rFonts w:hint="eastAsia"/>
          <w:szCs w:val="21"/>
        </w:rPr>
        <w:t>nat</w:t>
      </w:r>
      <w:proofErr w:type="spellEnd"/>
      <w:r w:rsidRPr="00A25B25">
        <w:rPr>
          <w:rFonts w:hint="eastAsia"/>
          <w:szCs w:val="21"/>
        </w:rPr>
        <w:t xml:space="preserve"> inside   </w:t>
      </w:r>
      <w:r w:rsidRPr="00A25B25">
        <w:rPr>
          <w:rFonts w:hint="eastAsia"/>
          <w:szCs w:val="21"/>
        </w:rPr>
        <w:tab/>
      </w:r>
      <w:r w:rsidRPr="00A25B25">
        <w:rPr>
          <w:rFonts w:hint="eastAsia"/>
          <w:szCs w:val="21"/>
        </w:rPr>
        <w:tab/>
      </w:r>
      <w:r w:rsidRPr="00A25B25">
        <w:rPr>
          <w:rFonts w:hint="eastAsia"/>
          <w:szCs w:val="21"/>
        </w:rPr>
        <w:t>！定义内部接口</w:t>
      </w:r>
    </w:p>
    <w:p w14:paraId="226A125F" w14:textId="77777777" w:rsidR="00A25B25" w:rsidRPr="00A25B25" w:rsidRDefault="00A25B25" w:rsidP="00A25B25">
      <w:pPr>
        <w:ind w:firstLine="360"/>
        <w:rPr>
          <w:szCs w:val="21"/>
        </w:rPr>
      </w:pPr>
      <w:proofErr w:type="spellStart"/>
      <w:r w:rsidRPr="00A25B25">
        <w:rPr>
          <w:szCs w:val="21"/>
        </w:rPr>
        <w:t>RouterA</w:t>
      </w:r>
      <w:proofErr w:type="spellEnd"/>
      <w:r w:rsidRPr="00A25B25">
        <w:rPr>
          <w:szCs w:val="21"/>
        </w:rPr>
        <w:t>(config-</w:t>
      </w:r>
      <w:proofErr w:type="gramStart"/>
      <w:r w:rsidRPr="00A25B25">
        <w:rPr>
          <w:szCs w:val="21"/>
        </w:rPr>
        <w:t>if)#</w:t>
      </w:r>
      <w:proofErr w:type="gramEnd"/>
      <w:r w:rsidRPr="00A25B25">
        <w:rPr>
          <w:szCs w:val="21"/>
        </w:rPr>
        <w:t>exit</w:t>
      </w:r>
    </w:p>
    <w:p w14:paraId="5A4F7A10" w14:textId="77777777" w:rsidR="00A25B25" w:rsidRPr="00A25B25" w:rsidRDefault="00A25B25" w:rsidP="00A25B25">
      <w:pPr>
        <w:ind w:firstLine="360"/>
        <w:rPr>
          <w:szCs w:val="21"/>
        </w:rPr>
      </w:pPr>
      <w:proofErr w:type="spellStart"/>
      <w:r w:rsidRPr="00A25B25">
        <w:rPr>
          <w:szCs w:val="21"/>
        </w:rPr>
        <w:t>RouterA</w:t>
      </w:r>
      <w:proofErr w:type="spellEnd"/>
      <w:r w:rsidRPr="00A25B25">
        <w:rPr>
          <w:szCs w:val="21"/>
        </w:rPr>
        <w:t xml:space="preserve">(config)#interface serial 2/0  </w:t>
      </w:r>
    </w:p>
    <w:p w14:paraId="360A9074" w14:textId="77777777" w:rsidR="00A25B25" w:rsidRPr="00A25B25" w:rsidRDefault="00A25B25" w:rsidP="00A25B25">
      <w:pPr>
        <w:ind w:firstLine="360"/>
        <w:rPr>
          <w:rFonts w:hint="eastAsia"/>
          <w:szCs w:val="21"/>
        </w:rPr>
      </w:pPr>
      <w:proofErr w:type="spellStart"/>
      <w:r w:rsidRPr="00A25B25">
        <w:rPr>
          <w:rFonts w:hint="eastAsia"/>
          <w:szCs w:val="21"/>
        </w:rPr>
        <w:t>RouterA</w:t>
      </w:r>
      <w:proofErr w:type="spellEnd"/>
      <w:r w:rsidRPr="00A25B25">
        <w:rPr>
          <w:rFonts w:hint="eastAsia"/>
          <w:szCs w:val="21"/>
        </w:rPr>
        <w:t xml:space="preserve">(config-if)#ip </w:t>
      </w:r>
      <w:proofErr w:type="spellStart"/>
      <w:r w:rsidRPr="00A25B25">
        <w:rPr>
          <w:rFonts w:hint="eastAsia"/>
          <w:szCs w:val="21"/>
        </w:rPr>
        <w:t>nat</w:t>
      </w:r>
      <w:proofErr w:type="spellEnd"/>
      <w:r w:rsidRPr="00A25B25">
        <w:rPr>
          <w:rFonts w:hint="eastAsia"/>
          <w:szCs w:val="21"/>
        </w:rPr>
        <w:t xml:space="preserve"> outside</w:t>
      </w:r>
      <w:r w:rsidRPr="00A25B25">
        <w:rPr>
          <w:rFonts w:hint="eastAsia"/>
          <w:szCs w:val="21"/>
        </w:rPr>
        <w:tab/>
      </w:r>
      <w:r w:rsidRPr="00A25B25">
        <w:rPr>
          <w:rFonts w:hint="eastAsia"/>
          <w:szCs w:val="21"/>
        </w:rPr>
        <w:tab/>
      </w:r>
      <w:r w:rsidRPr="00A25B25">
        <w:rPr>
          <w:rFonts w:hint="eastAsia"/>
          <w:szCs w:val="21"/>
        </w:rPr>
        <w:t>！定义外部接口</w:t>
      </w:r>
    </w:p>
    <w:p w14:paraId="4E548769" w14:textId="77777777" w:rsidR="00A25B25" w:rsidRPr="00A25B25" w:rsidRDefault="00A25B25" w:rsidP="00A25B25">
      <w:pPr>
        <w:ind w:firstLine="360"/>
        <w:rPr>
          <w:rFonts w:hint="eastAsia"/>
          <w:szCs w:val="21"/>
        </w:rPr>
      </w:pPr>
      <w:proofErr w:type="spellStart"/>
      <w:r w:rsidRPr="00A25B25">
        <w:rPr>
          <w:rFonts w:hint="eastAsia"/>
          <w:szCs w:val="21"/>
        </w:rPr>
        <w:t>RouterA</w:t>
      </w:r>
      <w:proofErr w:type="spellEnd"/>
      <w:r w:rsidRPr="00A25B25">
        <w:rPr>
          <w:rFonts w:hint="eastAsia"/>
          <w:szCs w:val="21"/>
        </w:rPr>
        <w:t>(config-</w:t>
      </w:r>
      <w:proofErr w:type="gramStart"/>
      <w:r w:rsidRPr="00A25B25">
        <w:rPr>
          <w:rFonts w:hint="eastAsia"/>
          <w:szCs w:val="21"/>
        </w:rPr>
        <w:t>if)#</w:t>
      </w:r>
      <w:proofErr w:type="gramEnd"/>
      <w:r w:rsidRPr="00A25B25">
        <w:rPr>
          <w:rFonts w:hint="eastAsia"/>
          <w:szCs w:val="21"/>
        </w:rPr>
        <w:t>exit</w:t>
      </w:r>
      <w:r w:rsidRPr="00A25B25">
        <w:rPr>
          <w:rFonts w:hint="eastAsia"/>
          <w:szCs w:val="21"/>
        </w:rPr>
        <w:tab/>
      </w:r>
      <w:r w:rsidRPr="00A25B25">
        <w:rPr>
          <w:rFonts w:hint="eastAsia"/>
          <w:szCs w:val="21"/>
        </w:rPr>
        <w:tab/>
      </w:r>
      <w:r w:rsidRPr="00A25B25">
        <w:rPr>
          <w:rFonts w:hint="eastAsia"/>
          <w:szCs w:val="21"/>
        </w:rPr>
        <w:tab/>
      </w:r>
      <w:r w:rsidRPr="00A25B25">
        <w:rPr>
          <w:rFonts w:hint="eastAsia"/>
          <w:szCs w:val="21"/>
        </w:rPr>
        <w:tab/>
        <w:t>!</w:t>
      </w:r>
      <w:r w:rsidRPr="00A25B25">
        <w:rPr>
          <w:rFonts w:hint="eastAsia"/>
          <w:szCs w:val="21"/>
        </w:rPr>
        <w:t>返回到全局模式</w:t>
      </w:r>
    </w:p>
    <w:p w14:paraId="1BDB95BF" w14:textId="77777777" w:rsidR="00A25B25" w:rsidRPr="00A25B25" w:rsidRDefault="00A25B25" w:rsidP="00A25B25">
      <w:pPr>
        <w:ind w:firstLine="360"/>
        <w:rPr>
          <w:rFonts w:hint="eastAsia"/>
          <w:szCs w:val="21"/>
        </w:rPr>
      </w:pPr>
      <w:proofErr w:type="spellStart"/>
      <w:r w:rsidRPr="00A25B25">
        <w:rPr>
          <w:rFonts w:hint="eastAsia"/>
          <w:szCs w:val="21"/>
        </w:rPr>
        <w:t>RouterA</w:t>
      </w:r>
      <w:proofErr w:type="spellEnd"/>
      <w:r w:rsidRPr="00A25B25">
        <w:rPr>
          <w:rFonts w:hint="eastAsia"/>
          <w:szCs w:val="21"/>
        </w:rPr>
        <w:t xml:space="preserve">(config)#ip route </w:t>
      </w:r>
      <w:proofErr w:type="gramStart"/>
      <w:r w:rsidRPr="00A25B25">
        <w:rPr>
          <w:rFonts w:hint="eastAsia"/>
          <w:szCs w:val="21"/>
        </w:rPr>
        <w:t>0.0.0.0  0.0.0.0</w:t>
      </w:r>
      <w:proofErr w:type="gramEnd"/>
      <w:r w:rsidRPr="00A25B25">
        <w:rPr>
          <w:rFonts w:hint="eastAsia"/>
          <w:szCs w:val="21"/>
        </w:rPr>
        <w:t xml:space="preserve"> ser 2/0   !</w:t>
      </w:r>
      <w:r w:rsidRPr="00A25B25">
        <w:rPr>
          <w:rFonts w:hint="eastAsia"/>
          <w:szCs w:val="21"/>
        </w:rPr>
        <w:t>配置静态路由（默认路由）</w:t>
      </w:r>
    </w:p>
    <w:p w14:paraId="520C889E" w14:textId="77777777" w:rsidR="00A25B25" w:rsidRPr="00A25B25" w:rsidRDefault="00A25B25" w:rsidP="00A25B25">
      <w:pPr>
        <w:ind w:firstLine="360"/>
        <w:rPr>
          <w:szCs w:val="21"/>
        </w:rPr>
      </w:pPr>
      <w:proofErr w:type="spellStart"/>
      <w:r w:rsidRPr="00A25B25">
        <w:rPr>
          <w:szCs w:val="21"/>
        </w:rPr>
        <w:t>RouterA</w:t>
      </w:r>
      <w:proofErr w:type="spellEnd"/>
      <w:r w:rsidRPr="00A25B25">
        <w:rPr>
          <w:szCs w:val="21"/>
        </w:rPr>
        <w:t>(config)#exit</w:t>
      </w:r>
    </w:p>
    <w:p w14:paraId="45E1F322" w14:textId="2B139536" w:rsidR="00A25B25" w:rsidRPr="00A25B25" w:rsidRDefault="00D579B1" w:rsidP="00A25B25">
      <w:pPr>
        <w:ind w:firstLine="360"/>
        <w:rPr>
          <w:szCs w:val="21"/>
        </w:rPr>
      </w:pPr>
      <w:r>
        <w:rPr>
          <w:noProof/>
          <w:szCs w:val="21"/>
        </w:rPr>
        <w:drawing>
          <wp:inline distT="0" distB="0" distL="0" distR="0" wp14:anchorId="4D0F8C70" wp14:editId="43C65765">
            <wp:extent cx="5273675" cy="3048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3048000"/>
                    </a:xfrm>
                    <a:prstGeom prst="rect">
                      <a:avLst/>
                    </a:prstGeom>
                    <a:noFill/>
                  </pic:spPr>
                </pic:pic>
              </a:graphicData>
            </a:graphic>
          </wp:inline>
        </w:drawing>
      </w:r>
    </w:p>
    <w:p w14:paraId="0839421C" w14:textId="77777777" w:rsidR="00A25B25" w:rsidRPr="00A25B25" w:rsidRDefault="00A25B25" w:rsidP="00A25B25">
      <w:pPr>
        <w:ind w:firstLine="360"/>
        <w:rPr>
          <w:rFonts w:hint="eastAsia"/>
          <w:szCs w:val="21"/>
        </w:rPr>
      </w:pPr>
      <w:r w:rsidRPr="00A25B25">
        <w:rPr>
          <w:rFonts w:hint="eastAsia"/>
          <w:szCs w:val="21"/>
        </w:rPr>
        <w:t>第五步：在路由器</w:t>
      </w:r>
      <w:proofErr w:type="spellStart"/>
      <w:r w:rsidRPr="00A25B25">
        <w:rPr>
          <w:rFonts w:hint="eastAsia"/>
          <w:szCs w:val="21"/>
        </w:rPr>
        <w:t>RouterB</w:t>
      </w:r>
      <w:proofErr w:type="spellEnd"/>
      <w:r w:rsidRPr="00A25B25">
        <w:rPr>
          <w:rFonts w:hint="eastAsia"/>
          <w:szCs w:val="21"/>
        </w:rPr>
        <w:t>上配置路由器串行口的</w:t>
      </w:r>
      <w:r w:rsidRPr="00A25B25">
        <w:rPr>
          <w:rFonts w:hint="eastAsia"/>
          <w:szCs w:val="21"/>
        </w:rPr>
        <w:t>IP</w:t>
      </w:r>
      <w:r w:rsidRPr="00A25B25">
        <w:rPr>
          <w:rFonts w:hint="eastAsia"/>
          <w:szCs w:val="21"/>
        </w:rPr>
        <w:t>地址。</w:t>
      </w:r>
    </w:p>
    <w:p w14:paraId="17A9EF16" w14:textId="77777777" w:rsidR="00A25B25" w:rsidRPr="00A25B25" w:rsidRDefault="00A25B25" w:rsidP="00A25B25">
      <w:pPr>
        <w:ind w:firstLine="360"/>
        <w:rPr>
          <w:rFonts w:hint="eastAsia"/>
          <w:szCs w:val="21"/>
        </w:rPr>
      </w:pPr>
      <w:r w:rsidRPr="00A25B25">
        <w:rPr>
          <w:rFonts w:hint="eastAsia"/>
          <w:szCs w:val="21"/>
        </w:rPr>
        <w:lastRenderedPageBreak/>
        <w:t>返回到</w:t>
      </w:r>
      <w:r w:rsidRPr="00A25B25">
        <w:rPr>
          <w:rFonts w:hint="eastAsia"/>
          <w:szCs w:val="21"/>
        </w:rPr>
        <w:t>RCMS</w:t>
      </w:r>
      <w:r w:rsidRPr="00A25B25">
        <w:rPr>
          <w:rFonts w:hint="eastAsia"/>
          <w:szCs w:val="21"/>
        </w:rPr>
        <w:t>界面，选择另一个路由器，如</w:t>
      </w:r>
      <w:r w:rsidRPr="00A25B25">
        <w:rPr>
          <w:rFonts w:hint="eastAsia"/>
          <w:szCs w:val="21"/>
        </w:rPr>
        <w:t>r2</w:t>
      </w:r>
      <w:r w:rsidRPr="00A25B25">
        <w:rPr>
          <w:rFonts w:hint="eastAsia"/>
          <w:szCs w:val="21"/>
        </w:rPr>
        <w:t>。操作同第一步</w:t>
      </w:r>
      <w:r w:rsidRPr="00A25B25">
        <w:rPr>
          <w:rFonts w:hint="eastAsia"/>
          <w:szCs w:val="21"/>
        </w:rPr>
        <w:t>,</w:t>
      </w:r>
      <w:r w:rsidRPr="00A25B25">
        <w:rPr>
          <w:rFonts w:hint="eastAsia"/>
          <w:szCs w:val="21"/>
        </w:rPr>
        <w:t>注意交换机改名为</w:t>
      </w:r>
      <w:proofErr w:type="spellStart"/>
      <w:r w:rsidRPr="00A25B25">
        <w:rPr>
          <w:rFonts w:hint="eastAsia"/>
          <w:szCs w:val="21"/>
        </w:rPr>
        <w:t>RouterB</w:t>
      </w:r>
      <w:proofErr w:type="spellEnd"/>
      <w:r w:rsidRPr="00A25B25">
        <w:rPr>
          <w:rFonts w:hint="eastAsia"/>
          <w:szCs w:val="21"/>
        </w:rPr>
        <w:t>。</w:t>
      </w:r>
    </w:p>
    <w:p w14:paraId="6D45DA55" w14:textId="77777777" w:rsidR="00A25B25" w:rsidRPr="00A25B25" w:rsidRDefault="00A25B25" w:rsidP="00A25B25">
      <w:pPr>
        <w:ind w:firstLine="360"/>
        <w:rPr>
          <w:rFonts w:hint="eastAsia"/>
          <w:szCs w:val="21"/>
        </w:rPr>
      </w:pPr>
      <w:proofErr w:type="spellStart"/>
      <w:r w:rsidRPr="00A25B25">
        <w:rPr>
          <w:rFonts w:hint="eastAsia"/>
          <w:szCs w:val="21"/>
        </w:rPr>
        <w:t>RouterB</w:t>
      </w:r>
      <w:proofErr w:type="spellEnd"/>
      <w:r w:rsidRPr="00A25B25">
        <w:rPr>
          <w:rFonts w:hint="eastAsia"/>
          <w:szCs w:val="21"/>
        </w:rPr>
        <w:t xml:space="preserve">(config)#interface serial 2/0  </w:t>
      </w:r>
      <w:r w:rsidRPr="00A25B25">
        <w:rPr>
          <w:rFonts w:hint="eastAsia"/>
          <w:szCs w:val="21"/>
        </w:rPr>
        <w:t>！进入串行口</w:t>
      </w:r>
      <w:r w:rsidRPr="00A25B25">
        <w:rPr>
          <w:rFonts w:hint="eastAsia"/>
          <w:szCs w:val="21"/>
        </w:rPr>
        <w:t>s2/0</w:t>
      </w:r>
      <w:r w:rsidRPr="00A25B25">
        <w:rPr>
          <w:rFonts w:hint="eastAsia"/>
          <w:szCs w:val="21"/>
        </w:rPr>
        <w:t>的配置模式。</w:t>
      </w:r>
    </w:p>
    <w:p w14:paraId="2BD5E9B0" w14:textId="77777777" w:rsidR="00A25B25" w:rsidRPr="00A25B25" w:rsidRDefault="00A25B25" w:rsidP="00A25B25">
      <w:pPr>
        <w:ind w:firstLine="360"/>
        <w:rPr>
          <w:szCs w:val="21"/>
        </w:rPr>
      </w:pPr>
      <w:proofErr w:type="spellStart"/>
      <w:r w:rsidRPr="00A25B25">
        <w:rPr>
          <w:szCs w:val="21"/>
        </w:rPr>
        <w:t>RouterB</w:t>
      </w:r>
      <w:proofErr w:type="spellEnd"/>
      <w:r w:rsidRPr="00A25B25">
        <w:rPr>
          <w:szCs w:val="21"/>
        </w:rPr>
        <w:t>(config-</w:t>
      </w:r>
      <w:proofErr w:type="gramStart"/>
      <w:r w:rsidRPr="00A25B25">
        <w:rPr>
          <w:szCs w:val="21"/>
        </w:rPr>
        <w:t>if)#</w:t>
      </w:r>
      <w:proofErr w:type="gramEnd"/>
      <w:r w:rsidRPr="00A25B25">
        <w:rPr>
          <w:szCs w:val="21"/>
        </w:rPr>
        <w:t>ip address 172.16.1.2 255.255.255.0</w:t>
      </w:r>
    </w:p>
    <w:p w14:paraId="4872D3B0" w14:textId="77777777" w:rsidR="00A25B25" w:rsidRPr="00A25B25" w:rsidRDefault="00A25B25" w:rsidP="00A25B25">
      <w:pPr>
        <w:ind w:firstLine="360"/>
        <w:rPr>
          <w:szCs w:val="21"/>
        </w:rPr>
      </w:pPr>
      <w:proofErr w:type="spellStart"/>
      <w:r w:rsidRPr="00A25B25">
        <w:rPr>
          <w:szCs w:val="21"/>
        </w:rPr>
        <w:t>RouterB</w:t>
      </w:r>
      <w:proofErr w:type="spellEnd"/>
      <w:r w:rsidRPr="00A25B25">
        <w:rPr>
          <w:szCs w:val="21"/>
        </w:rPr>
        <w:t>(config-</w:t>
      </w:r>
      <w:proofErr w:type="gramStart"/>
      <w:r w:rsidRPr="00A25B25">
        <w:rPr>
          <w:szCs w:val="21"/>
        </w:rPr>
        <w:t>if)#</w:t>
      </w:r>
      <w:proofErr w:type="gramEnd"/>
      <w:r w:rsidRPr="00A25B25">
        <w:rPr>
          <w:szCs w:val="21"/>
        </w:rPr>
        <w:t>no shutdown</w:t>
      </w:r>
    </w:p>
    <w:p w14:paraId="782FDD1A" w14:textId="77777777" w:rsidR="00A25B25" w:rsidRPr="00A25B25" w:rsidRDefault="00A25B25" w:rsidP="00A25B25">
      <w:pPr>
        <w:ind w:firstLine="360"/>
        <w:rPr>
          <w:rFonts w:hint="eastAsia"/>
          <w:szCs w:val="21"/>
        </w:rPr>
      </w:pPr>
      <w:proofErr w:type="spellStart"/>
      <w:r w:rsidRPr="00A25B25">
        <w:rPr>
          <w:rFonts w:hint="eastAsia"/>
          <w:szCs w:val="21"/>
        </w:rPr>
        <w:t>RouterB</w:t>
      </w:r>
      <w:proofErr w:type="spellEnd"/>
      <w:r w:rsidRPr="00A25B25">
        <w:rPr>
          <w:rFonts w:hint="eastAsia"/>
          <w:szCs w:val="21"/>
        </w:rPr>
        <w:t>(config-</w:t>
      </w:r>
      <w:proofErr w:type="gramStart"/>
      <w:r w:rsidRPr="00A25B25">
        <w:rPr>
          <w:rFonts w:hint="eastAsia"/>
          <w:szCs w:val="21"/>
        </w:rPr>
        <w:t>if)#</w:t>
      </w:r>
      <w:proofErr w:type="gramEnd"/>
      <w:r w:rsidRPr="00A25B25">
        <w:rPr>
          <w:rFonts w:hint="eastAsia"/>
          <w:szCs w:val="21"/>
        </w:rPr>
        <w:t>end !</w:t>
      </w:r>
      <w:r w:rsidRPr="00A25B25">
        <w:rPr>
          <w:rFonts w:hint="eastAsia"/>
          <w:szCs w:val="21"/>
        </w:rPr>
        <w:t>返回到特权模式</w:t>
      </w:r>
    </w:p>
    <w:p w14:paraId="5F422A4D" w14:textId="77777777" w:rsidR="00A25B25" w:rsidRPr="00A25B25" w:rsidRDefault="00A25B25" w:rsidP="00A25B25">
      <w:pPr>
        <w:ind w:firstLine="360"/>
        <w:rPr>
          <w:szCs w:val="21"/>
        </w:rPr>
      </w:pPr>
    </w:p>
    <w:p w14:paraId="085DAF8E" w14:textId="77777777" w:rsidR="00A25B25" w:rsidRPr="00A25B25" w:rsidRDefault="00A25B25" w:rsidP="00A25B25">
      <w:pPr>
        <w:ind w:firstLine="360"/>
        <w:rPr>
          <w:rFonts w:hint="eastAsia"/>
          <w:szCs w:val="21"/>
        </w:rPr>
      </w:pPr>
      <w:r w:rsidRPr="00A25B25">
        <w:rPr>
          <w:rFonts w:hint="eastAsia"/>
          <w:szCs w:val="21"/>
        </w:rPr>
        <w:t>第六步：在路由器</w:t>
      </w:r>
      <w:proofErr w:type="spellStart"/>
      <w:r w:rsidRPr="00A25B25">
        <w:rPr>
          <w:rFonts w:hint="eastAsia"/>
          <w:szCs w:val="21"/>
        </w:rPr>
        <w:t>RouterB</w:t>
      </w:r>
      <w:proofErr w:type="spellEnd"/>
      <w:r w:rsidRPr="00A25B25">
        <w:rPr>
          <w:rFonts w:hint="eastAsia"/>
          <w:szCs w:val="21"/>
        </w:rPr>
        <w:t>上配置路由器</w:t>
      </w:r>
      <w:r w:rsidRPr="00A25B25">
        <w:rPr>
          <w:rFonts w:hint="eastAsia"/>
          <w:szCs w:val="21"/>
        </w:rPr>
        <w:t>F1/0</w:t>
      </w:r>
      <w:r w:rsidRPr="00A25B25">
        <w:rPr>
          <w:rFonts w:hint="eastAsia"/>
          <w:szCs w:val="21"/>
        </w:rPr>
        <w:t>的</w:t>
      </w:r>
      <w:r w:rsidRPr="00A25B25">
        <w:rPr>
          <w:rFonts w:hint="eastAsia"/>
          <w:szCs w:val="21"/>
        </w:rPr>
        <w:t>IP</w:t>
      </w:r>
      <w:r w:rsidRPr="00A25B25">
        <w:rPr>
          <w:rFonts w:hint="eastAsia"/>
          <w:szCs w:val="21"/>
        </w:rPr>
        <w:t>地址。</w:t>
      </w:r>
    </w:p>
    <w:p w14:paraId="0D249D6D" w14:textId="77777777" w:rsidR="00A25B25" w:rsidRPr="00A25B25" w:rsidRDefault="00A25B25" w:rsidP="00A25B25">
      <w:pPr>
        <w:ind w:firstLine="360"/>
        <w:rPr>
          <w:szCs w:val="21"/>
        </w:rPr>
      </w:pPr>
      <w:proofErr w:type="spellStart"/>
      <w:r w:rsidRPr="00A25B25">
        <w:rPr>
          <w:szCs w:val="21"/>
        </w:rPr>
        <w:t>RouterB</w:t>
      </w:r>
      <w:proofErr w:type="spellEnd"/>
      <w:r w:rsidRPr="00A25B25">
        <w:rPr>
          <w:szCs w:val="21"/>
        </w:rPr>
        <w:t xml:space="preserve">(config)#interface </w:t>
      </w:r>
      <w:proofErr w:type="spellStart"/>
      <w:r w:rsidRPr="00A25B25">
        <w:rPr>
          <w:szCs w:val="21"/>
        </w:rPr>
        <w:t>GigabitEthernet</w:t>
      </w:r>
      <w:proofErr w:type="spellEnd"/>
      <w:r w:rsidRPr="00A25B25">
        <w:rPr>
          <w:szCs w:val="21"/>
        </w:rPr>
        <w:t xml:space="preserve"> 0/1  </w:t>
      </w:r>
    </w:p>
    <w:p w14:paraId="50B812F9" w14:textId="77777777" w:rsidR="00A25B25" w:rsidRPr="00A25B25" w:rsidRDefault="00A25B25" w:rsidP="00A25B25">
      <w:pPr>
        <w:ind w:firstLine="360"/>
        <w:rPr>
          <w:szCs w:val="21"/>
        </w:rPr>
      </w:pPr>
      <w:proofErr w:type="spellStart"/>
      <w:r w:rsidRPr="00A25B25">
        <w:rPr>
          <w:szCs w:val="21"/>
        </w:rPr>
        <w:t>RouterB</w:t>
      </w:r>
      <w:proofErr w:type="spellEnd"/>
      <w:r w:rsidRPr="00A25B25">
        <w:rPr>
          <w:szCs w:val="21"/>
        </w:rPr>
        <w:t>(config-</w:t>
      </w:r>
      <w:proofErr w:type="gramStart"/>
      <w:r w:rsidRPr="00A25B25">
        <w:rPr>
          <w:szCs w:val="21"/>
        </w:rPr>
        <w:t>if)#</w:t>
      </w:r>
      <w:proofErr w:type="gramEnd"/>
      <w:r w:rsidRPr="00A25B25">
        <w:rPr>
          <w:szCs w:val="21"/>
        </w:rPr>
        <w:t>ip address 10.10.10.1 255.255.255.0</w:t>
      </w:r>
    </w:p>
    <w:p w14:paraId="40BCB306" w14:textId="77777777" w:rsidR="00A25B25" w:rsidRPr="00A25B25" w:rsidRDefault="00A25B25" w:rsidP="00A25B25">
      <w:pPr>
        <w:ind w:firstLine="360"/>
        <w:rPr>
          <w:szCs w:val="21"/>
        </w:rPr>
      </w:pPr>
      <w:proofErr w:type="spellStart"/>
      <w:r w:rsidRPr="00A25B25">
        <w:rPr>
          <w:szCs w:val="21"/>
        </w:rPr>
        <w:t>RouterB</w:t>
      </w:r>
      <w:proofErr w:type="spellEnd"/>
      <w:r w:rsidRPr="00A25B25">
        <w:rPr>
          <w:szCs w:val="21"/>
        </w:rPr>
        <w:t>(config-</w:t>
      </w:r>
      <w:proofErr w:type="gramStart"/>
      <w:r w:rsidRPr="00A25B25">
        <w:rPr>
          <w:szCs w:val="21"/>
        </w:rPr>
        <w:t>if)#</w:t>
      </w:r>
      <w:proofErr w:type="gramEnd"/>
      <w:r w:rsidRPr="00A25B25">
        <w:rPr>
          <w:szCs w:val="21"/>
        </w:rPr>
        <w:t>no shutdown</w:t>
      </w:r>
    </w:p>
    <w:p w14:paraId="222CBB7B" w14:textId="77777777" w:rsidR="00A25B25" w:rsidRPr="00A25B25" w:rsidRDefault="00A25B25" w:rsidP="00A25B25">
      <w:pPr>
        <w:ind w:firstLine="360"/>
        <w:rPr>
          <w:szCs w:val="21"/>
        </w:rPr>
      </w:pPr>
      <w:proofErr w:type="spellStart"/>
      <w:r w:rsidRPr="00A25B25">
        <w:rPr>
          <w:szCs w:val="21"/>
        </w:rPr>
        <w:t>RouterB</w:t>
      </w:r>
      <w:proofErr w:type="spellEnd"/>
      <w:r w:rsidRPr="00A25B25">
        <w:rPr>
          <w:szCs w:val="21"/>
        </w:rPr>
        <w:t>(config-</w:t>
      </w:r>
      <w:proofErr w:type="gramStart"/>
      <w:r w:rsidRPr="00A25B25">
        <w:rPr>
          <w:szCs w:val="21"/>
        </w:rPr>
        <w:t>if)#</w:t>
      </w:r>
      <w:proofErr w:type="gramEnd"/>
      <w:r w:rsidRPr="00A25B25">
        <w:rPr>
          <w:szCs w:val="21"/>
        </w:rPr>
        <w:t>exit</w:t>
      </w:r>
      <w:r w:rsidRPr="00A25B25">
        <w:rPr>
          <w:szCs w:val="21"/>
        </w:rPr>
        <w:tab/>
      </w:r>
      <w:r w:rsidRPr="00A25B25">
        <w:rPr>
          <w:szCs w:val="21"/>
        </w:rPr>
        <w:tab/>
      </w:r>
      <w:r w:rsidRPr="00A25B25">
        <w:rPr>
          <w:szCs w:val="21"/>
        </w:rPr>
        <w:tab/>
        <w:t xml:space="preserve"> </w:t>
      </w:r>
    </w:p>
    <w:p w14:paraId="29213068" w14:textId="77777777" w:rsidR="00A25B25" w:rsidRPr="00A25B25" w:rsidRDefault="00A25B25" w:rsidP="00A25B25">
      <w:pPr>
        <w:ind w:firstLine="360"/>
        <w:rPr>
          <w:rFonts w:hint="eastAsia"/>
          <w:szCs w:val="21"/>
        </w:rPr>
      </w:pPr>
      <w:proofErr w:type="spellStart"/>
      <w:r w:rsidRPr="00A25B25">
        <w:rPr>
          <w:rFonts w:hint="eastAsia"/>
          <w:szCs w:val="21"/>
        </w:rPr>
        <w:t>RouterB</w:t>
      </w:r>
      <w:proofErr w:type="spellEnd"/>
      <w:r w:rsidRPr="00A25B25">
        <w:rPr>
          <w:rFonts w:hint="eastAsia"/>
          <w:szCs w:val="21"/>
        </w:rPr>
        <w:t xml:space="preserve">(config)#ip route </w:t>
      </w:r>
      <w:proofErr w:type="gramStart"/>
      <w:r w:rsidRPr="00A25B25">
        <w:rPr>
          <w:rFonts w:hint="eastAsia"/>
          <w:szCs w:val="21"/>
        </w:rPr>
        <w:t>0.0.0.0  0.0.0.0</w:t>
      </w:r>
      <w:proofErr w:type="gramEnd"/>
      <w:r w:rsidRPr="00A25B25">
        <w:rPr>
          <w:rFonts w:hint="eastAsia"/>
          <w:szCs w:val="21"/>
        </w:rPr>
        <w:t xml:space="preserve"> ser 2/0  !</w:t>
      </w:r>
      <w:r w:rsidRPr="00A25B25">
        <w:rPr>
          <w:rFonts w:hint="eastAsia"/>
          <w:szCs w:val="21"/>
        </w:rPr>
        <w:t>配置静态默认路由</w:t>
      </w:r>
    </w:p>
    <w:p w14:paraId="794ACDA2" w14:textId="6EF7FB7D" w:rsidR="00A25B25" w:rsidRPr="00A25B25" w:rsidRDefault="00D579B1" w:rsidP="00A25B25">
      <w:pPr>
        <w:ind w:firstLine="360"/>
        <w:rPr>
          <w:szCs w:val="21"/>
        </w:rPr>
      </w:pPr>
      <w:r>
        <w:rPr>
          <w:noProof/>
          <w:szCs w:val="21"/>
        </w:rPr>
        <w:drawing>
          <wp:inline distT="0" distB="0" distL="0" distR="0" wp14:anchorId="42741F1A" wp14:editId="1CE742BD">
            <wp:extent cx="5273675" cy="34994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675" cy="3499485"/>
                    </a:xfrm>
                    <a:prstGeom prst="rect">
                      <a:avLst/>
                    </a:prstGeom>
                    <a:noFill/>
                  </pic:spPr>
                </pic:pic>
              </a:graphicData>
            </a:graphic>
          </wp:inline>
        </w:drawing>
      </w:r>
    </w:p>
    <w:p w14:paraId="45BFC779" w14:textId="77777777" w:rsidR="00A25B25" w:rsidRPr="00A25B25" w:rsidRDefault="00A25B25" w:rsidP="00A25B25">
      <w:pPr>
        <w:ind w:firstLine="360"/>
        <w:rPr>
          <w:rFonts w:hint="eastAsia"/>
          <w:szCs w:val="21"/>
        </w:rPr>
      </w:pPr>
      <w:r w:rsidRPr="00A25B25">
        <w:rPr>
          <w:rFonts w:hint="eastAsia"/>
          <w:szCs w:val="21"/>
        </w:rPr>
        <w:t>第七步：验证测试前的</w:t>
      </w:r>
      <w:r w:rsidRPr="00A25B25">
        <w:rPr>
          <w:rFonts w:hint="eastAsia"/>
          <w:szCs w:val="21"/>
        </w:rPr>
        <w:t>PC</w:t>
      </w:r>
      <w:r w:rsidRPr="00A25B25">
        <w:rPr>
          <w:rFonts w:hint="eastAsia"/>
          <w:szCs w:val="21"/>
        </w:rPr>
        <w:t>配置</w:t>
      </w:r>
    </w:p>
    <w:p w14:paraId="69543E1A" w14:textId="77777777" w:rsidR="00A25B25" w:rsidRPr="00A25B25" w:rsidRDefault="00A25B25" w:rsidP="00A25B25">
      <w:pPr>
        <w:ind w:firstLine="360"/>
        <w:rPr>
          <w:rFonts w:hint="eastAsia"/>
          <w:szCs w:val="21"/>
        </w:rPr>
      </w:pPr>
      <w:r w:rsidRPr="00A25B25">
        <w:rPr>
          <w:rFonts w:hint="eastAsia"/>
          <w:szCs w:val="21"/>
        </w:rPr>
        <w:t>1)</w:t>
      </w:r>
      <w:r w:rsidRPr="00A25B25">
        <w:rPr>
          <w:rFonts w:hint="eastAsia"/>
          <w:szCs w:val="21"/>
        </w:rPr>
        <w:tab/>
      </w:r>
      <w:r w:rsidRPr="00A25B25">
        <w:rPr>
          <w:rFonts w:hint="eastAsia"/>
          <w:szCs w:val="21"/>
        </w:rPr>
        <w:t>将</w:t>
      </w:r>
      <w:r w:rsidRPr="00A25B25">
        <w:rPr>
          <w:rFonts w:hint="eastAsia"/>
          <w:szCs w:val="21"/>
        </w:rPr>
        <w:t>PC1</w:t>
      </w:r>
      <w:r w:rsidRPr="00A25B25">
        <w:rPr>
          <w:rFonts w:hint="eastAsia"/>
          <w:szCs w:val="21"/>
        </w:rPr>
        <w:t>，</w:t>
      </w:r>
      <w:r w:rsidRPr="00A25B25">
        <w:rPr>
          <w:rFonts w:hint="eastAsia"/>
          <w:szCs w:val="21"/>
        </w:rPr>
        <w:t>PC2</w:t>
      </w:r>
      <w:r w:rsidRPr="00A25B25">
        <w:rPr>
          <w:rFonts w:hint="eastAsia"/>
          <w:szCs w:val="21"/>
        </w:rPr>
        <w:t>的</w:t>
      </w:r>
      <w:r w:rsidRPr="00A25B25">
        <w:rPr>
          <w:rFonts w:hint="eastAsia"/>
          <w:szCs w:val="21"/>
        </w:rPr>
        <w:t>TCP/IP</w:t>
      </w:r>
      <w:r w:rsidRPr="00A25B25">
        <w:rPr>
          <w:rFonts w:hint="eastAsia"/>
          <w:szCs w:val="21"/>
        </w:rPr>
        <w:t>协议配置成如上图的配置。</w:t>
      </w:r>
    </w:p>
    <w:p w14:paraId="5FDF60C8" w14:textId="77777777" w:rsidR="00A25B25" w:rsidRPr="00A25B25" w:rsidRDefault="00A25B25" w:rsidP="00A25B25">
      <w:pPr>
        <w:ind w:firstLine="360"/>
        <w:rPr>
          <w:rFonts w:hint="eastAsia"/>
          <w:szCs w:val="21"/>
        </w:rPr>
      </w:pPr>
      <w:r w:rsidRPr="00A25B25">
        <w:rPr>
          <w:rFonts w:hint="eastAsia"/>
          <w:szCs w:val="21"/>
        </w:rPr>
        <w:t>2)</w:t>
      </w:r>
      <w:r w:rsidRPr="00A25B25">
        <w:rPr>
          <w:rFonts w:hint="eastAsia"/>
          <w:szCs w:val="21"/>
        </w:rPr>
        <w:tab/>
      </w:r>
      <w:r w:rsidRPr="00A25B25">
        <w:rPr>
          <w:rFonts w:hint="eastAsia"/>
          <w:szCs w:val="21"/>
        </w:rPr>
        <w:t>在</w:t>
      </w:r>
      <w:r w:rsidRPr="00A25B25">
        <w:rPr>
          <w:rFonts w:hint="eastAsia"/>
          <w:szCs w:val="21"/>
        </w:rPr>
        <w:t>PC2</w:t>
      </w:r>
      <w:r w:rsidRPr="00A25B25">
        <w:rPr>
          <w:rFonts w:hint="eastAsia"/>
          <w:szCs w:val="21"/>
        </w:rPr>
        <w:t>上建立</w:t>
      </w:r>
      <w:r w:rsidRPr="00A25B25">
        <w:rPr>
          <w:rFonts w:hint="eastAsia"/>
          <w:szCs w:val="21"/>
        </w:rPr>
        <w:t>WWW</w:t>
      </w:r>
      <w:r w:rsidRPr="00A25B25">
        <w:rPr>
          <w:rFonts w:hint="eastAsia"/>
          <w:szCs w:val="21"/>
        </w:rPr>
        <w:t>网站（即一台能</w:t>
      </w:r>
      <w:proofErr w:type="gramStart"/>
      <w:r w:rsidRPr="00A25B25">
        <w:rPr>
          <w:rFonts w:hint="eastAsia"/>
          <w:szCs w:val="21"/>
        </w:rPr>
        <w:t>被内网</w:t>
      </w:r>
      <w:proofErr w:type="gramEnd"/>
      <w:r w:rsidRPr="00A25B25">
        <w:rPr>
          <w:rFonts w:hint="eastAsia"/>
          <w:szCs w:val="21"/>
        </w:rPr>
        <w:t>访问的外网主机）</w:t>
      </w:r>
    </w:p>
    <w:p w14:paraId="1790C3BB" w14:textId="77777777" w:rsidR="00A25B25" w:rsidRPr="00A25B25" w:rsidRDefault="00A25B25" w:rsidP="00A25B25">
      <w:pPr>
        <w:ind w:firstLine="360"/>
        <w:rPr>
          <w:rFonts w:hint="eastAsia"/>
          <w:szCs w:val="21"/>
        </w:rPr>
      </w:pPr>
      <w:r w:rsidRPr="00A25B25">
        <w:rPr>
          <w:rFonts w:hint="eastAsia"/>
          <w:szCs w:val="21"/>
        </w:rPr>
        <w:t>3)</w:t>
      </w:r>
      <w:r w:rsidRPr="00A25B25">
        <w:rPr>
          <w:rFonts w:hint="eastAsia"/>
          <w:szCs w:val="21"/>
        </w:rPr>
        <w:tab/>
        <w:t>PC1</w:t>
      </w:r>
      <w:r w:rsidRPr="00A25B25">
        <w:rPr>
          <w:rFonts w:hint="eastAsia"/>
          <w:szCs w:val="21"/>
        </w:rPr>
        <w:t>访问</w:t>
      </w:r>
      <w:r w:rsidRPr="00A25B25">
        <w:rPr>
          <w:rFonts w:hint="eastAsia"/>
          <w:szCs w:val="21"/>
        </w:rPr>
        <w:t>PC2</w:t>
      </w:r>
      <w:r w:rsidRPr="00A25B25">
        <w:rPr>
          <w:rFonts w:hint="eastAsia"/>
          <w:szCs w:val="21"/>
        </w:rPr>
        <w:t>上的网站如：</w:t>
      </w:r>
      <w:r w:rsidRPr="00A25B25">
        <w:rPr>
          <w:rFonts w:hint="eastAsia"/>
          <w:szCs w:val="21"/>
        </w:rPr>
        <w:t>http://10.10.10.4</w:t>
      </w:r>
    </w:p>
    <w:p w14:paraId="25EF6F88" w14:textId="27B1A611" w:rsidR="00F072FF" w:rsidRDefault="00A25B25" w:rsidP="00A25B25">
      <w:pPr>
        <w:ind w:firstLine="360"/>
        <w:rPr>
          <w:rFonts w:hint="eastAsia"/>
          <w:szCs w:val="21"/>
        </w:rPr>
      </w:pPr>
      <w:r w:rsidRPr="00A25B25">
        <w:rPr>
          <w:rFonts w:hint="eastAsia"/>
          <w:szCs w:val="21"/>
        </w:rPr>
        <w:t>4)</w:t>
      </w:r>
      <w:r w:rsidRPr="00A25B25">
        <w:rPr>
          <w:rFonts w:hint="eastAsia"/>
          <w:szCs w:val="21"/>
        </w:rPr>
        <w:tab/>
      </w:r>
      <w:r w:rsidRPr="00A25B25">
        <w:rPr>
          <w:rFonts w:hint="eastAsia"/>
          <w:szCs w:val="21"/>
        </w:rPr>
        <w:t>在</w:t>
      </w:r>
      <w:r w:rsidRPr="00A25B25">
        <w:rPr>
          <w:rFonts w:hint="eastAsia"/>
          <w:szCs w:val="21"/>
        </w:rPr>
        <w:t>PC2</w:t>
      </w:r>
      <w:r w:rsidRPr="00A25B25">
        <w:rPr>
          <w:rFonts w:hint="eastAsia"/>
          <w:szCs w:val="21"/>
        </w:rPr>
        <w:t>上用</w:t>
      </w:r>
      <w:r w:rsidRPr="00A25B25">
        <w:rPr>
          <w:rFonts w:hint="eastAsia"/>
          <w:szCs w:val="21"/>
        </w:rPr>
        <w:t>Sniffer</w:t>
      </w:r>
      <w:r w:rsidRPr="00A25B25">
        <w:rPr>
          <w:rFonts w:hint="eastAsia"/>
          <w:szCs w:val="21"/>
        </w:rPr>
        <w:t>或</w:t>
      </w:r>
      <w:r w:rsidRPr="00A25B25">
        <w:rPr>
          <w:rFonts w:hint="eastAsia"/>
          <w:szCs w:val="21"/>
        </w:rPr>
        <w:t xml:space="preserve">Ethereal </w:t>
      </w:r>
      <w:r w:rsidRPr="00A25B25">
        <w:rPr>
          <w:rFonts w:hint="eastAsia"/>
          <w:szCs w:val="21"/>
        </w:rPr>
        <w:t>捕获帧，并查看源</w:t>
      </w:r>
      <w:r w:rsidRPr="00A25B25">
        <w:rPr>
          <w:rFonts w:hint="eastAsia"/>
          <w:szCs w:val="21"/>
        </w:rPr>
        <w:t>IP</w:t>
      </w:r>
      <w:r w:rsidRPr="00A25B25">
        <w:rPr>
          <w:rFonts w:hint="eastAsia"/>
          <w:szCs w:val="21"/>
        </w:rPr>
        <w:t>和目的</w:t>
      </w:r>
      <w:r w:rsidRPr="00A25B25">
        <w:rPr>
          <w:rFonts w:hint="eastAsia"/>
          <w:szCs w:val="21"/>
        </w:rPr>
        <w:t>IP</w:t>
      </w:r>
      <w:r w:rsidRPr="00A25B25">
        <w:rPr>
          <w:rFonts w:hint="eastAsia"/>
          <w:szCs w:val="21"/>
        </w:rPr>
        <w:t>，从而验证</w:t>
      </w:r>
      <w:r w:rsidRPr="00A25B25">
        <w:rPr>
          <w:rFonts w:hint="eastAsia"/>
          <w:szCs w:val="21"/>
        </w:rPr>
        <w:t>NAT</w:t>
      </w:r>
      <w:r w:rsidRPr="00A25B25">
        <w:rPr>
          <w:rFonts w:hint="eastAsia"/>
          <w:szCs w:val="21"/>
        </w:rPr>
        <w:t>转换是否生效。</w:t>
      </w:r>
    </w:p>
    <w:p w14:paraId="194E253E" w14:textId="77777777" w:rsidR="007E5FEC" w:rsidRDefault="007E5FEC" w:rsidP="007E5FEC">
      <w:pPr>
        <w:rPr>
          <w:szCs w:val="21"/>
        </w:rPr>
      </w:pPr>
      <w:r>
        <w:rPr>
          <w:rFonts w:hint="eastAsia"/>
          <w:b/>
          <w:szCs w:val="21"/>
        </w:rPr>
        <w:t>第八步：验证测试</w:t>
      </w:r>
      <w:r>
        <w:rPr>
          <w:rFonts w:hint="eastAsia"/>
          <w:szCs w:val="21"/>
        </w:rPr>
        <w:t>（以下数据只作参考）</w:t>
      </w:r>
    </w:p>
    <w:p w14:paraId="65F782C7" w14:textId="77777777" w:rsidR="007E5FEC" w:rsidRDefault="007E5FEC" w:rsidP="007E5FEC">
      <w:pPr>
        <w:ind w:firstLineChars="200" w:firstLine="420"/>
        <w:rPr>
          <w:szCs w:val="21"/>
        </w:rPr>
      </w:pPr>
      <w:proofErr w:type="spellStart"/>
      <w:r>
        <w:rPr>
          <w:szCs w:val="21"/>
        </w:rPr>
        <w:t>RouterA#Show</w:t>
      </w:r>
      <w:proofErr w:type="spellEnd"/>
      <w:r>
        <w:rPr>
          <w:szCs w:val="21"/>
        </w:rPr>
        <w:t xml:space="preserve"> </w:t>
      </w:r>
      <w:proofErr w:type="spellStart"/>
      <w:r>
        <w:rPr>
          <w:szCs w:val="21"/>
        </w:rPr>
        <w:t>ip</w:t>
      </w:r>
      <w:proofErr w:type="spellEnd"/>
      <w:r>
        <w:rPr>
          <w:szCs w:val="21"/>
        </w:rPr>
        <w:t xml:space="preserve"> </w:t>
      </w:r>
      <w:proofErr w:type="spellStart"/>
      <w:r>
        <w:rPr>
          <w:szCs w:val="21"/>
        </w:rPr>
        <w:t>nat</w:t>
      </w:r>
      <w:proofErr w:type="spellEnd"/>
      <w:r>
        <w:rPr>
          <w:szCs w:val="21"/>
        </w:rPr>
        <w:t xml:space="preserve"> </w:t>
      </w:r>
      <w:proofErr w:type="spellStart"/>
      <w:r>
        <w:rPr>
          <w:szCs w:val="21"/>
        </w:rPr>
        <w:t>transulation</w:t>
      </w:r>
      <w:proofErr w:type="spellEnd"/>
      <w:r>
        <w:rPr>
          <w:szCs w:val="21"/>
        </w:rPr>
        <w:t xml:space="preserve">    </w:t>
      </w:r>
      <w:r>
        <w:rPr>
          <w:rFonts w:hint="eastAsia"/>
          <w:szCs w:val="21"/>
        </w:rPr>
        <w:t>！</w:t>
      </w:r>
      <w:r>
        <w:rPr>
          <w:szCs w:val="21"/>
        </w:rPr>
        <w:t xml:space="preserve"> </w:t>
      </w:r>
      <w:r>
        <w:rPr>
          <w:rFonts w:hint="eastAsia"/>
          <w:szCs w:val="21"/>
        </w:rPr>
        <w:t>关于</w:t>
      </w:r>
      <w:r>
        <w:rPr>
          <w:szCs w:val="21"/>
        </w:rPr>
        <w:t>NAT</w:t>
      </w:r>
      <w:r>
        <w:rPr>
          <w:rFonts w:hint="eastAsia"/>
          <w:szCs w:val="21"/>
        </w:rPr>
        <w:t>的统计数据</w:t>
      </w:r>
    </w:p>
    <w:p w14:paraId="63610287" w14:textId="77777777" w:rsidR="007E5FEC" w:rsidRDefault="007E5FEC" w:rsidP="007E5FEC">
      <w:pPr>
        <w:rPr>
          <w:szCs w:val="21"/>
        </w:rPr>
      </w:pPr>
      <w:r>
        <w:rPr>
          <w:szCs w:val="21"/>
        </w:rPr>
        <w:t>Pro Inside global      Inside local       Outside local      Outside global</w:t>
      </w:r>
    </w:p>
    <w:p w14:paraId="6403F678" w14:textId="52FB8D9E" w:rsidR="00BD635A" w:rsidRDefault="00BD635A" w:rsidP="00BD635A">
      <w:pPr>
        <w:tabs>
          <w:tab w:val="left" w:pos="840"/>
        </w:tabs>
        <w:ind w:left="840"/>
        <w:rPr>
          <w:rFonts w:hint="eastAsia"/>
          <w:szCs w:val="21"/>
        </w:rPr>
      </w:pPr>
    </w:p>
    <w:p w14:paraId="584B0C7B" w14:textId="28739F30" w:rsidR="00C05458" w:rsidRDefault="00C05458" w:rsidP="00C244A1">
      <w:pPr>
        <w:ind w:firstLine="420"/>
        <w:rPr>
          <w:noProof/>
        </w:rPr>
      </w:pPr>
    </w:p>
    <w:p w14:paraId="7E7501E2" w14:textId="77777777" w:rsidR="001E2B9E" w:rsidRDefault="001E2B9E" w:rsidP="001E2B9E">
      <w:pPr>
        <w:ind w:firstLine="420"/>
        <w:rPr>
          <w:rFonts w:hint="eastAsia"/>
        </w:rPr>
      </w:pPr>
      <w:r>
        <w:rPr>
          <w:rFonts w:hint="eastAsia"/>
        </w:rPr>
        <w:t>注意事项：</w:t>
      </w:r>
    </w:p>
    <w:p w14:paraId="69D6486A" w14:textId="77777777" w:rsidR="001E2B9E" w:rsidRDefault="001E2B9E" w:rsidP="001E2B9E">
      <w:pPr>
        <w:ind w:firstLine="420"/>
        <w:rPr>
          <w:rFonts w:hint="eastAsia"/>
        </w:rPr>
      </w:pPr>
      <w:r>
        <w:rPr>
          <w:rFonts w:hint="eastAsia"/>
        </w:rPr>
        <w:t>1</w:t>
      </w:r>
      <w:r>
        <w:rPr>
          <w:rFonts w:hint="eastAsia"/>
        </w:rPr>
        <w:t>．不要把</w:t>
      </w:r>
      <w:r>
        <w:rPr>
          <w:rFonts w:hint="eastAsia"/>
        </w:rPr>
        <w:t>inside</w:t>
      </w:r>
      <w:r>
        <w:rPr>
          <w:rFonts w:hint="eastAsia"/>
        </w:rPr>
        <w:t>和</w:t>
      </w:r>
      <w:r>
        <w:rPr>
          <w:rFonts w:hint="eastAsia"/>
        </w:rPr>
        <w:t>outside</w:t>
      </w:r>
      <w:r>
        <w:rPr>
          <w:rFonts w:hint="eastAsia"/>
        </w:rPr>
        <w:t>应用的接口弄错；</w:t>
      </w:r>
    </w:p>
    <w:p w14:paraId="5CA4FA86" w14:textId="77777777" w:rsidR="001E2B9E" w:rsidRDefault="001E2B9E" w:rsidP="001E2B9E">
      <w:pPr>
        <w:ind w:firstLine="420"/>
        <w:rPr>
          <w:rFonts w:hint="eastAsia"/>
        </w:rPr>
      </w:pPr>
      <w:r>
        <w:rPr>
          <w:rFonts w:hint="eastAsia"/>
        </w:rPr>
        <w:t>2</w:t>
      </w:r>
      <w:r>
        <w:rPr>
          <w:rFonts w:hint="eastAsia"/>
        </w:rPr>
        <w:t>．要加上能使数据包向外转发的路由，本实验中使用的默认路由；</w:t>
      </w:r>
    </w:p>
    <w:p w14:paraId="522AB588" w14:textId="402BD5B9" w:rsidR="00CF506A" w:rsidRDefault="001E2B9E" w:rsidP="001E2B9E">
      <w:pPr>
        <w:ind w:firstLine="420"/>
      </w:pPr>
      <w:r>
        <w:rPr>
          <w:rFonts w:hint="eastAsia"/>
        </w:rPr>
        <w:lastRenderedPageBreak/>
        <w:t>3</w:t>
      </w:r>
      <w:r>
        <w:rPr>
          <w:rFonts w:hint="eastAsia"/>
        </w:rPr>
        <w:t>．尽量不要用广域网接口地址作为映射的全局地址。</w:t>
      </w:r>
    </w:p>
    <w:p w14:paraId="10A84040" w14:textId="77777777" w:rsidR="00C05458" w:rsidRPr="004E2910" w:rsidRDefault="00C05458" w:rsidP="00C244A1">
      <w:pPr>
        <w:ind w:firstLine="420"/>
        <w:rPr>
          <w:rFonts w:ascii="Arial" w:hAnsi="Arial" w:cs="Arial" w:hint="eastAsia"/>
          <w:szCs w:val="21"/>
        </w:rPr>
      </w:pPr>
    </w:p>
    <w:p w14:paraId="21B582EF" w14:textId="77777777" w:rsidR="00C244A1" w:rsidRDefault="00D4161B" w:rsidP="00C244A1">
      <w:pPr>
        <w:numPr>
          <w:ilvl w:val="0"/>
          <w:numId w:val="1"/>
        </w:numPr>
        <w:spacing w:line="360" w:lineRule="auto"/>
        <w:rPr>
          <w:b/>
          <w:sz w:val="28"/>
          <w:szCs w:val="28"/>
        </w:rPr>
      </w:pPr>
      <w:r>
        <w:rPr>
          <w:rFonts w:hint="eastAsia"/>
          <w:b/>
          <w:sz w:val="28"/>
          <w:szCs w:val="28"/>
        </w:rPr>
        <w:t>实验结果与分析</w:t>
      </w:r>
      <w:r w:rsidR="00083B8C">
        <w:rPr>
          <w:rFonts w:hint="eastAsia"/>
          <w:b/>
          <w:sz w:val="28"/>
          <w:szCs w:val="28"/>
        </w:rPr>
        <w:t>（思考题）</w:t>
      </w:r>
    </w:p>
    <w:p w14:paraId="2214E1A2" w14:textId="4F49BB73" w:rsidR="00C05458" w:rsidRDefault="00D579B1" w:rsidP="00C05458">
      <w:pPr>
        <w:spacing w:line="360" w:lineRule="auto"/>
        <w:ind w:left="855"/>
        <w:rPr>
          <w:szCs w:val="21"/>
        </w:rPr>
      </w:pPr>
      <w:r>
        <w:rPr>
          <w:rFonts w:hint="eastAsia"/>
          <w:noProof/>
          <w:szCs w:val="21"/>
        </w:rPr>
        <w:drawing>
          <wp:inline distT="0" distB="0" distL="0" distR="0" wp14:anchorId="513014FB" wp14:editId="5883B1D2">
            <wp:extent cx="5267960" cy="496697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4966970"/>
                    </a:xfrm>
                    <a:prstGeom prst="rect">
                      <a:avLst/>
                    </a:prstGeom>
                    <a:noFill/>
                    <a:ln>
                      <a:noFill/>
                    </a:ln>
                  </pic:spPr>
                </pic:pic>
              </a:graphicData>
            </a:graphic>
          </wp:inline>
        </w:drawing>
      </w:r>
    </w:p>
    <w:p w14:paraId="0CE60608" w14:textId="6ADB6F50" w:rsidR="001E2B9E" w:rsidRDefault="00D579B1" w:rsidP="00C05458">
      <w:pPr>
        <w:spacing w:line="360" w:lineRule="auto"/>
        <w:ind w:left="855"/>
        <w:rPr>
          <w:szCs w:val="21"/>
        </w:rPr>
      </w:pPr>
      <w:r>
        <w:rPr>
          <w:noProof/>
          <w:szCs w:val="21"/>
        </w:rPr>
        <w:lastRenderedPageBreak/>
        <w:drawing>
          <wp:inline distT="0" distB="0" distL="0" distR="0" wp14:anchorId="1C6D513A" wp14:editId="52E65F1B">
            <wp:extent cx="5267960" cy="317373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960" cy="3173730"/>
                    </a:xfrm>
                    <a:prstGeom prst="rect">
                      <a:avLst/>
                    </a:prstGeom>
                    <a:noFill/>
                    <a:ln>
                      <a:noFill/>
                    </a:ln>
                  </pic:spPr>
                </pic:pic>
              </a:graphicData>
            </a:graphic>
          </wp:inline>
        </w:drawing>
      </w:r>
    </w:p>
    <w:p w14:paraId="0BA674F7" w14:textId="1B5762DB" w:rsidR="001E2B9E" w:rsidRDefault="00D579B1" w:rsidP="00C05458">
      <w:pPr>
        <w:spacing w:line="360" w:lineRule="auto"/>
        <w:ind w:left="855"/>
        <w:rPr>
          <w:b/>
          <w:szCs w:val="21"/>
        </w:rPr>
      </w:pPr>
      <w:r>
        <w:rPr>
          <w:b/>
          <w:noProof/>
          <w:szCs w:val="21"/>
        </w:rPr>
        <w:drawing>
          <wp:inline distT="0" distB="0" distL="0" distR="0" wp14:anchorId="6A831A39" wp14:editId="4EA49791">
            <wp:extent cx="5274310" cy="329184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91840"/>
                    </a:xfrm>
                    <a:prstGeom prst="rect">
                      <a:avLst/>
                    </a:prstGeom>
                    <a:noFill/>
                    <a:ln>
                      <a:noFill/>
                    </a:ln>
                  </pic:spPr>
                </pic:pic>
              </a:graphicData>
            </a:graphic>
          </wp:inline>
        </w:drawing>
      </w:r>
    </w:p>
    <w:p w14:paraId="6F148A0D" w14:textId="450E4B07" w:rsidR="001E2B9E" w:rsidRDefault="00D579B1" w:rsidP="00C05458">
      <w:pPr>
        <w:spacing w:line="360" w:lineRule="auto"/>
        <w:ind w:left="855"/>
        <w:rPr>
          <w:b/>
          <w:szCs w:val="21"/>
        </w:rPr>
      </w:pPr>
      <w:r>
        <w:rPr>
          <w:b/>
          <w:noProof/>
          <w:szCs w:val="21"/>
        </w:rPr>
        <w:lastRenderedPageBreak/>
        <w:drawing>
          <wp:inline distT="0" distB="0" distL="0" distR="0" wp14:anchorId="754113CA" wp14:editId="59D7C0DA">
            <wp:extent cx="5274310" cy="56515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651500"/>
                    </a:xfrm>
                    <a:prstGeom prst="rect">
                      <a:avLst/>
                    </a:prstGeom>
                    <a:noFill/>
                    <a:ln>
                      <a:noFill/>
                    </a:ln>
                  </pic:spPr>
                </pic:pic>
              </a:graphicData>
            </a:graphic>
          </wp:inline>
        </w:drawing>
      </w:r>
    </w:p>
    <w:p w14:paraId="44257C02" w14:textId="63BA7368" w:rsidR="00DA78A1" w:rsidRDefault="00DA78A1" w:rsidP="00C05458">
      <w:pPr>
        <w:spacing w:line="360" w:lineRule="auto"/>
        <w:ind w:left="855"/>
        <w:rPr>
          <w:rFonts w:hint="eastAsia"/>
          <w:b/>
          <w:szCs w:val="21"/>
        </w:rPr>
      </w:pPr>
      <w:r>
        <w:rPr>
          <w:rFonts w:hint="eastAsia"/>
          <w:b/>
          <w:szCs w:val="21"/>
        </w:rPr>
        <w:t>当内网</w:t>
      </w:r>
      <w:r>
        <w:rPr>
          <w:rFonts w:hint="eastAsia"/>
          <w:b/>
          <w:szCs w:val="21"/>
        </w:rPr>
        <w:t>ping</w:t>
      </w:r>
      <w:r>
        <w:rPr>
          <w:rFonts w:hint="eastAsia"/>
          <w:b/>
          <w:szCs w:val="21"/>
        </w:rPr>
        <w:t>外网时，内网进行捕获，捕获到的源地址就是本机的私有地址。</w:t>
      </w:r>
    </w:p>
    <w:p w14:paraId="505C18A8" w14:textId="67C267FC" w:rsidR="001E2B9E" w:rsidRDefault="00D579B1" w:rsidP="00C05458">
      <w:pPr>
        <w:spacing w:line="360" w:lineRule="auto"/>
        <w:ind w:left="855"/>
        <w:rPr>
          <w:b/>
          <w:noProof/>
          <w:szCs w:val="21"/>
        </w:rPr>
      </w:pPr>
      <w:r w:rsidRPr="001E2B9E">
        <w:rPr>
          <w:b/>
          <w:noProof/>
          <w:szCs w:val="21"/>
        </w:rPr>
        <w:drawing>
          <wp:inline distT="0" distB="0" distL="0" distR="0" wp14:anchorId="026D7F3B" wp14:editId="263C0617">
            <wp:extent cx="5274310" cy="1445260"/>
            <wp:effectExtent l="0" t="0" r="0" b="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445260"/>
                    </a:xfrm>
                    <a:prstGeom prst="rect">
                      <a:avLst/>
                    </a:prstGeom>
                    <a:noFill/>
                    <a:ln>
                      <a:noFill/>
                    </a:ln>
                  </pic:spPr>
                </pic:pic>
              </a:graphicData>
            </a:graphic>
          </wp:inline>
        </w:drawing>
      </w:r>
    </w:p>
    <w:p w14:paraId="6E2D0435" w14:textId="73A2DD21" w:rsidR="00DA78A1" w:rsidRDefault="00DA78A1" w:rsidP="00C05458">
      <w:pPr>
        <w:spacing w:line="360" w:lineRule="auto"/>
        <w:ind w:left="855"/>
        <w:rPr>
          <w:b/>
          <w:noProof/>
          <w:szCs w:val="21"/>
        </w:rPr>
      </w:pPr>
      <w:r>
        <w:rPr>
          <w:rFonts w:hint="eastAsia"/>
          <w:b/>
          <w:noProof/>
          <w:szCs w:val="21"/>
        </w:rPr>
        <w:t>而外网主机捕获到的地址为内网主机私有地址进行转换后的公有地址，当外网主机想要</w:t>
      </w:r>
      <w:r>
        <w:rPr>
          <w:rFonts w:hint="eastAsia"/>
          <w:b/>
          <w:noProof/>
          <w:szCs w:val="21"/>
        </w:rPr>
        <w:t>p</w:t>
      </w:r>
      <w:r>
        <w:rPr>
          <w:b/>
          <w:noProof/>
          <w:szCs w:val="21"/>
        </w:rPr>
        <w:t>ing</w:t>
      </w:r>
      <w:r>
        <w:rPr>
          <w:rFonts w:hint="eastAsia"/>
          <w:b/>
          <w:noProof/>
          <w:szCs w:val="21"/>
        </w:rPr>
        <w:t>内网主机时，也需要</w:t>
      </w:r>
      <w:r>
        <w:rPr>
          <w:rFonts w:hint="eastAsia"/>
          <w:b/>
          <w:noProof/>
          <w:szCs w:val="21"/>
        </w:rPr>
        <w:t>p</w:t>
      </w:r>
      <w:r>
        <w:rPr>
          <w:b/>
          <w:noProof/>
          <w:szCs w:val="21"/>
        </w:rPr>
        <w:t>ing</w:t>
      </w:r>
      <w:r>
        <w:rPr>
          <w:rFonts w:hint="eastAsia"/>
          <w:b/>
          <w:noProof/>
          <w:szCs w:val="21"/>
        </w:rPr>
        <w:t>转换后的公有地址才能</w:t>
      </w:r>
      <w:r>
        <w:rPr>
          <w:rFonts w:hint="eastAsia"/>
          <w:b/>
          <w:noProof/>
          <w:szCs w:val="21"/>
        </w:rPr>
        <w:t>p</w:t>
      </w:r>
      <w:r>
        <w:rPr>
          <w:b/>
          <w:noProof/>
          <w:szCs w:val="21"/>
        </w:rPr>
        <w:t>ing</w:t>
      </w:r>
      <w:r>
        <w:rPr>
          <w:rFonts w:hint="eastAsia"/>
          <w:b/>
          <w:noProof/>
          <w:szCs w:val="21"/>
        </w:rPr>
        <w:t>通。</w:t>
      </w:r>
    </w:p>
    <w:p w14:paraId="0A3ECC1A" w14:textId="511DAF98" w:rsidR="001E2B9E" w:rsidRDefault="00D579B1" w:rsidP="00C05458">
      <w:pPr>
        <w:spacing w:line="360" w:lineRule="auto"/>
        <w:ind w:left="855"/>
        <w:rPr>
          <w:b/>
          <w:szCs w:val="21"/>
        </w:rPr>
      </w:pPr>
      <w:r w:rsidRPr="00DA78A1">
        <w:rPr>
          <w:b/>
          <w:noProof/>
          <w:szCs w:val="21"/>
        </w:rPr>
        <w:lastRenderedPageBreak/>
        <w:drawing>
          <wp:inline distT="0" distB="0" distL="0" distR="0" wp14:anchorId="44168AAC" wp14:editId="5C6CB30C">
            <wp:extent cx="5274310" cy="2637155"/>
            <wp:effectExtent l="0" t="0" r="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1620C6B1" w14:textId="77777777" w:rsidR="00C05458" w:rsidRDefault="00C05458" w:rsidP="00C05458">
      <w:pPr>
        <w:spacing w:line="360" w:lineRule="auto"/>
        <w:ind w:left="855"/>
        <w:rPr>
          <w:b/>
          <w:szCs w:val="21"/>
        </w:rPr>
      </w:pPr>
    </w:p>
    <w:p w14:paraId="027328AE" w14:textId="77777777" w:rsidR="00C05458" w:rsidRPr="00C244A1" w:rsidRDefault="00C05458" w:rsidP="00C05458">
      <w:pPr>
        <w:spacing w:line="360" w:lineRule="auto"/>
        <w:rPr>
          <w:rFonts w:hint="eastAsia"/>
          <w:b/>
          <w:sz w:val="28"/>
          <w:szCs w:val="28"/>
        </w:rPr>
      </w:pPr>
    </w:p>
    <w:p w14:paraId="16EC4D6A" w14:textId="77777777" w:rsidR="008D3626" w:rsidRPr="00183302" w:rsidRDefault="008D3626" w:rsidP="008D3626">
      <w:pPr>
        <w:jc w:val="center"/>
        <w:rPr>
          <w:rFonts w:eastAsia="楷体_GB2312"/>
          <w:sz w:val="32"/>
          <w:szCs w:val="32"/>
        </w:rPr>
      </w:pPr>
      <w:r w:rsidRPr="00183302">
        <w:rPr>
          <w:rFonts w:eastAsia="楷体_GB2312"/>
          <w:b/>
          <w:sz w:val="44"/>
          <w:szCs w:val="44"/>
        </w:rPr>
        <w:t>暨南大学本科实验报告专用纸</w:t>
      </w:r>
      <w:r w:rsidRPr="00183302">
        <w:rPr>
          <w:rFonts w:eastAsia="楷体_GB2312"/>
          <w:b/>
          <w:sz w:val="32"/>
          <w:szCs w:val="32"/>
        </w:rPr>
        <w:t>(</w:t>
      </w:r>
      <w:r w:rsidRPr="00183302">
        <w:rPr>
          <w:rFonts w:eastAsia="楷体_GB2312"/>
          <w:b/>
          <w:sz w:val="32"/>
          <w:szCs w:val="32"/>
        </w:rPr>
        <w:t>附页</w:t>
      </w:r>
      <w:r w:rsidRPr="00183302">
        <w:rPr>
          <w:rFonts w:eastAsia="楷体_GB2312"/>
          <w:b/>
          <w:sz w:val="32"/>
          <w:szCs w:val="32"/>
        </w:rPr>
        <w:t>)</w:t>
      </w:r>
    </w:p>
    <w:p w14:paraId="0262A9D0" w14:textId="77777777" w:rsidR="008D3626" w:rsidRPr="00183302" w:rsidRDefault="008D3626" w:rsidP="008D3626">
      <w:pPr>
        <w:rPr>
          <w:rFonts w:eastAsia="楷体_GB2312"/>
          <w:szCs w:val="21"/>
          <w:u w:val="single"/>
        </w:rPr>
      </w:pPr>
      <w:r w:rsidRPr="00183302">
        <w:rPr>
          <w:rFonts w:eastAsia="楷体_GB2312"/>
          <w:sz w:val="32"/>
          <w:szCs w:val="32"/>
          <w:u w:val="single"/>
        </w:rPr>
        <w:t xml:space="preserve">                   </w:t>
      </w:r>
      <w:r w:rsidRPr="00183302">
        <w:rPr>
          <w:rFonts w:eastAsia="楷体_GB2312"/>
          <w:szCs w:val="21"/>
          <w:u w:val="single"/>
        </w:rPr>
        <w:t xml:space="preserve">                                                 </w:t>
      </w:r>
    </w:p>
    <w:p w14:paraId="1E1953ED" w14:textId="77777777" w:rsidR="009635F2" w:rsidRPr="008D3626" w:rsidRDefault="009635F2">
      <w:pPr>
        <w:rPr>
          <w:rFonts w:hint="eastAsia"/>
        </w:rPr>
      </w:pPr>
    </w:p>
    <w:sectPr w:rsidR="009635F2" w:rsidRPr="008D36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905BD" w14:textId="77777777" w:rsidR="00CF46E7" w:rsidRDefault="00CF46E7" w:rsidP="00903E84">
      <w:r>
        <w:separator/>
      </w:r>
    </w:p>
  </w:endnote>
  <w:endnote w:type="continuationSeparator" w:id="0">
    <w:p w14:paraId="4A562450" w14:textId="77777777" w:rsidR="00CF46E7" w:rsidRDefault="00CF46E7" w:rsidP="00903E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B901A" w14:textId="77777777" w:rsidR="00CF46E7" w:rsidRDefault="00CF46E7" w:rsidP="00903E84">
      <w:r>
        <w:separator/>
      </w:r>
    </w:p>
  </w:footnote>
  <w:footnote w:type="continuationSeparator" w:id="0">
    <w:p w14:paraId="765C0EBD" w14:textId="77777777" w:rsidR="00CF46E7" w:rsidRDefault="00CF46E7" w:rsidP="00903E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DD52D48"/>
    <w:multiLevelType w:val="singleLevel"/>
    <w:tmpl w:val="ADD52D48"/>
    <w:lvl w:ilvl="0">
      <w:start w:val="1"/>
      <w:numFmt w:val="decimal"/>
      <w:suff w:val="nothing"/>
      <w:lvlText w:val="%1、"/>
      <w:lvlJc w:val="left"/>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Wingdings" w:hAnsi="Wingdings" w:hint="default"/>
      </w:rPr>
    </w:lvl>
    <w:lvl w:ilvl="1">
      <w:start w:val="170"/>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0000003"/>
    <w:multiLevelType w:val="multilevel"/>
    <w:tmpl w:val="00000003"/>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3" w15:restartNumberingAfterBreak="0">
    <w:nsid w:val="00000004"/>
    <w:multiLevelType w:val="multilevel"/>
    <w:tmpl w:val="00000004"/>
    <w:lvl w:ilvl="0">
      <w:start w:val="1"/>
      <w:numFmt w:val="bullet"/>
      <w:lvlText w:val=""/>
      <w:lvlJc w:val="left"/>
      <w:pPr>
        <w:tabs>
          <w:tab w:val="num" w:pos="720"/>
        </w:tabs>
        <w:ind w:left="720" w:hanging="360"/>
      </w:pPr>
      <w:rPr>
        <w:rFonts w:ascii="Wingdings" w:hAnsi="Wingdings" w:hint="default"/>
      </w:rPr>
    </w:lvl>
    <w:lvl w:ilvl="1">
      <w:start w:val="170"/>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0000006"/>
    <w:multiLevelType w:val="multilevel"/>
    <w:tmpl w:val="00000006"/>
    <w:lvl w:ilvl="0">
      <w:start w:val="1"/>
      <w:numFmt w:val="bullet"/>
      <w:lvlText w:val=""/>
      <w:lvlJc w:val="left"/>
      <w:pPr>
        <w:tabs>
          <w:tab w:val="num" w:pos="720"/>
        </w:tabs>
        <w:ind w:left="720" w:hanging="360"/>
      </w:pPr>
      <w:rPr>
        <w:rFonts w:ascii="Wingdings" w:hAnsi="Wingdings" w:hint="default"/>
      </w:rPr>
    </w:lvl>
    <w:lvl w:ilvl="1">
      <w:start w:val="170"/>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0000009"/>
    <w:multiLevelType w:val="multilevel"/>
    <w:tmpl w:val="00000009"/>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15:restartNumberingAfterBreak="0">
    <w:nsid w:val="0000000E"/>
    <w:multiLevelType w:val="multilevel"/>
    <w:tmpl w:val="0000000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0000013"/>
    <w:multiLevelType w:val="multilevel"/>
    <w:tmpl w:val="00000013"/>
    <w:lvl w:ilvl="0">
      <w:start w:val="1"/>
      <w:numFmt w:val="decimal"/>
      <w:lvlText w:val="%1、"/>
      <w:lvlJc w:val="left"/>
      <w:pPr>
        <w:tabs>
          <w:tab w:val="num" w:pos="360"/>
        </w:tabs>
        <w:ind w:left="360" w:hanging="360"/>
      </w:pPr>
      <w:rPr>
        <w:rFonts w:ascii="宋体" w:hAnsi="宋体" w:cs="宋体" w:hint="default"/>
        <w:b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000001E"/>
    <w:multiLevelType w:val="singleLevel"/>
    <w:tmpl w:val="0000001E"/>
    <w:lvl w:ilvl="0">
      <w:start w:val="5"/>
      <w:numFmt w:val="decimal"/>
      <w:suff w:val="nothing"/>
      <w:lvlText w:val="%1、"/>
      <w:lvlJc w:val="left"/>
    </w:lvl>
  </w:abstractNum>
  <w:abstractNum w:abstractNumId="9" w15:restartNumberingAfterBreak="0">
    <w:nsid w:val="00000021"/>
    <w:multiLevelType w:val="multilevel"/>
    <w:tmpl w:val="00000021"/>
    <w:lvl w:ilvl="0">
      <w:start w:val="1"/>
      <w:numFmt w:val="bullet"/>
      <w:lvlText w:val=""/>
      <w:lvlJc w:val="left"/>
      <w:pPr>
        <w:tabs>
          <w:tab w:val="num" w:pos="720"/>
        </w:tabs>
        <w:ind w:left="720" w:hanging="360"/>
      </w:pPr>
      <w:rPr>
        <w:rFonts w:ascii="Wingdings" w:hAnsi="Wingdings" w:hint="default"/>
      </w:rPr>
    </w:lvl>
    <w:lvl w:ilvl="1">
      <w:start w:val="170"/>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0000022"/>
    <w:multiLevelType w:val="multilevel"/>
    <w:tmpl w:val="00000022"/>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1" w15:restartNumberingAfterBreak="0">
    <w:nsid w:val="00000023"/>
    <w:multiLevelType w:val="multilevel"/>
    <w:tmpl w:val="00000023"/>
    <w:lvl w:ilvl="0">
      <w:start w:val="1"/>
      <w:numFmt w:val="bullet"/>
      <w:lvlText w:val=""/>
      <w:lvlJc w:val="left"/>
      <w:pPr>
        <w:tabs>
          <w:tab w:val="num" w:pos="720"/>
        </w:tabs>
        <w:ind w:left="720" w:hanging="360"/>
      </w:pPr>
      <w:rPr>
        <w:rFonts w:ascii="Wingdings" w:hAnsi="Wingdings" w:hint="default"/>
      </w:rPr>
    </w:lvl>
    <w:lvl w:ilvl="1">
      <w:start w:val="170"/>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0000027"/>
    <w:multiLevelType w:val="multilevel"/>
    <w:tmpl w:val="00000027"/>
    <w:lvl w:ilvl="0">
      <w:start w:val="1"/>
      <w:numFmt w:val="bullet"/>
      <w:lvlText w:val=""/>
      <w:lvlJc w:val="left"/>
      <w:pPr>
        <w:tabs>
          <w:tab w:val="num" w:pos="720"/>
        </w:tabs>
        <w:ind w:left="720" w:hanging="360"/>
      </w:pPr>
      <w:rPr>
        <w:rFonts w:ascii="Wingdings" w:hAnsi="Wingdings" w:hint="default"/>
      </w:rPr>
    </w:lvl>
    <w:lvl w:ilvl="1">
      <w:start w:val="170"/>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0000028"/>
    <w:multiLevelType w:val="multilevel"/>
    <w:tmpl w:val="00000028"/>
    <w:lvl w:ilvl="0">
      <w:start w:val="1"/>
      <w:numFmt w:val="decimal"/>
      <w:lvlText w:val="%1、"/>
      <w:lvlJc w:val="left"/>
      <w:pPr>
        <w:tabs>
          <w:tab w:val="num" w:pos="360"/>
        </w:tabs>
        <w:ind w:left="360" w:hanging="360"/>
      </w:pPr>
      <w:rPr>
        <w:rFonts w:ascii="宋体" w:hAnsi="宋体" w:cs="宋体" w:hint="default"/>
        <w:b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2FCF56F8"/>
    <w:multiLevelType w:val="hybridMultilevel"/>
    <w:tmpl w:val="411EB0D6"/>
    <w:lvl w:ilvl="0" w:tplc="FAA29E24">
      <w:start w:val="1"/>
      <w:numFmt w:val="japaneseCounting"/>
      <w:lvlText w:val="（%1）"/>
      <w:lvlJc w:val="left"/>
      <w:pPr>
        <w:tabs>
          <w:tab w:val="num" w:pos="855"/>
        </w:tabs>
        <w:ind w:left="855" w:hanging="855"/>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3A4B2128"/>
    <w:multiLevelType w:val="hybridMultilevel"/>
    <w:tmpl w:val="886E5EE6"/>
    <w:lvl w:ilvl="0" w:tplc="1F4C2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56E7E3B"/>
    <w:multiLevelType w:val="singleLevel"/>
    <w:tmpl w:val="556E7E3B"/>
    <w:lvl w:ilvl="0">
      <w:start w:val="3"/>
      <w:numFmt w:val="decimal"/>
      <w:suff w:val="nothing"/>
      <w:lvlText w:val="%1、"/>
      <w:lvlJc w:val="left"/>
    </w:lvl>
  </w:abstractNum>
  <w:abstractNum w:abstractNumId="17" w15:restartNumberingAfterBreak="0">
    <w:nsid w:val="69327C6F"/>
    <w:multiLevelType w:val="hybridMultilevel"/>
    <w:tmpl w:val="81F88214"/>
    <w:lvl w:ilvl="0" w:tplc="805A5FCC">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8" w15:restartNumberingAfterBreak="0">
    <w:nsid w:val="711D8477"/>
    <w:multiLevelType w:val="singleLevel"/>
    <w:tmpl w:val="711D8477"/>
    <w:lvl w:ilvl="0">
      <w:start w:val="2"/>
      <w:numFmt w:val="chineseCounting"/>
      <w:suff w:val="nothing"/>
      <w:lvlText w:val="%1、"/>
      <w:lvlJc w:val="left"/>
      <w:rPr>
        <w:rFonts w:hint="eastAsia"/>
      </w:rPr>
    </w:lvl>
  </w:abstractNum>
  <w:abstractNum w:abstractNumId="19" w15:restartNumberingAfterBreak="0">
    <w:nsid w:val="7D834ECB"/>
    <w:multiLevelType w:val="hybridMultilevel"/>
    <w:tmpl w:val="A2FC1546"/>
    <w:lvl w:ilvl="0" w:tplc="A99432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4"/>
  </w:num>
  <w:num w:numId="2">
    <w:abstractNumId w:val="4"/>
  </w:num>
  <w:num w:numId="3">
    <w:abstractNumId w:val="11"/>
  </w:num>
  <w:num w:numId="4">
    <w:abstractNumId w:val="17"/>
  </w:num>
  <w:num w:numId="5">
    <w:abstractNumId w:val="5"/>
  </w:num>
  <w:num w:numId="6">
    <w:abstractNumId w:val="3"/>
  </w:num>
  <w:num w:numId="7">
    <w:abstractNumId w:val="16"/>
  </w:num>
  <w:num w:numId="8">
    <w:abstractNumId w:val="18"/>
  </w:num>
  <w:num w:numId="9">
    <w:abstractNumId w:val="0"/>
  </w:num>
  <w:num w:numId="10">
    <w:abstractNumId w:val="1"/>
  </w:num>
  <w:num w:numId="11">
    <w:abstractNumId w:val="9"/>
  </w:num>
  <w:num w:numId="12">
    <w:abstractNumId w:val="12"/>
  </w:num>
  <w:num w:numId="13">
    <w:abstractNumId w:val="15"/>
  </w:num>
  <w:num w:numId="14">
    <w:abstractNumId w:val="6"/>
  </w:num>
  <w:num w:numId="15">
    <w:abstractNumId w:val="13"/>
  </w:num>
  <w:num w:numId="16">
    <w:abstractNumId w:val="7"/>
  </w:num>
  <w:num w:numId="17">
    <w:abstractNumId w:val="10"/>
  </w:num>
  <w:num w:numId="18">
    <w:abstractNumId w:val="2"/>
  </w:num>
  <w:num w:numId="19">
    <w:abstractNumId w:val="8"/>
  </w:num>
  <w:num w:numId="20">
    <w:abstractNumId w:val="19"/>
  </w:num>
  <w:num w:numId="21">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626"/>
    <w:rsid w:val="00015624"/>
    <w:rsid w:val="0004397D"/>
    <w:rsid w:val="00067409"/>
    <w:rsid w:val="00075179"/>
    <w:rsid w:val="00083301"/>
    <w:rsid w:val="00083B8C"/>
    <w:rsid w:val="000B68F5"/>
    <w:rsid w:val="000C0206"/>
    <w:rsid w:val="000F2015"/>
    <w:rsid w:val="00113FBC"/>
    <w:rsid w:val="001164D0"/>
    <w:rsid w:val="001E2B9E"/>
    <w:rsid w:val="001F101C"/>
    <w:rsid w:val="00250548"/>
    <w:rsid w:val="0025496D"/>
    <w:rsid w:val="00261019"/>
    <w:rsid w:val="002855DC"/>
    <w:rsid w:val="002A0E60"/>
    <w:rsid w:val="002F6707"/>
    <w:rsid w:val="00347014"/>
    <w:rsid w:val="00392196"/>
    <w:rsid w:val="00451D09"/>
    <w:rsid w:val="004800F1"/>
    <w:rsid w:val="004A2F3B"/>
    <w:rsid w:val="004B2672"/>
    <w:rsid w:val="004D01FE"/>
    <w:rsid w:val="004E2910"/>
    <w:rsid w:val="004F765B"/>
    <w:rsid w:val="00565616"/>
    <w:rsid w:val="005A43F0"/>
    <w:rsid w:val="005E5708"/>
    <w:rsid w:val="005E5A71"/>
    <w:rsid w:val="006072B2"/>
    <w:rsid w:val="00690B66"/>
    <w:rsid w:val="006E11A1"/>
    <w:rsid w:val="007326C7"/>
    <w:rsid w:val="007601DC"/>
    <w:rsid w:val="007A2867"/>
    <w:rsid w:val="007A39F9"/>
    <w:rsid w:val="007D163E"/>
    <w:rsid w:val="007E5FEC"/>
    <w:rsid w:val="007F47DE"/>
    <w:rsid w:val="00802691"/>
    <w:rsid w:val="00844A67"/>
    <w:rsid w:val="008567A8"/>
    <w:rsid w:val="00887B83"/>
    <w:rsid w:val="008C1903"/>
    <w:rsid w:val="008D3626"/>
    <w:rsid w:val="00903E84"/>
    <w:rsid w:val="00910174"/>
    <w:rsid w:val="00913CE9"/>
    <w:rsid w:val="00922C84"/>
    <w:rsid w:val="00934AA4"/>
    <w:rsid w:val="00952BB1"/>
    <w:rsid w:val="00953F44"/>
    <w:rsid w:val="009635F2"/>
    <w:rsid w:val="009F4F0F"/>
    <w:rsid w:val="009F70D8"/>
    <w:rsid w:val="00A25B25"/>
    <w:rsid w:val="00A51ED7"/>
    <w:rsid w:val="00A521A3"/>
    <w:rsid w:val="00A61F01"/>
    <w:rsid w:val="00AB5CB1"/>
    <w:rsid w:val="00AD170D"/>
    <w:rsid w:val="00AE630F"/>
    <w:rsid w:val="00B02BE7"/>
    <w:rsid w:val="00B12C0A"/>
    <w:rsid w:val="00B549F2"/>
    <w:rsid w:val="00B80D00"/>
    <w:rsid w:val="00B83F70"/>
    <w:rsid w:val="00BB59F9"/>
    <w:rsid w:val="00BD5E17"/>
    <w:rsid w:val="00BD635A"/>
    <w:rsid w:val="00BE518B"/>
    <w:rsid w:val="00C05458"/>
    <w:rsid w:val="00C244A1"/>
    <w:rsid w:val="00C723A9"/>
    <w:rsid w:val="00C757EB"/>
    <w:rsid w:val="00CF3891"/>
    <w:rsid w:val="00CF46E7"/>
    <w:rsid w:val="00CF506A"/>
    <w:rsid w:val="00D37BD1"/>
    <w:rsid w:val="00D4161B"/>
    <w:rsid w:val="00D579B1"/>
    <w:rsid w:val="00D86B1B"/>
    <w:rsid w:val="00D94354"/>
    <w:rsid w:val="00DA6D6F"/>
    <w:rsid w:val="00DA78A1"/>
    <w:rsid w:val="00E35BA5"/>
    <w:rsid w:val="00E53111"/>
    <w:rsid w:val="00E542D7"/>
    <w:rsid w:val="00E842A6"/>
    <w:rsid w:val="00E92A0F"/>
    <w:rsid w:val="00F072FF"/>
    <w:rsid w:val="00F1634D"/>
    <w:rsid w:val="00F205E3"/>
    <w:rsid w:val="00F36CF8"/>
    <w:rsid w:val="00F60F39"/>
    <w:rsid w:val="00F842FD"/>
    <w:rsid w:val="00F85FD1"/>
    <w:rsid w:val="00FE0A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14:docId w14:val="0BFE711F"/>
  <w15:chartTrackingRefBased/>
  <w15:docId w15:val="{3A4809AC-900A-432C-AE87-5E38F7F8B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D3626"/>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header"/>
    <w:basedOn w:val="a"/>
    <w:link w:val="a4"/>
    <w:rsid w:val="00903E8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903E84"/>
    <w:rPr>
      <w:kern w:val="2"/>
      <w:sz w:val="18"/>
      <w:szCs w:val="18"/>
    </w:rPr>
  </w:style>
  <w:style w:type="paragraph" w:styleId="a5">
    <w:name w:val="footer"/>
    <w:basedOn w:val="a"/>
    <w:link w:val="a6"/>
    <w:rsid w:val="00903E84"/>
    <w:pPr>
      <w:tabs>
        <w:tab w:val="center" w:pos="4153"/>
        <w:tab w:val="right" w:pos="8306"/>
      </w:tabs>
      <w:snapToGrid w:val="0"/>
      <w:jc w:val="left"/>
    </w:pPr>
    <w:rPr>
      <w:sz w:val="18"/>
      <w:szCs w:val="18"/>
    </w:rPr>
  </w:style>
  <w:style w:type="character" w:customStyle="1" w:styleId="a6">
    <w:name w:val="页脚 字符"/>
    <w:link w:val="a5"/>
    <w:rsid w:val="00903E84"/>
    <w:rPr>
      <w:kern w:val="2"/>
      <w:sz w:val="18"/>
      <w:szCs w:val="18"/>
    </w:rPr>
  </w:style>
  <w:style w:type="character" w:styleId="a7">
    <w:name w:val="Strong"/>
    <w:uiPriority w:val="22"/>
    <w:qFormat/>
    <w:rsid w:val="00A51ED7"/>
    <w:rPr>
      <w:b/>
      <w:bCs/>
    </w:rPr>
  </w:style>
  <w:style w:type="paragraph" w:styleId="a8">
    <w:name w:val="Normal (Web)"/>
    <w:basedOn w:val="a"/>
    <w:uiPriority w:val="99"/>
    <w:unhideWhenUsed/>
    <w:rsid w:val="001F101C"/>
    <w:pPr>
      <w:widowControl/>
      <w:spacing w:before="100" w:beforeAutospacing="1" w:after="100" w:afterAutospacing="1"/>
      <w:jc w:val="left"/>
    </w:pPr>
    <w:rPr>
      <w:rFonts w:ascii="宋体" w:hAnsi="宋体" w:cs="宋体"/>
      <w:kern w:val="0"/>
      <w:sz w:val="24"/>
    </w:rPr>
  </w:style>
  <w:style w:type="paragraph" w:styleId="a9">
    <w:name w:val="List Paragraph"/>
    <w:basedOn w:val="a"/>
    <w:uiPriority w:val="34"/>
    <w:qFormat/>
    <w:rsid w:val="00C244A1"/>
    <w:pPr>
      <w:ind w:firstLineChars="200" w:firstLine="420"/>
    </w:pPr>
  </w:style>
  <w:style w:type="table" w:styleId="aa">
    <w:name w:val="Table Grid"/>
    <w:basedOn w:val="a1"/>
    <w:rsid w:val="007D16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Simple 3"/>
    <w:basedOn w:val="a1"/>
    <w:rsid w:val="007D163E"/>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4">
    <w:name w:val="Table Classic 4"/>
    <w:basedOn w:val="a1"/>
    <w:rsid w:val="007D163E"/>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2">
    <w:name w:val="Grid Table 1 Light Accent 2"/>
    <w:basedOn w:val="a1"/>
    <w:uiPriority w:val="46"/>
    <w:rsid w:val="007D163E"/>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03348">
      <w:bodyDiv w:val="1"/>
      <w:marLeft w:val="0"/>
      <w:marRight w:val="0"/>
      <w:marTop w:val="0"/>
      <w:marBottom w:val="0"/>
      <w:divBdr>
        <w:top w:val="none" w:sz="0" w:space="0" w:color="auto"/>
        <w:left w:val="none" w:sz="0" w:space="0" w:color="auto"/>
        <w:bottom w:val="none" w:sz="0" w:space="0" w:color="auto"/>
        <w:right w:val="none" w:sz="0" w:space="0" w:color="auto"/>
      </w:divBdr>
    </w:div>
    <w:div w:id="458496074">
      <w:bodyDiv w:val="1"/>
      <w:marLeft w:val="0"/>
      <w:marRight w:val="0"/>
      <w:marTop w:val="0"/>
      <w:marBottom w:val="0"/>
      <w:divBdr>
        <w:top w:val="none" w:sz="0" w:space="0" w:color="auto"/>
        <w:left w:val="none" w:sz="0" w:space="0" w:color="auto"/>
        <w:bottom w:val="none" w:sz="0" w:space="0" w:color="auto"/>
        <w:right w:val="none" w:sz="0" w:space="0" w:color="auto"/>
      </w:divBdr>
    </w:div>
    <w:div w:id="577598016">
      <w:bodyDiv w:val="1"/>
      <w:marLeft w:val="0"/>
      <w:marRight w:val="0"/>
      <w:marTop w:val="0"/>
      <w:marBottom w:val="0"/>
      <w:divBdr>
        <w:top w:val="none" w:sz="0" w:space="0" w:color="auto"/>
        <w:left w:val="none" w:sz="0" w:space="0" w:color="auto"/>
        <w:bottom w:val="none" w:sz="0" w:space="0" w:color="auto"/>
        <w:right w:val="none" w:sz="0" w:space="0" w:color="auto"/>
      </w:divBdr>
    </w:div>
    <w:div w:id="853542621">
      <w:bodyDiv w:val="1"/>
      <w:marLeft w:val="0"/>
      <w:marRight w:val="0"/>
      <w:marTop w:val="0"/>
      <w:marBottom w:val="0"/>
      <w:divBdr>
        <w:top w:val="none" w:sz="0" w:space="0" w:color="auto"/>
        <w:left w:val="none" w:sz="0" w:space="0" w:color="auto"/>
        <w:bottom w:val="none" w:sz="0" w:space="0" w:color="auto"/>
        <w:right w:val="none" w:sz="0" w:space="0" w:color="auto"/>
      </w:divBdr>
    </w:div>
    <w:div w:id="1046222060">
      <w:bodyDiv w:val="1"/>
      <w:marLeft w:val="0"/>
      <w:marRight w:val="0"/>
      <w:marTop w:val="0"/>
      <w:marBottom w:val="0"/>
      <w:divBdr>
        <w:top w:val="none" w:sz="0" w:space="0" w:color="auto"/>
        <w:left w:val="none" w:sz="0" w:space="0" w:color="auto"/>
        <w:bottom w:val="none" w:sz="0" w:space="0" w:color="auto"/>
        <w:right w:val="none" w:sz="0" w:space="0" w:color="auto"/>
      </w:divBdr>
    </w:div>
    <w:div w:id="1262882439">
      <w:bodyDiv w:val="1"/>
      <w:marLeft w:val="0"/>
      <w:marRight w:val="0"/>
      <w:marTop w:val="0"/>
      <w:marBottom w:val="0"/>
      <w:divBdr>
        <w:top w:val="none" w:sz="0" w:space="0" w:color="auto"/>
        <w:left w:val="none" w:sz="0" w:space="0" w:color="auto"/>
        <w:bottom w:val="none" w:sz="0" w:space="0" w:color="auto"/>
        <w:right w:val="none" w:sz="0" w:space="0" w:color="auto"/>
      </w:divBdr>
    </w:div>
    <w:div w:id="1376812071">
      <w:bodyDiv w:val="1"/>
      <w:marLeft w:val="0"/>
      <w:marRight w:val="0"/>
      <w:marTop w:val="0"/>
      <w:marBottom w:val="0"/>
      <w:divBdr>
        <w:top w:val="none" w:sz="0" w:space="0" w:color="auto"/>
        <w:left w:val="none" w:sz="0" w:space="0" w:color="auto"/>
        <w:bottom w:val="none" w:sz="0" w:space="0" w:color="auto"/>
        <w:right w:val="none" w:sz="0" w:space="0" w:color="auto"/>
      </w:divBdr>
    </w:div>
    <w:div w:id="1491025351">
      <w:bodyDiv w:val="1"/>
      <w:marLeft w:val="0"/>
      <w:marRight w:val="0"/>
      <w:marTop w:val="0"/>
      <w:marBottom w:val="0"/>
      <w:divBdr>
        <w:top w:val="none" w:sz="0" w:space="0" w:color="auto"/>
        <w:left w:val="none" w:sz="0" w:space="0" w:color="auto"/>
        <w:bottom w:val="none" w:sz="0" w:space="0" w:color="auto"/>
        <w:right w:val="none" w:sz="0" w:space="0" w:color="auto"/>
      </w:divBdr>
    </w:div>
    <w:div w:id="1713386109">
      <w:bodyDiv w:val="1"/>
      <w:marLeft w:val="0"/>
      <w:marRight w:val="0"/>
      <w:marTop w:val="0"/>
      <w:marBottom w:val="0"/>
      <w:divBdr>
        <w:top w:val="none" w:sz="0" w:space="0" w:color="auto"/>
        <w:left w:val="none" w:sz="0" w:space="0" w:color="auto"/>
        <w:bottom w:val="none" w:sz="0" w:space="0" w:color="auto"/>
        <w:right w:val="none" w:sz="0" w:space="0" w:color="auto"/>
      </w:divBdr>
    </w:div>
    <w:div w:id="196630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1178</Words>
  <Characters>1867</Characters>
  <Application>Microsoft Office Word</Application>
  <DocSecurity>0</DocSecurity>
  <Lines>15</Lines>
  <Paragraphs>6</Paragraphs>
  <ScaleCrop>false</ScaleCrop>
  <Company>JNU</Company>
  <LinksUpToDate>false</LinksUpToDate>
  <CharactersWithSpaces>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暨南大学本科实验报告专用纸</dc:title>
  <dc:subject/>
  <dc:creator>刘欣</dc:creator>
  <cp:keywords/>
  <dc:description/>
  <cp:lastModifiedBy>李星露 李</cp:lastModifiedBy>
  <cp:revision>2</cp:revision>
  <dcterms:created xsi:type="dcterms:W3CDTF">2021-11-20T09:54:00Z</dcterms:created>
  <dcterms:modified xsi:type="dcterms:W3CDTF">2021-11-20T09:54:00Z</dcterms:modified>
</cp:coreProperties>
</file>