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56" w:afterLines="50"/>
        <w:jc w:val="center"/>
        <w:rPr>
          <w:rFonts w:eastAsia="楷体_GB2312"/>
          <w:b/>
          <w:sz w:val="44"/>
          <w:szCs w:val="44"/>
        </w:rPr>
      </w:pPr>
      <w:r>
        <w:rPr>
          <w:rFonts w:hint="eastAsia" w:eastAsia="楷体_GB2312"/>
          <w:b/>
          <w:sz w:val="44"/>
          <w:szCs w:val="44"/>
          <w:lang w:val="en-US" w:eastAsia="zh-CN"/>
        </w:rPr>
        <w:t xml:space="preserve"> </w:t>
      </w:r>
      <w:r>
        <w:rPr>
          <w:rFonts w:eastAsia="楷体_GB2312"/>
          <w:b/>
          <w:sz w:val="44"/>
          <w:szCs w:val="44"/>
        </w:rPr>
        <w:t>暨南大学本科实验报告专用纸</w:t>
      </w:r>
    </w:p>
    <w:p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计算机网络实验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</w:rPr>
        <w:t xml:space="preserve">    </w:t>
      </w:r>
      <w:r>
        <w:rPr>
          <w:rFonts w:eastAsia="楷体_GB2312"/>
          <w:sz w:val="28"/>
          <w:szCs w:val="28"/>
          <w:u w:val="single"/>
        </w:rPr>
        <w:t xml:space="preserve">        </w:t>
      </w:r>
      <w:r>
        <w:rPr>
          <w:rFonts w:eastAsia="楷体_GB2312"/>
          <w:sz w:val="28"/>
          <w:szCs w:val="28"/>
        </w:rPr>
        <w:t>成绩评定</w:t>
      </w:r>
      <w:r>
        <w:rPr>
          <w:rFonts w:eastAsia="楷体_GB2312"/>
          <w:sz w:val="28"/>
          <w:szCs w:val="28"/>
          <w:u w:val="single"/>
        </w:rPr>
        <w:t xml:space="preserve">            </w:t>
      </w:r>
    </w:p>
    <w:p>
      <w:pPr>
        <w:spacing w:line="360" w:lineRule="exact"/>
        <w:jc w:val="both"/>
        <w:rPr>
          <w:rFonts w:hint="default" w:eastAsia="楷体_GB2312"/>
          <w:sz w:val="28"/>
          <w:szCs w:val="28"/>
          <w:u w:val="single"/>
          <w:lang w:val="en-US" w:eastAsia="zh-CN"/>
        </w:rPr>
      </w:pPr>
      <w:r>
        <w:rPr>
          <w:rFonts w:eastAsia="楷体_GB2312"/>
          <w:sz w:val="28"/>
          <w:szCs w:val="28"/>
        </w:rPr>
        <w:t>实验项目名称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  Internet应用与应用层协议分析   </w:t>
      </w:r>
      <w:r>
        <w:rPr>
          <w:rFonts w:eastAsia="楷体_GB2312"/>
          <w:sz w:val="28"/>
          <w:szCs w:val="28"/>
        </w:rPr>
        <w:t>指导教师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潘冰  </w:t>
      </w:r>
    </w:p>
    <w:p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实验项目编号</w:t>
      </w:r>
      <w:r>
        <w:rPr>
          <w:rFonts w:eastAsia="楷体_GB2312"/>
          <w:sz w:val="28"/>
          <w:szCs w:val="28"/>
          <w:u w:val="single"/>
        </w:rPr>
        <w:t xml:space="preserve">            </w:t>
      </w:r>
      <w:r>
        <w:rPr>
          <w:rFonts w:eastAsia="楷体_GB2312"/>
          <w:sz w:val="28"/>
          <w:szCs w:val="28"/>
        </w:rPr>
        <w:t>实验项目类型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    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/>
          <w:sz w:val="28"/>
          <w:szCs w:val="28"/>
        </w:rPr>
        <w:t>实验地点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   </w:t>
      </w:r>
      <w:r>
        <w:rPr>
          <w:rFonts w:eastAsia="楷体_GB2312"/>
          <w:sz w:val="28"/>
          <w:szCs w:val="28"/>
          <w:u w:val="single"/>
        </w:rPr>
        <w:t xml:space="preserve"> </w:t>
      </w:r>
    </w:p>
    <w:p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学生姓名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    孙靖</w:t>
      </w:r>
      <w:r>
        <w:rPr>
          <w:rFonts w:eastAsia="楷体_GB2312"/>
          <w:sz w:val="28"/>
          <w:szCs w:val="28"/>
          <w:u w:val="single"/>
        </w:rPr>
        <w:t xml:space="preserve">          </w:t>
      </w:r>
      <w:r>
        <w:rPr>
          <w:rFonts w:eastAsia="楷体_GB2312"/>
          <w:sz w:val="28"/>
          <w:szCs w:val="28"/>
        </w:rPr>
        <w:t>学号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2019053750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          </w:t>
      </w:r>
    </w:p>
    <w:p>
      <w:pPr>
        <w:numPr>
          <w:ins w:id="0" w:author="赵 阔" w:date="2006-06-11T14:06:00Z"/>
        </w:num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学院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>智能科学</w:t>
      </w:r>
      <w:r>
        <w:rPr>
          <w:rFonts w:eastAsia="楷体_GB2312"/>
          <w:sz w:val="28"/>
          <w:szCs w:val="28"/>
          <w:u w:val="single"/>
        </w:rPr>
        <w:t>与工程</w:t>
      </w:r>
      <w:r>
        <w:rPr>
          <w:rFonts w:hint="eastAsia" w:eastAsia="楷体_GB2312"/>
          <w:sz w:val="28"/>
          <w:szCs w:val="28"/>
          <w:u w:val="single"/>
        </w:rPr>
        <w:t>/人工智能产业学院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系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 信息安全   </w:t>
      </w:r>
    </w:p>
    <w:p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实验时间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年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月</w:t>
      </w:r>
      <w:r>
        <w:rPr>
          <w:rFonts w:hint="eastAsia"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 xml:space="preserve">日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上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午～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 xml:space="preserve">日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 xml:space="preserve">午 </w:t>
      </w: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实验目的</w:t>
      </w:r>
    </w:p>
    <w:p>
      <w:pPr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了解WWW 、 DNS服务、FTP服务、SMTP的作用和原理；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掌握Windows下WWW 、 DNS、FTP服务的安装及相关配置方法；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</w:rPr>
        <w:t>了解建立网站的基本知识。</w:t>
      </w:r>
    </w:p>
    <w:p>
      <w:pPr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4.</w:t>
      </w:r>
      <w:r>
        <w:rPr>
          <w:rFonts w:hint="eastAsia"/>
        </w:rPr>
        <w:t>学会使用wireshark分析HTTP、FTP、SMTP和DNS协议的工作过程，加深对协议的理解。</w:t>
      </w:r>
    </w:p>
    <w:p>
      <w:pPr>
        <w:rPr>
          <w:rFonts w:hint="eastAsia"/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二、</w:t>
      </w:r>
      <w:r>
        <w:rPr>
          <w:rFonts w:hint="eastAsia"/>
          <w:b/>
          <w:bCs/>
          <w:sz w:val="28"/>
          <w:szCs w:val="36"/>
        </w:rPr>
        <w:t>实验内容</w:t>
      </w:r>
    </w:p>
    <w:p>
      <w:pPr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安装WWW，建立WWW站点；并进行访问测试。</w:t>
      </w:r>
    </w:p>
    <w:p>
      <w:pPr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安装DNS服务器，并进行正向解析设置；设置实验中建立的WWW服务器域名或FTP域名。</w:t>
      </w:r>
    </w:p>
    <w:p>
      <w:pPr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</w:rPr>
        <w:t>测试DNS解析效果，通过域名的方式访问实验中建立的WWW服务器。</w:t>
      </w:r>
    </w:p>
    <w:p>
      <w:pPr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4.</w:t>
      </w:r>
      <w:r>
        <w:rPr>
          <w:rFonts w:hint="eastAsia"/>
        </w:rPr>
        <w:t>安装FTP服务器，建立FTP站点，并配置匿名用户访问目录及权限。</w:t>
      </w:r>
    </w:p>
    <w:p>
      <w:pPr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5.</w:t>
      </w:r>
      <w:r>
        <w:rPr>
          <w:rFonts w:hint="eastAsia"/>
        </w:rPr>
        <w:t>测试FTP站点，上传或下载一个或多个文件。</w:t>
      </w:r>
    </w:p>
    <w:p>
      <w:pPr>
        <w:rPr>
          <w:rFonts w:hint="eastAsia"/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三、</w:t>
      </w:r>
      <w:r>
        <w:rPr>
          <w:rFonts w:hint="eastAsia"/>
          <w:b/>
          <w:bCs/>
          <w:sz w:val="28"/>
          <w:szCs w:val="36"/>
        </w:rPr>
        <w:t>实验设备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局部网环境，计算机若干台。</w:t>
      </w:r>
    </w:p>
    <w:p>
      <w:pPr>
        <w:numPr>
          <w:ilvl w:val="0"/>
          <w:numId w:val="2"/>
        </w:numPr>
        <w:rPr>
          <w:rFonts w:hint="eastAsia"/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实验步骤</w:t>
      </w:r>
    </w:p>
    <w:p>
      <w:pPr>
        <w:numPr>
          <w:ilvl w:val="0"/>
          <w:numId w:val="3"/>
        </w:numPr>
        <w:spacing w:line="360" w:lineRule="auto"/>
        <w:rPr>
          <w:rFonts w:hint="eastAsia"/>
          <w:b/>
          <w:bCs/>
          <w:sz w:val="21"/>
          <w:szCs w:val="21"/>
          <w:lang w:val="en-US" w:eastAsia="zh-CN"/>
        </w:rPr>
      </w:pPr>
      <w:bookmarkStart w:id="0" w:name="_Toc2172"/>
      <w:bookmarkStart w:id="1" w:name="_Toc134790991"/>
      <w:bookmarkStart w:id="2" w:name="_Toc132687917"/>
      <w:bookmarkStart w:id="3" w:name="_Toc30776"/>
      <w:bookmarkStart w:id="4" w:name="_Toc4265"/>
      <w:bookmarkStart w:id="5" w:name="_Toc172095762"/>
      <w:bookmarkStart w:id="6" w:name="_Toc241301406"/>
      <w:r>
        <w:rPr>
          <w:rFonts w:hint="eastAsia"/>
          <w:b/>
          <w:bCs/>
          <w:sz w:val="21"/>
          <w:szCs w:val="21"/>
          <w:lang w:eastAsia="zh-CN"/>
        </w:rPr>
        <w:t>、</w:t>
      </w:r>
      <w:r>
        <w:rPr>
          <w:rFonts w:hint="eastAsia"/>
          <w:b/>
          <w:bCs/>
          <w:sz w:val="21"/>
          <w:szCs w:val="21"/>
          <w:lang w:val="en-US" w:eastAsia="zh-CN"/>
        </w:rPr>
        <w:t>HTTP协议分析</w:t>
      </w:r>
      <w:bookmarkEnd w:id="0"/>
      <w:bookmarkEnd w:id="1"/>
      <w:bookmarkEnd w:id="2"/>
      <w:bookmarkEnd w:id="3"/>
      <w:bookmarkEnd w:id="4"/>
      <w:bookmarkEnd w:id="5"/>
      <w:bookmarkEnd w:id="6"/>
    </w:p>
    <w:p>
      <w:pPr>
        <w:numPr>
          <w:numId w:val="0"/>
        </w:numPr>
        <w:spacing w:line="360" w:lineRule="auto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color w:val="000000"/>
          <w:sz w:val="21"/>
          <w:szCs w:val="21"/>
          <w:lang w:val="en-US" w:eastAsia="zh-CN"/>
        </w:rPr>
        <w:t>访问任意web站点，用wireshark分析HTTP协议的工作过程和HTTP协议格式。</w:t>
      </w:r>
    </w:p>
    <w:p>
      <w:pPr>
        <w:numPr>
          <w:ilvl w:val="0"/>
          <w:numId w:val="0"/>
        </w:numPr>
      </w:pPr>
      <w:r>
        <w:rPr>
          <w:rFonts w:hint="eastAsia"/>
        </w:rPr>
        <w:t>1.安装IIS6.0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474845" cy="1872615"/>
            <wp:effectExtent l="0" t="0" r="825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rcRect b="44636"/>
                    <a:stretch>
                      <a:fillRect/>
                    </a:stretch>
                  </pic:blipFill>
                  <pic:spPr>
                    <a:xfrm>
                      <a:off x="0" y="0"/>
                      <a:ext cx="4474845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使用IIS的默认站点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511040" cy="2422525"/>
            <wp:effectExtent l="0" t="0" r="1016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542155" cy="2439035"/>
            <wp:effectExtent l="0" t="0" r="4445" b="1206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Web服务器安装成功，WWW服务运行正常。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</w:rPr>
      </w:pPr>
      <w:r>
        <w:rPr>
          <w:rFonts w:hint="eastAsia"/>
        </w:rPr>
        <w:t>添加新的Web站点</w:t>
      </w:r>
    </w:p>
    <w:p>
      <w:pPr>
        <w:rPr>
          <w:rFonts w:hint="eastAsia"/>
        </w:rPr>
      </w:pPr>
      <w:r>
        <w:rPr>
          <w:rFonts w:hint="eastAsia"/>
        </w:rPr>
        <w:t>4.访问建立的web站点，用wireshark分析网站的访问过程。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38750" cy="28130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32"/>
        </w:rPr>
      </w:pPr>
      <w:r>
        <w:drawing>
          <wp:inline distT="0" distB="0" distL="114300" distR="114300">
            <wp:extent cx="5266690" cy="2828290"/>
            <wp:effectExtent l="0" t="0" r="3810" b="381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b/>
          <w:bCs/>
          <w:sz w:val="21"/>
          <w:szCs w:val="21"/>
          <w:lang w:val="en-US" w:eastAsia="zh-CN"/>
        </w:rPr>
      </w:pPr>
      <w:bookmarkStart w:id="7" w:name="_Toc241301409"/>
      <w:bookmarkStart w:id="8" w:name="_Toc172095758"/>
      <w:bookmarkStart w:id="9" w:name="_Toc134790983"/>
      <w:bookmarkStart w:id="10" w:name="_Toc132687909"/>
      <w:r>
        <w:rPr>
          <w:rFonts w:hint="eastAsia"/>
          <w:b/>
          <w:bCs/>
          <w:sz w:val="21"/>
          <w:szCs w:val="21"/>
          <w:lang w:eastAsia="zh-CN"/>
        </w:rPr>
        <w:t>（</w:t>
      </w:r>
      <w:r>
        <w:rPr>
          <w:rFonts w:hint="eastAsia"/>
          <w:b/>
          <w:bCs/>
          <w:sz w:val="21"/>
          <w:szCs w:val="21"/>
          <w:lang w:val="en-US" w:eastAsia="zh-CN"/>
        </w:rPr>
        <w:t>二）</w:t>
      </w:r>
      <w:r>
        <w:rPr>
          <w:rFonts w:hint="eastAsia"/>
          <w:b/>
          <w:bCs/>
          <w:sz w:val="21"/>
          <w:szCs w:val="21"/>
        </w:rPr>
        <w:t>DNS</w:t>
      </w:r>
      <w:r>
        <w:rPr>
          <w:rFonts w:hint="eastAsia"/>
          <w:b/>
          <w:bCs/>
          <w:sz w:val="21"/>
          <w:szCs w:val="21"/>
          <w:lang w:val="en-US" w:eastAsia="zh-CN"/>
        </w:rPr>
        <w:t>协议分析</w:t>
      </w:r>
      <w:bookmarkEnd w:id="7"/>
      <w:bookmarkEnd w:id="8"/>
      <w:bookmarkEnd w:id="9"/>
      <w:bookmarkEnd w:id="10"/>
    </w:p>
    <w:p>
      <w:pPr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通过域名访问网站，用wireshark捕获DNS数据包，并分析DNS工作过程和DNS格式。</w:t>
      </w:r>
    </w:p>
    <w:p>
      <w:pPr>
        <w:numPr>
          <w:ilvl w:val="0"/>
          <w:numId w:val="0"/>
        </w:numPr>
        <w:ind w:firstLine="420" w:firstLineChars="20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抓取数据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832100"/>
            <wp:effectExtent l="0" t="0" r="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661535" cy="2237740"/>
            <wp:effectExtent l="0" t="0" r="12065" b="1016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1535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DNS报文数据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4150" cy="2000250"/>
            <wp:effectExtent l="0" t="0" r="6350" b="635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1900555"/>
            <wp:effectExtent l="0" t="0" r="3810" b="444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578735" cy="1442085"/>
            <wp:effectExtent l="0" t="0" r="12065" b="571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8735" cy="14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问题查询部分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标志（Flags）：DNS 报文中的标志字段。</w:t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问题计数（Questions）：DNS 查询请求的数目。</w:t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回答资源记录数（Answers RRs）：DNS 响应的数目。</w:t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权威名称服务器计数（Authority RRs）：权威名称服务器的数目。</w:t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附加资源记录数（Additional RRs）：额外的记录数目（权威名称服务器对应 IP 地址的数目）。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default"/>
          <w:b/>
          <w:bCs/>
          <w:sz w:val="22"/>
          <w:szCs w:val="28"/>
          <w:lang w:val="en-US" w:eastAsia="zh-CN"/>
        </w:rPr>
        <w:t>（三）、FTP协议分析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1.访问FTP服务器。如ftp://ftp.jnu.edu.cn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162810" cy="1416050"/>
            <wp:effectExtent l="0" t="0" r="8890" b="635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281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jc w:val="both"/>
        <w:rPr>
          <w:b w:val="0"/>
          <w:bCs w:val="0"/>
          <w:color w:val="000000"/>
          <w:sz w:val="21"/>
          <w:szCs w:val="21"/>
        </w:rPr>
      </w:pPr>
      <w:bookmarkStart w:id="11" w:name="_Toc23555"/>
      <w:bookmarkStart w:id="12" w:name="_Toc15438"/>
      <w:bookmarkStart w:id="13" w:name="_Toc19976"/>
      <w:r>
        <w:rPr>
          <w:rFonts w:hint="eastAsia"/>
          <w:b w:val="0"/>
          <w:bCs w:val="0"/>
          <w:color w:val="000000"/>
          <w:sz w:val="21"/>
          <w:szCs w:val="21"/>
          <w:lang w:eastAsia="zh-CN"/>
        </w:rPr>
        <w:t>用</w:t>
      </w:r>
      <w:r>
        <w:rPr>
          <w:rFonts w:hint="eastAsia"/>
          <w:b w:val="0"/>
          <w:bCs w:val="0"/>
          <w:color w:val="000000"/>
          <w:sz w:val="21"/>
          <w:szCs w:val="21"/>
          <w:lang w:val="en-US" w:eastAsia="zh-CN"/>
        </w:rPr>
        <w:t>wireshark分析FTP的工作过程</w:t>
      </w:r>
      <w:r>
        <w:rPr>
          <w:b w:val="0"/>
          <w:bCs w:val="0"/>
          <w:color w:val="000000"/>
          <w:sz w:val="21"/>
          <w:szCs w:val="21"/>
        </w:rPr>
        <w:t>。</w:t>
      </w:r>
      <w:bookmarkEnd w:id="11"/>
      <w:bookmarkEnd w:id="12"/>
      <w:bookmarkEnd w:id="13"/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color w:val="000000"/>
          <w:sz w:val="21"/>
          <w:szCs w:val="21"/>
        </w:rPr>
      </w:pPr>
      <w:r>
        <w:rPr>
          <w:rFonts w:hint="eastAsia"/>
          <w:b w:val="0"/>
          <w:bCs w:val="0"/>
          <w:color w:val="000000"/>
          <w:sz w:val="21"/>
          <w:szCs w:val="21"/>
        </w:rPr>
        <w:t>用Wireshark捕获到的数据包</w:t>
      </w: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color w:val="000000"/>
          <w:sz w:val="21"/>
          <w:szCs w:val="21"/>
        </w:rPr>
      </w:pPr>
      <w:r>
        <w:drawing>
          <wp:inline distT="0" distB="0" distL="114300" distR="114300">
            <wp:extent cx="4709795" cy="1790700"/>
            <wp:effectExtent l="0" t="0" r="1905" b="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979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0500" cy="2832100"/>
            <wp:effectExtent l="0" t="0" r="0" b="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200"/>
        <w:jc w:val="both"/>
        <w:rPr>
          <w:rFonts w:hint="default"/>
          <w:color w:val="auto"/>
          <w:u w:val="none"/>
          <w:lang w:val="en-US" w:eastAsia="zh-CN"/>
        </w:rPr>
      </w:pPr>
      <w:r>
        <w:rPr>
          <w:rFonts w:hint="default"/>
          <w:color w:val="auto"/>
          <w:u w:val="none"/>
          <w:lang w:val="en-US" w:eastAsia="zh-CN"/>
        </w:rPr>
        <w:fldChar w:fldCharType="begin"/>
      </w:r>
      <w:r>
        <w:rPr>
          <w:rFonts w:hint="default"/>
          <w:color w:val="auto"/>
          <w:u w:val="none"/>
          <w:lang w:val="en-US" w:eastAsia="zh-CN"/>
        </w:rPr>
        <w:instrText xml:space="preserve"> HYPERLINK "mailto:图中显示数据包的Info列，在这里可以看到ftp传输的所有信息，因为FTP是明文形式传输数据包的，所有我们在InFo列里能看到登录FTP服务器的用户名、密码等。在上图中，登录FTP服务器的用户名为anonymous，密码为chrome@example.com。" </w:instrText>
      </w:r>
      <w:r>
        <w:rPr>
          <w:rFonts w:hint="default"/>
          <w:color w:val="auto"/>
          <w:u w:val="none"/>
          <w:lang w:val="en-US" w:eastAsia="zh-CN"/>
        </w:rPr>
        <w:fldChar w:fldCharType="separate"/>
      </w:r>
      <w:r>
        <w:rPr>
          <w:rStyle w:val="4"/>
          <w:rFonts w:hint="default"/>
          <w:color w:val="auto"/>
          <w:u w:val="none"/>
          <w:lang w:val="en-US" w:eastAsia="zh-CN"/>
        </w:rPr>
        <w:t>图中显示数据包的Info列，在这里可以看到ftp传输的所有信息，因为FTP是明文形式传输数据包的，所有我们在InFo列里能看到登录FTP服务器的用户名、密码等。在上图中，登录FTP服务器的用户名为</w:t>
      </w:r>
      <w:r>
        <w:rPr>
          <w:rStyle w:val="4"/>
          <w:rFonts w:hint="eastAsia"/>
          <w:color w:val="auto"/>
          <w:u w:val="none"/>
          <w:lang w:val="en-US" w:eastAsia="zh-CN"/>
        </w:rPr>
        <w:t>anonymous</w:t>
      </w:r>
      <w:r>
        <w:rPr>
          <w:rStyle w:val="4"/>
          <w:rFonts w:hint="default"/>
          <w:color w:val="auto"/>
          <w:u w:val="none"/>
          <w:lang w:val="en-US" w:eastAsia="zh-CN"/>
        </w:rPr>
        <w:t>，密码为</w:t>
      </w:r>
      <w:r>
        <w:rPr>
          <w:rStyle w:val="4"/>
          <w:rFonts w:hint="eastAsia"/>
          <w:color w:val="auto"/>
          <w:u w:val="none"/>
          <w:lang w:val="en-US" w:eastAsia="zh-CN"/>
        </w:rPr>
        <w:t>chrome@example.com。</w:t>
      </w:r>
      <w:r>
        <w:rPr>
          <w:rFonts w:hint="default"/>
          <w:color w:val="auto"/>
          <w:u w:val="none"/>
          <w:lang w:val="en-US" w:eastAsia="zh-CN"/>
        </w:rPr>
        <w:fldChar w:fldCharType="end"/>
      </w:r>
    </w:p>
    <w:p>
      <w:pPr>
        <w:widowControl w:val="0"/>
        <w:numPr>
          <w:numId w:val="0"/>
        </w:numPr>
        <w:jc w:val="both"/>
        <w:rPr>
          <w:rFonts w:hint="eastAsia"/>
          <w:color w:val="auto"/>
          <w:u w:val="none"/>
          <w:lang w:val="en-US" w:eastAsia="zh-CN"/>
        </w:rPr>
      </w:pPr>
      <w:r>
        <w:drawing>
          <wp:inline distT="0" distB="0" distL="114300" distR="114300">
            <wp:extent cx="5266690" cy="2828290"/>
            <wp:effectExtent l="0" t="0" r="3810" b="381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200"/>
        <w:jc w:val="both"/>
        <w:rPr>
          <w:rStyle w:val="4"/>
          <w:rFonts w:hint="eastAsia"/>
          <w:color w:val="auto"/>
          <w:u w:val="none"/>
          <w:lang w:val="en-US" w:eastAsia="zh-CN"/>
        </w:rPr>
      </w:pPr>
      <w:r>
        <w:rPr>
          <w:rFonts w:hint="default"/>
          <w:color w:val="auto"/>
          <w:u w:val="none"/>
          <w:lang w:val="en-US" w:eastAsia="zh-CN"/>
        </w:rPr>
        <w:t>登录FTP服务器时，使用的控制命令是USER和PASS。根据这两个命令，可以看到登录的账号为</w:t>
      </w:r>
      <w:r>
        <w:rPr>
          <w:rStyle w:val="4"/>
          <w:rFonts w:hint="eastAsia"/>
          <w:color w:val="auto"/>
          <w:u w:val="none"/>
          <w:lang w:val="en-US" w:eastAsia="zh-CN"/>
        </w:rPr>
        <w:t>anonymous</w:t>
      </w:r>
      <w:r>
        <w:rPr>
          <w:rFonts w:hint="default"/>
          <w:color w:val="auto"/>
          <w:u w:val="none"/>
          <w:lang w:val="en-US" w:eastAsia="zh-CN"/>
        </w:rPr>
        <w:t>，密码为</w:t>
      </w:r>
      <w:r>
        <w:rPr>
          <w:rStyle w:val="4"/>
          <w:rFonts w:hint="eastAsia"/>
          <w:color w:val="auto"/>
          <w:u w:val="none"/>
          <w:lang w:val="en-US" w:eastAsia="zh-CN"/>
        </w:rPr>
        <w:t>chrome@example.com.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828290"/>
            <wp:effectExtent l="0" t="0" r="3810" b="381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SYST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828290"/>
            <wp:effectExtent l="0" t="0" r="3810" b="381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Response：服务器返回系统类型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28290"/>
            <wp:effectExtent l="0" t="0" r="3810" b="3810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客户端开始发送LIST命令查询文件列表信息，服务器回复相应文件信息，并开始准备从数据连接发送文件。</w:t>
      </w:r>
    </w:p>
    <w:p>
      <w:pPr>
        <w:rPr>
          <w:rFonts w:hint="eastAsia" w:ascii="Arial" w:hAnsi="Arial" w:cs="Arial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/>
          <w:b/>
          <w:bCs/>
          <w:lang w:val="en-US" w:eastAsia="zh-CN"/>
        </w:rPr>
        <w:t>（四）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  <w:lang w:val="en-US" w:eastAsia="zh-CN"/>
        </w:rPr>
        <w:t>SMTP和POP协议分析</w:t>
      </w:r>
    </w:p>
    <w:p>
      <w:pPr>
        <w:numPr>
          <w:ilvl w:val="0"/>
          <w:numId w:val="0"/>
        </w:numPr>
        <w:ind w:firstLine="420" w:firstLineChars="0"/>
        <w:rPr>
          <w:rFonts w:hint="eastAsia" w:ascii="Arial" w:hAnsi="Arial" w:cs="Arial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000000"/>
          <w:sz w:val="21"/>
          <w:szCs w:val="21"/>
          <w:lang w:val="en-US" w:eastAsia="zh-CN"/>
        </w:rPr>
        <w:t>基于Web的邮件或客户端的邮件软件（如outlook）收发邮件，捕获数据报分析邮件收发过程和SMTP、POP3等协议格式和工作过程。</w:t>
      </w:r>
    </w:p>
    <w:p>
      <w:pPr>
        <w:numPr>
          <w:ilvl w:val="0"/>
          <w:numId w:val="0"/>
        </w:numPr>
        <w:rPr>
          <w:rFonts w:hint="eastAsia" w:ascii="Arial" w:hAnsi="Arial" w:cs="Arial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000000"/>
          <w:sz w:val="21"/>
          <w:szCs w:val="21"/>
          <w:lang w:val="en-US" w:eastAsia="zh-CN"/>
        </w:rPr>
        <w:t>SMTP协议数据包如下：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828290"/>
            <wp:effectExtent l="0" t="0" r="3810" b="3810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828290"/>
            <wp:effectExtent l="0" t="0" r="3810" b="3810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状态字220代表连接SMTP服务器成功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675" cy="1317625"/>
            <wp:effectExtent l="0" t="0" r="9525" b="3175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1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rPr>
          <w:rFonts w:hint="eastAsia"/>
        </w:rPr>
        <w:t>状态字250表示与服务器握手成功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675" cy="1299210"/>
            <wp:effectExtent l="0" t="0" r="9525" b="8890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用户登录命令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675" cy="1421765"/>
            <wp:effectExtent l="0" t="0" r="9525" b="635"/>
            <wp:docPr id="2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bookmarkStart w:id="14" w:name="_GoBack"/>
      <w:bookmarkEnd w:id="14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F93FD75"/>
    <w:multiLevelType w:val="singleLevel"/>
    <w:tmpl w:val="8F93FD7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C3E38FA0"/>
    <w:multiLevelType w:val="singleLevel"/>
    <w:tmpl w:val="C3E38FA0"/>
    <w:lvl w:ilvl="0" w:tentative="0">
      <w:start w:val="1"/>
      <w:numFmt w:val="chineseCounting"/>
      <w:lvlText w:val="(%1)"/>
      <w:lvlJc w:val="left"/>
      <w:pPr>
        <w:tabs>
          <w:tab w:val="left" w:pos="312"/>
        </w:tabs>
      </w:pPr>
      <w:rPr>
        <w:rFonts w:hint="eastAsia"/>
      </w:rPr>
    </w:lvl>
  </w:abstractNum>
  <w:abstractNum w:abstractNumId="2">
    <w:nsid w:val="28684BCE"/>
    <w:multiLevelType w:val="singleLevel"/>
    <w:tmpl w:val="28684BCE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2AF27EE5"/>
    <w:multiLevelType w:val="singleLevel"/>
    <w:tmpl w:val="2AF27EE5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6ED458E6"/>
    <w:multiLevelType w:val="singleLevel"/>
    <w:tmpl w:val="6ED458E6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赵 阔">
    <w15:presenceInfo w15:providerId="None" w15:userId="赵 阔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8666E6C"/>
    <w:rsid w:val="00A542F6"/>
    <w:rsid w:val="18666E6C"/>
    <w:rsid w:val="58391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microsoft.com/office/2011/relationships/people" Target="people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60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2021-10-12T02:06:00Z</dcterms:created>
  <dc:creator>水漾月微醺</dc:creator>
  <cp:lastModifiedBy>水漾月微醺</cp:lastModifiedBy>
  <dcterms:modified xsi:type="dcterms:W3CDTF">2021-10-17T16:02:17Z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1AE4CC1822AF4B07AAB6C79D5157DBA7</vt:lpwstr>
  </property>
</Properties>
</file>